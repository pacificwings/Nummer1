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DF0878" w14:textId="77777777" w:rsidR="00944672" w:rsidRPr="00944672" w:rsidRDefault="00944672" w:rsidP="00944672">
      <w:pPr>
        <w:tabs>
          <w:tab w:val="right" w:pos="10204"/>
        </w:tabs>
        <w:autoSpaceDE w:val="0"/>
        <w:autoSpaceDN w:val="0"/>
        <w:adjustRightInd w:val="0"/>
        <w:spacing w:after="0" w:line="334" w:lineRule="auto"/>
        <w:jc w:val="right"/>
        <w:rPr>
          <w:rFonts w:ascii="Arial" w:hAnsi="Arial" w:cs="Arial"/>
          <w:noProof/>
          <w:sz w:val="24"/>
          <w:szCs w:val="24"/>
        </w:rPr>
      </w:pPr>
      <w:r w:rsidRPr="00944672">
        <w:rPr>
          <w:rFonts w:ascii="Arial" w:hAnsi="Arial" w:cs="Arial"/>
          <w:noProof/>
          <w:sz w:val="24"/>
          <w:szCs w:val="24"/>
        </w:rPr>
        <w:t xml:space="preserve">Wortzähler: </w:t>
      </w:r>
      <w:r w:rsidRPr="00944672">
        <w:rPr>
          <w:rFonts w:ascii="Arial" w:hAnsi="Arial" w:cs="Arial"/>
          <w:noProof/>
          <w:sz w:val="24"/>
          <w:szCs w:val="24"/>
        </w:rPr>
        <w:fldChar w:fldCharType="begin"/>
      </w:r>
      <w:r w:rsidRPr="00944672">
        <w:rPr>
          <w:rFonts w:ascii="Arial" w:hAnsi="Arial" w:cs="Arial"/>
          <w:noProof/>
          <w:sz w:val="24"/>
          <w:szCs w:val="24"/>
        </w:rPr>
        <w:instrText>NUMWORDS \* MERGEFORMAT</w:instrText>
      </w:r>
      <w:r w:rsidRPr="00944672">
        <w:rPr>
          <w:rFonts w:ascii="Arial" w:hAnsi="Arial" w:cs="Arial"/>
          <w:noProof/>
          <w:sz w:val="24"/>
          <w:szCs w:val="24"/>
        </w:rPr>
        <w:fldChar w:fldCharType="separate"/>
      </w:r>
      <w:r w:rsidRPr="00944672">
        <w:rPr>
          <w:rFonts w:ascii="Arial" w:hAnsi="Arial" w:cs="Arial"/>
          <w:noProof/>
          <w:sz w:val="24"/>
          <w:szCs w:val="24"/>
        </w:rPr>
        <w:t>129300</w:t>
      </w:r>
      <w:r w:rsidRPr="00944672">
        <w:rPr>
          <w:rFonts w:ascii="Arial" w:hAnsi="Arial" w:cs="Arial"/>
          <w:noProof/>
          <w:sz w:val="24"/>
          <w:szCs w:val="24"/>
        </w:rPr>
        <w:fldChar w:fldCharType="end"/>
      </w:r>
    </w:p>
    <w:p w14:paraId="7754B26A" w14:textId="77777777" w:rsidR="00944672" w:rsidRPr="00944672" w:rsidRDefault="00944672" w:rsidP="00944672">
      <w:pPr>
        <w:tabs>
          <w:tab w:val="right" w:pos="10204"/>
        </w:tabs>
        <w:autoSpaceDE w:val="0"/>
        <w:autoSpaceDN w:val="0"/>
        <w:adjustRightInd w:val="0"/>
        <w:spacing w:after="0" w:line="334" w:lineRule="auto"/>
        <w:jc w:val="center"/>
        <w:rPr>
          <w:rFonts w:ascii="Arial" w:hAnsi="Arial" w:cs="Arial"/>
          <w:sz w:val="24"/>
          <w:szCs w:val="24"/>
        </w:rPr>
      </w:pPr>
    </w:p>
    <w:p w14:paraId="074D9003" w14:textId="77777777" w:rsidR="00944672" w:rsidRPr="00944672" w:rsidRDefault="00944672" w:rsidP="00944672">
      <w:pPr>
        <w:tabs>
          <w:tab w:val="right" w:pos="10204"/>
        </w:tabs>
        <w:autoSpaceDE w:val="0"/>
        <w:autoSpaceDN w:val="0"/>
        <w:adjustRightInd w:val="0"/>
        <w:spacing w:after="0" w:line="334" w:lineRule="auto"/>
        <w:jc w:val="center"/>
        <w:rPr>
          <w:rFonts w:ascii="Arial" w:hAnsi="Arial" w:cs="Arial"/>
          <w:sz w:val="24"/>
          <w:szCs w:val="24"/>
        </w:rPr>
      </w:pPr>
    </w:p>
    <w:p w14:paraId="459A6E2C" w14:textId="77777777" w:rsidR="00944672" w:rsidRPr="00944672" w:rsidRDefault="00944672" w:rsidP="00944672">
      <w:pPr>
        <w:tabs>
          <w:tab w:val="right" w:pos="10204"/>
        </w:tabs>
        <w:autoSpaceDE w:val="0"/>
        <w:autoSpaceDN w:val="0"/>
        <w:adjustRightInd w:val="0"/>
        <w:spacing w:after="0" w:line="334" w:lineRule="auto"/>
        <w:jc w:val="center"/>
        <w:rPr>
          <w:rFonts w:ascii="Arial" w:hAnsi="Arial" w:cs="Arial"/>
          <w:sz w:val="24"/>
          <w:szCs w:val="24"/>
        </w:rPr>
      </w:pPr>
    </w:p>
    <w:p w14:paraId="508178D5" w14:textId="77777777" w:rsidR="00944672" w:rsidRPr="00944672" w:rsidRDefault="00944672" w:rsidP="00944672">
      <w:pPr>
        <w:tabs>
          <w:tab w:val="right" w:pos="10204"/>
        </w:tabs>
        <w:autoSpaceDE w:val="0"/>
        <w:autoSpaceDN w:val="0"/>
        <w:adjustRightInd w:val="0"/>
        <w:spacing w:after="0" w:line="334" w:lineRule="auto"/>
        <w:jc w:val="center"/>
        <w:rPr>
          <w:rFonts w:ascii="Arial" w:hAnsi="Arial" w:cs="Arial"/>
          <w:sz w:val="24"/>
          <w:szCs w:val="24"/>
        </w:rPr>
      </w:pPr>
    </w:p>
    <w:p w14:paraId="12055DF8" w14:textId="77777777" w:rsidR="00944672" w:rsidRPr="00944672" w:rsidRDefault="00944672" w:rsidP="00944672">
      <w:pPr>
        <w:tabs>
          <w:tab w:val="right" w:pos="10204"/>
        </w:tabs>
        <w:autoSpaceDE w:val="0"/>
        <w:autoSpaceDN w:val="0"/>
        <w:adjustRightInd w:val="0"/>
        <w:spacing w:after="0" w:line="334" w:lineRule="auto"/>
        <w:jc w:val="center"/>
        <w:rPr>
          <w:rFonts w:ascii="Arial" w:hAnsi="Arial" w:cs="Arial"/>
          <w:sz w:val="24"/>
          <w:szCs w:val="24"/>
        </w:rPr>
      </w:pPr>
    </w:p>
    <w:p w14:paraId="72F2BDB8" w14:textId="77777777" w:rsidR="00944672" w:rsidRPr="00944672" w:rsidRDefault="00944672" w:rsidP="00944672">
      <w:pPr>
        <w:tabs>
          <w:tab w:val="right" w:pos="10204"/>
        </w:tabs>
        <w:autoSpaceDE w:val="0"/>
        <w:autoSpaceDN w:val="0"/>
        <w:adjustRightInd w:val="0"/>
        <w:spacing w:after="0" w:line="334" w:lineRule="auto"/>
        <w:jc w:val="center"/>
        <w:rPr>
          <w:rFonts w:ascii="Arial" w:hAnsi="Arial" w:cs="Arial"/>
          <w:sz w:val="24"/>
          <w:szCs w:val="24"/>
        </w:rPr>
      </w:pPr>
    </w:p>
    <w:p w14:paraId="656538BF" w14:textId="77777777" w:rsidR="00944672" w:rsidRPr="00944672" w:rsidRDefault="00944672" w:rsidP="00944672">
      <w:pPr>
        <w:tabs>
          <w:tab w:val="right" w:pos="10204"/>
        </w:tabs>
        <w:autoSpaceDE w:val="0"/>
        <w:autoSpaceDN w:val="0"/>
        <w:adjustRightInd w:val="0"/>
        <w:spacing w:after="0" w:line="334" w:lineRule="auto"/>
        <w:jc w:val="center"/>
        <w:rPr>
          <w:rFonts w:ascii="Arial" w:hAnsi="Arial" w:cs="Arial"/>
          <w:sz w:val="24"/>
          <w:szCs w:val="24"/>
        </w:rPr>
      </w:pPr>
    </w:p>
    <w:p w14:paraId="773EEFCB" w14:textId="77777777" w:rsidR="00944672" w:rsidRPr="00944672" w:rsidRDefault="00944672" w:rsidP="00944672">
      <w:pPr>
        <w:keepNext/>
        <w:keepLines/>
        <w:autoSpaceDE w:val="0"/>
        <w:autoSpaceDN w:val="0"/>
        <w:adjustRightInd w:val="0"/>
        <w:spacing w:before="60" w:after="60" w:line="313" w:lineRule="auto"/>
        <w:jc w:val="center"/>
        <w:rPr>
          <w:rFonts w:ascii="Arial" w:hAnsi="Arial" w:cs="Arial"/>
          <w:b/>
          <w:bCs/>
          <w:sz w:val="36"/>
          <w:szCs w:val="36"/>
        </w:rPr>
      </w:pPr>
      <w:r w:rsidRPr="00944672">
        <w:rPr>
          <w:rFonts w:ascii="Arial" w:hAnsi="Arial" w:cs="Arial"/>
          <w:b/>
          <w:bCs/>
          <w:sz w:val="36"/>
          <w:szCs w:val="36"/>
        </w:rPr>
        <w:fldChar w:fldCharType="begin"/>
      </w:r>
      <w:r w:rsidRPr="00944672">
        <w:rPr>
          <w:rFonts w:ascii="Arial" w:hAnsi="Arial" w:cs="Arial"/>
          <w:b/>
          <w:bCs/>
          <w:sz w:val="36"/>
          <w:szCs w:val="36"/>
        </w:rPr>
        <w:instrText>TITLE \* MERGEFORMAT</w:instrText>
      </w:r>
      <w:r w:rsidRPr="00944672">
        <w:rPr>
          <w:rFonts w:ascii="Arial" w:hAnsi="Arial" w:cs="Arial"/>
          <w:b/>
          <w:bCs/>
          <w:sz w:val="36"/>
          <w:szCs w:val="36"/>
        </w:rPr>
        <w:fldChar w:fldCharType="separate"/>
      </w:r>
      <w:r w:rsidRPr="00944672">
        <w:rPr>
          <w:rFonts w:ascii="Arial" w:hAnsi="Arial" w:cs="Arial"/>
          <w:b/>
          <w:bCs/>
          <w:sz w:val="36"/>
          <w:szCs w:val="36"/>
        </w:rPr>
        <w:t>Das Geheimnis der 'Dobneun Son'</w:t>
      </w:r>
      <w:r w:rsidRPr="00944672">
        <w:rPr>
          <w:rFonts w:ascii="Arial" w:hAnsi="Arial" w:cs="Arial"/>
          <w:b/>
          <w:bCs/>
          <w:sz w:val="36"/>
          <w:szCs w:val="36"/>
        </w:rPr>
        <w:fldChar w:fldCharType="end"/>
      </w:r>
    </w:p>
    <w:p w14:paraId="44823AFA" w14:textId="77777777" w:rsidR="00944672" w:rsidRPr="00944672" w:rsidRDefault="00944672" w:rsidP="00944672">
      <w:pPr>
        <w:tabs>
          <w:tab w:val="right" w:pos="10204"/>
        </w:tabs>
        <w:autoSpaceDE w:val="0"/>
        <w:autoSpaceDN w:val="0"/>
        <w:adjustRightInd w:val="0"/>
        <w:spacing w:after="0" w:line="334" w:lineRule="auto"/>
        <w:jc w:val="center"/>
        <w:rPr>
          <w:rFonts w:ascii="Arial" w:hAnsi="Arial" w:cs="Arial"/>
          <w:sz w:val="24"/>
          <w:szCs w:val="24"/>
        </w:rPr>
      </w:pPr>
      <w:r w:rsidRPr="00944672">
        <w:rPr>
          <w:rFonts w:ascii="Arial" w:hAnsi="Arial" w:cs="Arial"/>
          <w:sz w:val="24"/>
          <w:szCs w:val="24"/>
        </w:rPr>
        <w:t>Teil 1: Eruptionen</w:t>
      </w:r>
    </w:p>
    <w:p w14:paraId="531D68F4" w14:textId="77777777" w:rsidR="00944672" w:rsidRPr="00944672" w:rsidRDefault="00944672" w:rsidP="00944672">
      <w:pPr>
        <w:tabs>
          <w:tab w:val="right" w:pos="10204"/>
        </w:tabs>
        <w:autoSpaceDE w:val="0"/>
        <w:autoSpaceDN w:val="0"/>
        <w:adjustRightInd w:val="0"/>
        <w:spacing w:after="0" w:line="334" w:lineRule="auto"/>
        <w:jc w:val="center"/>
        <w:rPr>
          <w:rFonts w:ascii="Arial" w:hAnsi="Arial" w:cs="Arial"/>
          <w:sz w:val="24"/>
          <w:szCs w:val="24"/>
        </w:rPr>
      </w:pPr>
    </w:p>
    <w:p w14:paraId="2A503434" w14:textId="77777777" w:rsidR="00944672" w:rsidRPr="00944672" w:rsidRDefault="00944672" w:rsidP="00944672">
      <w:pPr>
        <w:tabs>
          <w:tab w:val="right" w:pos="10204"/>
        </w:tabs>
        <w:autoSpaceDE w:val="0"/>
        <w:autoSpaceDN w:val="0"/>
        <w:adjustRightInd w:val="0"/>
        <w:spacing w:after="0" w:line="334" w:lineRule="auto"/>
        <w:jc w:val="center"/>
        <w:rPr>
          <w:rFonts w:ascii="Arial" w:hAnsi="Arial" w:cs="Arial"/>
          <w:sz w:val="24"/>
          <w:szCs w:val="24"/>
        </w:rPr>
      </w:pPr>
    </w:p>
    <w:p w14:paraId="61EF8761" w14:textId="77777777" w:rsidR="00944672" w:rsidRPr="00944672" w:rsidRDefault="00944672" w:rsidP="00944672">
      <w:pPr>
        <w:tabs>
          <w:tab w:val="right" w:pos="10204"/>
        </w:tabs>
        <w:autoSpaceDE w:val="0"/>
        <w:autoSpaceDN w:val="0"/>
        <w:adjustRightInd w:val="0"/>
        <w:spacing w:after="0" w:line="334" w:lineRule="auto"/>
        <w:jc w:val="center"/>
        <w:rPr>
          <w:rFonts w:ascii="Arial" w:hAnsi="Arial" w:cs="Arial"/>
          <w:sz w:val="24"/>
          <w:szCs w:val="24"/>
        </w:rPr>
      </w:pPr>
      <w:r w:rsidRPr="00944672">
        <w:rPr>
          <w:rFonts w:ascii="Arial" w:hAnsi="Arial" w:cs="Arial"/>
          <w:sz w:val="24"/>
          <w:szCs w:val="24"/>
        </w:rPr>
        <w:t>von</w:t>
      </w:r>
    </w:p>
    <w:p w14:paraId="3D2981EF" w14:textId="77777777" w:rsidR="00944672" w:rsidRPr="00944672" w:rsidRDefault="00944672" w:rsidP="00944672">
      <w:pPr>
        <w:tabs>
          <w:tab w:val="right" w:pos="10204"/>
        </w:tabs>
        <w:autoSpaceDE w:val="0"/>
        <w:autoSpaceDN w:val="0"/>
        <w:adjustRightInd w:val="0"/>
        <w:spacing w:after="0" w:line="334" w:lineRule="auto"/>
        <w:jc w:val="center"/>
        <w:rPr>
          <w:rFonts w:ascii="Arial" w:hAnsi="Arial" w:cs="Arial"/>
          <w:sz w:val="24"/>
          <w:szCs w:val="24"/>
        </w:rPr>
      </w:pPr>
    </w:p>
    <w:p w14:paraId="7C6A84AA" w14:textId="77777777" w:rsidR="00944672" w:rsidRPr="00944672" w:rsidRDefault="00944672" w:rsidP="00944672">
      <w:pPr>
        <w:tabs>
          <w:tab w:val="right" w:pos="10204"/>
        </w:tabs>
        <w:autoSpaceDE w:val="0"/>
        <w:autoSpaceDN w:val="0"/>
        <w:adjustRightInd w:val="0"/>
        <w:spacing w:after="0" w:line="334" w:lineRule="auto"/>
        <w:jc w:val="center"/>
        <w:rPr>
          <w:rFonts w:ascii="Arial" w:hAnsi="Arial" w:cs="Arial"/>
          <w:sz w:val="24"/>
          <w:szCs w:val="24"/>
        </w:rPr>
      </w:pPr>
      <w:r w:rsidRPr="00944672">
        <w:rPr>
          <w:rFonts w:ascii="Arial" w:hAnsi="Arial" w:cs="Arial"/>
          <w:sz w:val="24"/>
          <w:szCs w:val="24"/>
        </w:rPr>
        <w:fldChar w:fldCharType="begin"/>
      </w:r>
      <w:r w:rsidRPr="00944672">
        <w:rPr>
          <w:rFonts w:ascii="Arial" w:hAnsi="Arial" w:cs="Arial"/>
          <w:sz w:val="24"/>
          <w:szCs w:val="24"/>
        </w:rPr>
        <w:instrText>AUTHOR \* MERGEFORMAT</w:instrText>
      </w:r>
      <w:r w:rsidRPr="00944672">
        <w:rPr>
          <w:rFonts w:ascii="Arial" w:hAnsi="Arial" w:cs="Arial"/>
          <w:sz w:val="24"/>
          <w:szCs w:val="24"/>
        </w:rPr>
        <w:fldChar w:fldCharType="separate"/>
      </w:r>
      <w:r w:rsidRPr="00944672">
        <w:rPr>
          <w:rFonts w:ascii="Arial" w:hAnsi="Arial" w:cs="Arial"/>
          <w:sz w:val="24"/>
          <w:szCs w:val="24"/>
        </w:rPr>
        <w:t>H.S. 'Daily' McAllan</w:t>
      </w:r>
      <w:r w:rsidRPr="00944672">
        <w:rPr>
          <w:rFonts w:ascii="Arial" w:hAnsi="Arial" w:cs="Arial"/>
          <w:sz w:val="24"/>
          <w:szCs w:val="24"/>
        </w:rPr>
        <w:fldChar w:fldCharType="end"/>
      </w:r>
    </w:p>
    <w:p w14:paraId="1D705B9B" w14:textId="77777777" w:rsidR="00944672" w:rsidRPr="00944672" w:rsidRDefault="00944672" w:rsidP="00944672">
      <w:pPr>
        <w:tabs>
          <w:tab w:val="right" w:pos="10204"/>
        </w:tabs>
        <w:autoSpaceDE w:val="0"/>
        <w:autoSpaceDN w:val="0"/>
        <w:adjustRightInd w:val="0"/>
        <w:spacing w:after="0" w:line="334" w:lineRule="auto"/>
        <w:jc w:val="center"/>
        <w:rPr>
          <w:rFonts w:ascii="Arial" w:hAnsi="Arial" w:cs="Arial"/>
          <w:noProof/>
          <w:sz w:val="24"/>
          <w:szCs w:val="24"/>
        </w:rPr>
      </w:pPr>
    </w:p>
    <w:p w14:paraId="7A7707DF" w14:textId="77777777" w:rsidR="00944672" w:rsidRPr="00944672" w:rsidRDefault="00944672" w:rsidP="00944672">
      <w:pPr>
        <w:tabs>
          <w:tab w:val="right" w:pos="10204"/>
        </w:tabs>
        <w:autoSpaceDE w:val="0"/>
        <w:autoSpaceDN w:val="0"/>
        <w:adjustRightInd w:val="0"/>
        <w:spacing w:after="0" w:line="334" w:lineRule="auto"/>
        <w:jc w:val="center"/>
        <w:rPr>
          <w:rFonts w:ascii="Arial" w:hAnsi="Arial" w:cs="Arial"/>
          <w:noProof/>
          <w:sz w:val="24"/>
          <w:szCs w:val="24"/>
        </w:rPr>
      </w:pPr>
    </w:p>
    <w:p w14:paraId="4375E98D" w14:textId="77777777" w:rsidR="00944672" w:rsidRPr="00944672" w:rsidRDefault="00944672" w:rsidP="00944672">
      <w:pPr>
        <w:tabs>
          <w:tab w:val="right" w:pos="10204"/>
        </w:tabs>
        <w:autoSpaceDE w:val="0"/>
        <w:autoSpaceDN w:val="0"/>
        <w:adjustRightInd w:val="0"/>
        <w:spacing w:after="0" w:line="334" w:lineRule="auto"/>
        <w:jc w:val="center"/>
        <w:rPr>
          <w:rFonts w:ascii="Arial" w:hAnsi="Arial" w:cs="Arial"/>
          <w:noProof/>
          <w:sz w:val="24"/>
          <w:szCs w:val="24"/>
        </w:rPr>
      </w:pPr>
    </w:p>
    <w:p w14:paraId="1D8DA3A9" w14:textId="77777777" w:rsidR="00944672" w:rsidRPr="00944672" w:rsidRDefault="00944672" w:rsidP="00944672">
      <w:pPr>
        <w:tabs>
          <w:tab w:val="right" w:pos="10204"/>
        </w:tabs>
        <w:autoSpaceDE w:val="0"/>
        <w:autoSpaceDN w:val="0"/>
        <w:adjustRightInd w:val="0"/>
        <w:spacing w:after="0" w:line="334" w:lineRule="auto"/>
        <w:jc w:val="center"/>
        <w:rPr>
          <w:rFonts w:ascii="Arial" w:hAnsi="Arial" w:cs="Arial"/>
          <w:noProof/>
          <w:sz w:val="24"/>
          <w:szCs w:val="24"/>
        </w:rPr>
      </w:pPr>
    </w:p>
    <w:p w14:paraId="5DCC5146" w14:textId="77777777" w:rsidR="00944672" w:rsidRPr="00944672" w:rsidRDefault="00944672" w:rsidP="00944672">
      <w:pPr>
        <w:tabs>
          <w:tab w:val="right" w:pos="10204"/>
        </w:tabs>
        <w:autoSpaceDE w:val="0"/>
        <w:autoSpaceDN w:val="0"/>
        <w:adjustRightInd w:val="0"/>
        <w:spacing w:after="0" w:line="334" w:lineRule="auto"/>
        <w:jc w:val="center"/>
        <w:rPr>
          <w:rFonts w:ascii="Arial" w:hAnsi="Arial" w:cs="Arial"/>
          <w:sz w:val="24"/>
          <w:szCs w:val="24"/>
        </w:rPr>
      </w:pPr>
    </w:p>
    <w:p w14:paraId="0256E431" w14:textId="77777777" w:rsidR="00944672" w:rsidRPr="00944672" w:rsidRDefault="00944672" w:rsidP="00944672">
      <w:pPr>
        <w:tabs>
          <w:tab w:val="right" w:pos="10204"/>
        </w:tabs>
        <w:autoSpaceDE w:val="0"/>
        <w:autoSpaceDN w:val="0"/>
        <w:adjustRightInd w:val="0"/>
        <w:spacing w:after="0" w:line="334" w:lineRule="auto"/>
        <w:jc w:val="center"/>
        <w:rPr>
          <w:rFonts w:ascii="Arial" w:hAnsi="Arial" w:cs="Arial"/>
          <w:sz w:val="24"/>
          <w:szCs w:val="24"/>
        </w:rPr>
      </w:pPr>
    </w:p>
    <w:p w14:paraId="5A7CE5A5" w14:textId="77777777" w:rsidR="00944672" w:rsidRPr="00944672" w:rsidRDefault="00944672" w:rsidP="00944672">
      <w:pPr>
        <w:tabs>
          <w:tab w:val="right" w:pos="10204"/>
        </w:tabs>
        <w:autoSpaceDE w:val="0"/>
        <w:autoSpaceDN w:val="0"/>
        <w:adjustRightInd w:val="0"/>
        <w:spacing w:after="0" w:line="334" w:lineRule="auto"/>
        <w:jc w:val="right"/>
        <w:rPr>
          <w:rFonts w:ascii="Arial" w:hAnsi="Arial" w:cs="Arial"/>
          <w:noProof/>
          <w:sz w:val="24"/>
          <w:szCs w:val="24"/>
        </w:rPr>
      </w:pPr>
      <w:r w:rsidRPr="00944672">
        <w:rPr>
          <w:rFonts w:ascii="Arial" w:hAnsi="Arial" w:cs="Arial"/>
          <w:noProof/>
          <w:sz w:val="24"/>
          <w:szCs w:val="24"/>
        </w:rPr>
        <w:fldChar w:fldCharType="begin"/>
      </w:r>
      <w:r w:rsidRPr="00944672">
        <w:rPr>
          <w:rFonts w:ascii="Arial" w:hAnsi="Arial" w:cs="Arial"/>
          <w:noProof/>
          <w:sz w:val="24"/>
          <w:szCs w:val="24"/>
        </w:rPr>
        <w:instrText>AUTHOR \* MERGEFORMAT</w:instrText>
      </w:r>
      <w:r w:rsidRPr="00944672">
        <w:rPr>
          <w:rFonts w:ascii="Arial" w:hAnsi="Arial" w:cs="Arial"/>
          <w:noProof/>
          <w:sz w:val="24"/>
          <w:szCs w:val="24"/>
        </w:rPr>
        <w:fldChar w:fldCharType="separate"/>
      </w:r>
      <w:r w:rsidRPr="00944672">
        <w:rPr>
          <w:rFonts w:ascii="Arial" w:hAnsi="Arial" w:cs="Arial"/>
          <w:noProof/>
          <w:sz w:val="24"/>
          <w:szCs w:val="24"/>
        </w:rPr>
        <w:t>H.S. 'Daily' McAllan</w:t>
      </w:r>
      <w:r w:rsidRPr="00944672">
        <w:rPr>
          <w:rFonts w:ascii="Arial" w:hAnsi="Arial" w:cs="Arial"/>
          <w:noProof/>
          <w:sz w:val="24"/>
          <w:szCs w:val="24"/>
        </w:rPr>
        <w:fldChar w:fldCharType="end"/>
      </w:r>
    </w:p>
    <w:p w14:paraId="0482CD7A" w14:textId="77777777" w:rsidR="00944672" w:rsidRPr="00944672" w:rsidRDefault="00944672" w:rsidP="00944672">
      <w:pPr>
        <w:tabs>
          <w:tab w:val="right" w:pos="10204"/>
        </w:tabs>
        <w:autoSpaceDE w:val="0"/>
        <w:autoSpaceDN w:val="0"/>
        <w:adjustRightInd w:val="0"/>
        <w:spacing w:after="0" w:line="334" w:lineRule="auto"/>
        <w:jc w:val="right"/>
        <w:rPr>
          <w:rFonts w:ascii="Arial" w:hAnsi="Arial" w:cs="Arial"/>
          <w:noProof/>
          <w:sz w:val="24"/>
          <w:szCs w:val="24"/>
        </w:rPr>
      </w:pPr>
    </w:p>
    <w:p w14:paraId="29118655" w14:textId="77777777" w:rsidR="00944672" w:rsidRPr="00944672" w:rsidRDefault="00944672" w:rsidP="00944672">
      <w:pPr>
        <w:tabs>
          <w:tab w:val="right" w:pos="10204"/>
        </w:tabs>
        <w:autoSpaceDE w:val="0"/>
        <w:autoSpaceDN w:val="0"/>
        <w:adjustRightInd w:val="0"/>
        <w:spacing w:after="0" w:line="334" w:lineRule="auto"/>
        <w:jc w:val="right"/>
        <w:rPr>
          <w:rFonts w:ascii="Arial" w:hAnsi="Arial" w:cs="Arial"/>
          <w:noProof/>
          <w:sz w:val="24"/>
          <w:szCs w:val="24"/>
        </w:rPr>
      </w:pPr>
    </w:p>
    <w:p w14:paraId="205B2985" w14:textId="77777777" w:rsidR="00944672" w:rsidRPr="00944672" w:rsidRDefault="00944672" w:rsidP="00944672">
      <w:pPr>
        <w:tabs>
          <w:tab w:val="right" w:pos="10204"/>
        </w:tabs>
        <w:autoSpaceDE w:val="0"/>
        <w:autoSpaceDN w:val="0"/>
        <w:adjustRightInd w:val="0"/>
        <w:spacing w:after="0" w:line="334" w:lineRule="auto"/>
        <w:jc w:val="right"/>
        <w:rPr>
          <w:rFonts w:ascii="Arial" w:hAnsi="Arial" w:cs="Arial"/>
          <w:noProof/>
          <w:sz w:val="24"/>
          <w:szCs w:val="24"/>
        </w:rPr>
      </w:pPr>
    </w:p>
    <w:p w14:paraId="6454A776"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p>
    <w:p w14:paraId="1EA93309"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br w:type="page"/>
      </w:r>
    </w:p>
    <w:p w14:paraId="5C179997" w14:textId="77777777" w:rsidR="00944672" w:rsidRPr="00944672" w:rsidRDefault="00944672" w:rsidP="00944672">
      <w:pPr>
        <w:tabs>
          <w:tab w:val="right" w:pos="10204"/>
        </w:tabs>
        <w:autoSpaceDE w:val="0"/>
        <w:autoSpaceDN w:val="0"/>
        <w:adjustRightInd w:val="0"/>
        <w:spacing w:after="0" w:line="334" w:lineRule="auto"/>
        <w:jc w:val="center"/>
        <w:rPr>
          <w:rFonts w:ascii="Calibri" w:hAnsi="Calibri" w:cs="Calibri"/>
          <w:sz w:val="26"/>
          <w:szCs w:val="26"/>
        </w:rPr>
      </w:pPr>
    </w:p>
    <w:p w14:paraId="106C0DF9" w14:textId="77777777" w:rsidR="00944672" w:rsidRPr="00944672" w:rsidRDefault="00944672" w:rsidP="00944672">
      <w:pPr>
        <w:tabs>
          <w:tab w:val="right" w:pos="10204"/>
        </w:tabs>
        <w:autoSpaceDE w:val="0"/>
        <w:autoSpaceDN w:val="0"/>
        <w:adjustRightInd w:val="0"/>
        <w:spacing w:after="0" w:line="334" w:lineRule="auto"/>
        <w:jc w:val="center"/>
        <w:rPr>
          <w:rFonts w:ascii="Calibri" w:hAnsi="Calibri" w:cs="Calibri"/>
          <w:sz w:val="26"/>
          <w:szCs w:val="26"/>
        </w:rPr>
      </w:pPr>
    </w:p>
    <w:p w14:paraId="1C60D450" w14:textId="77777777" w:rsidR="00944672" w:rsidRPr="00944672" w:rsidRDefault="00944672" w:rsidP="00944672">
      <w:pPr>
        <w:tabs>
          <w:tab w:val="right" w:pos="10204"/>
        </w:tabs>
        <w:suppressAutoHyphens/>
        <w:autoSpaceDE w:val="0"/>
        <w:autoSpaceDN w:val="0"/>
        <w:adjustRightInd w:val="0"/>
        <w:spacing w:after="0" w:line="334" w:lineRule="auto"/>
        <w:jc w:val="center"/>
        <w:rPr>
          <w:rFonts w:ascii="Calibri" w:hAnsi="Calibri" w:cs="Calibri"/>
          <w:b/>
          <w:bCs/>
          <w:sz w:val="32"/>
          <w:szCs w:val="32"/>
        </w:rPr>
      </w:pPr>
      <w:r w:rsidRPr="00944672">
        <w:rPr>
          <w:rFonts w:ascii="Calibri" w:hAnsi="Calibri" w:cs="Calibri"/>
          <w:b/>
          <w:bCs/>
          <w:sz w:val="32"/>
          <w:szCs w:val="32"/>
        </w:rPr>
        <w:fldChar w:fldCharType="begin"/>
      </w:r>
      <w:r w:rsidRPr="00944672">
        <w:rPr>
          <w:rFonts w:ascii="Calibri" w:hAnsi="Calibri" w:cs="Calibri"/>
          <w:b/>
          <w:bCs/>
          <w:sz w:val="32"/>
          <w:szCs w:val="32"/>
        </w:rPr>
        <w:instrText>TITLE \* MERGEFORMAT</w:instrText>
      </w:r>
      <w:r w:rsidRPr="00944672">
        <w:rPr>
          <w:rFonts w:ascii="Calibri" w:hAnsi="Calibri" w:cs="Calibri"/>
          <w:b/>
          <w:bCs/>
          <w:sz w:val="32"/>
          <w:szCs w:val="32"/>
        </w:rPr>
        <w:fldChar w:fldCharType="separate"/>
      </w:r>
      <w:r w:rsidRPr="00944672">
        <w:rPr>
          <w:rFonts w:ascii="Calibri" w:hAnsi="Calibri" w:cs="Calibri"/>
          <w:b/>
          <w:bCs/>
          <w:sz w:val="32"/>
          <w:szCs w:val="32"/>
        </w:rPr>
        <w:t>Das Geheimnis der 'Dobneun Son'</w:t>
      </w:r>
      <w:r w:rsidRPr="00944672">
        <w:rPr>
          <w:rFonts w:ascii="Calibri" w:hAnsi="Calibri" w:cs="Calibri"/>
          <w:b/>
          <w:bCs/>
          <w:sz w:val="32"/>
          <w:szCs w:val="32"/>
        </w:rPr>
        <w:fldChar w:fldCharType="end"/>
      </w:r>
    </w:p>
    <w:p w14:paraId="49BDC625" w14:textId="77777777" w:rsidR="00944672" w:rsidRPr="00944672" w:rsidRDefault="00944672" w:rsidP="00944672">
      <w:pPr>
        <w:tabs>
          <w:tab w:val="right" w:pos="10204"/>
        </w:tabs>
        <w:autoSpaceDE w:val="0"/>
        <w:autoSpaceDN w:val="0"/>
        <w:adjustRightInd w:val="0"/>
        <w:spacing w:after="0" w:line="334" w:lineRule="auto"/>
        <w:jc w:val="center"/>
        <w:rPr>
          <w:rFonts w:ascii="Calibri" w:hAnsi="Calibri" w:cs="Calibri"/>
          <w:sz w:val="26"/>
          <w:szCs w:val="26"/>
        </w:rPr>
      </w:pPr>
    </w:p>
    <w:p w14:paraId="1067656B" w14:textId="77777777" w:rsidR="00944672" w:rsidRPr="00944672" w:rsidRDefault="00944672" w:rsidP="00944672">
      <w:pPr>
        <w:tabs>
          <w:tab w:val="right" w:pos="10204"/>
        </w:tabs>
        <w:autoSpaceDE w:val="0"/>
        <w:autoSpaceDN w:val="0"/>
        <w:adjustRightInd w:val="0"/>
        <w:spacing w:after="0" w:line="334" w:lineRule="auto"/>
        <w:jc w:val="center"/>
        <w:rPr>
          <w:rFonts w:ascii="Calibri" w:hAnsi="Calibri" w:cs="Calibri"/>
          <w:sz w:val="24"/>
          <w:szCs w:val="24"/>
        </w:rPr>
      </w:pPr>
      <w:r w:rsidRPr="00944672">
        <w:rPr>
          <w:rFonts w:ascii="Calibri" w:hAnsi="Calibri" w:cs="Calibri"/>
          <w:sz w:val="24"/>
          <w:szCs w:val="24"/>
        </w:rPr>
        <w:t xml:space="preserve">Von </w:t>
      </w:r>
      <w:r w:rsidRPr="00944672">
        <w:rPr>
          <w:rFonts w:ascii="Calibri" w:hAnsi="Calibri" w:cs="Calibri"/>
          <w:sz w:val="24"/>
          <w:szCs w:val="24"/>
        </w:rPr>
        <w:fldChar w:fldCharType="begin"/>
      </w:r>
      <w:r w:rsidRPr="00944672">
        <w:rPr>
          <w:rFonts w:ascii="Calibri" w:hAnsi="Calibri" w:cs="Calibri"/>
          <w:sz w:val="24"/>
          <w:szCs w:val="24"/>
        </w:rPr>
        <w:instrText>AUTHOR \* MERGEFORMAT</w:instrText>
      </w:r>
      <w:r w:rsidRPr="00944672">
        <w:rPr>
          <w:rFonts w:ascii="Calibri" w:hAnsi="Calibri" w:cs="Calibri"/>
          <w:sz w:val="24"/>
          <w:szCs w:val="24"/>
        </w:rPr>
        <w:fldChar w:fldCharType="separate"/>
      </w:r>
      <w:r w:rsidRPr="00944672">
        <w:rPr>
          <w:rFonts w:ascii="Calibri" w:hAnsi="Calibri" w:cs="Calibri"/>
          <w:sz w:val="24"/>
          <w:szCs w:val="24"/>
        </w:rPr>
        <w:t>H.S. 'Daily' McAllan</w:t>
      </w:r>
      <w:r w:rsidRPr="00944672">
        <w:rPr>
          <w:rFonts w:ascii="Calibri" w:hAnsi="Calibri" w:cs="Calibri"/>
          <w:sz w:val="24"/>
          <w:szCs w:val="24"/>
        </w:rPr>
        <w:fldChar w:fldCharType="end"/>
      </w:r>
    </w:p>
    <w:p w14:paraId="69AA6387" w14:textId="77777777" w:rsidR="00944672" w:rsidRPr="00944672" w:rsidRDefault="00944672" w:rsidP="00944672">
      <w:pPr>
        <w:tabs>
          <w:tab w:val="right" w:pos="10204"/>
        </w:tabs>
        <w:autoSpaceDE w:val="0"/>
        <w:autoSpaceDN w:val="0"/>
        <w:adjustRightInd w:val="0"/>
        <w:spacing w:after="0" w:line="334" w:lineRule="auto"/>
        <w:jc w:val="center"/>
        <w:rPr>
          <w:rFonts w:ascii="Calibri" w:hAnsi="Calibri" w:cs="Calibri"/>
          <w:sz w:val="26"/>
          <w:szCs w:val="26"/>
        </w:rPr>
      </w:pPr>
    </w:p>
    <w:p w14:paraId="48B931F2" w14:textId="77777777" w:rsidR="00944672" w:rsidRPr="00944672" w:rsidRDefault="00944672" w:rsidP="00944672">
      <w:pPr>
        <w:tabs>
          <w:tab w:val="right" w:pos="10204"/>
        </w:tabs>
        <w:autoSpaceDE w:val="0"/>
        <w:autoSpaceDN w:val="0"/>
        <w:adjustRightInd w:val="0"/>
        <w:spacing w:after="0" w:line="334" w:lineRule="auto"/>
        <w:jc w:val="center"/>
        <w:rPr>
          <w:rFonts w:ascii="Calibri" w:hAnsi="Calibri" w:cs="Calibri"/>
          <w:sz w:val="26"/>
          <w:szCs w:val="26"/>
        </w:rPr>
      </w:pPr>
    </w:p>
    <w:p w14:paraId="03BDED14" w14:textId="77777777" w:rsidR="00944672" w:rsidRPr="00944672" w:rsidRDefault="00944672" w:rsidP="00944672">
      <w:pPr>
        <w:tabs>
          <w:tab w:val="right" w:pos="10204"/>
        </w:tabs>
        <w:autoSpaceDE w:val="0"/>
        <w:autoSpaceDN w:val="0"/>
        <w:adjustRightInd w:val="0"/>
        <w:spacing w:after="0" w:line="334" w:lineRule="auto"/>
        <w:jc w:val="both"/>
        <w:rPr>
          <w:rFonts w:ascii="Calibri" w:hAnsi="Calibri" w:cs="Calibri"/>
          <w:sz w:val="26"/>
          <w:szCs w:val="26"/>
        </w:rPr>
      </w:pPr>
      <w:r w:rsidRPr="00944672">
        <w:rPr>
          <w:rFonts w:ascii="Calibri" w:hAnsi="Calibri" w:cs="Calibri"/>
          <w:sz w:val="26"/>
          <w:szCs w:val="26"/>
        </w:rPr>
        <w:br w:type="page"/>
      </w:r>
    </w:p>
    <w:p w14:paraId="283CDBC7" w14:textId="77777777" w:rsidR="00944672" w:rsidRPr="00944672" w:rsidRDefault="00944672" w:rsidP="00944672">
      <w:pPr>
        <w:tabs>
          <w:tab w:val="right" w:pos="10204"/>
        </w:tabs>
        <w:autoSpaceDE w:val="0"/>
        <w:autoSpaceDN w:val="0"/>
        <w:adjustRightInd w:val="0"/>
        <w:spacing w:after="0" w:line="334" w:lineRule="auto"/>
        <w:jc w:val="both"/>
        <w:rPr>
          <w:rFonts w:ascii="Calibri" w:hAnsi="Calibri" w:cs="Calibri"/>
          <w:sz w:val="26"/>
          <w:szCs w:val="26"/>
        </w:rPr>
      </w:pPr>
    </w:p>
    <w:p w14:paraId="41C82E05" w14:textId="77777777" w:rsidR="00944672" w:rsidRPr="00944672" w:rsidRDefault="00944672" w:rsidP="00944672">
      <w:pPr>
        <w:tabs>
          <w:tab w:val="right" w:pos="10204"/>
        </w:tabs>
        <w:autoSpaceDE w:val="0"/>
        <w:autoSpaceDN w:val="0"/>
        <w:adjustRightInd w:val="0"/>
        <w:spacing w:after="0" w:line="334" w:lineRule="auto"/>
        <w:jc w:val="both"/>
        <w:rPr>
          <w:rFonts w:ascii="Calibri" w:hAnsi="Calibri" w:cs="Calibri"/>
          <w:sz w:val="26"/>
          <w:szCs w:val="26"/>
        </w:rPr>
      </w:pPr>
    </w:p>
    <w:p w14:paraId="379A4FA8" w14:textId="77777777" w:rsidR="00944672" w:rsidRPr="00944672" w:rsidRDefault="00944672" w:rsidP="00944672">
      <w:pPr>
        <w:tabs>
          <w:tab w:val="right" w:pos="10204"/>
        </w:tabs>
        <w:autoSpaceDE w:val="0"/>
        <w:autoSpaceDN w:val="0"/>
        <w:adjustRightInd w:val="0"/>
        <w:spacing w:after="0" w:line="334" w:lineRule="auto"/>
        <w:jc w:val="both"/>
        <w:rPr>
          <w:rFonts w:ascii="Calibri" w:hAnsi="Calibri" w:cs="Calibri"/>
          <w:sz w:val="26"/>
          <w:szCs w:val="26"/>
        </w:rPr>
      </w:pPr>
      <w:r w:rsidRPr="00944672">
        <w:rPr>
          <w:rFonts w:ascii="Calibri" w:hAnsi="Calibri" w:cs="Calibri"/>
          <w:b/>
          <w:bCs/>
          <w:sz w:val="26"/>
          <w:szCs w:val="26"/>
        </w:rPr>
        <w:t>Buchbeschreibung:</w:t>
      </w:r>
    </w:p>
    <w:p w14:paraId="35EEB1B4" w14:textId="77777777" w:rsidR="00944672" w:rsidRPr="00944672" w:rsidRDefault="00944672" w:rsidP="00944672">
      <w:pPr>
        <w:tabs>
          <w:tab w:val="right" w:pos="10204"/>
        </w:tabs>
        <w:autoSpaceDE w:val="0"/>
        <w:autoSpaceDN w:val="0"/>
        <w:adjustRightInd w:val="0"/>
        <w:spacing w:after="0" w:line="334" w:lineRule="auto"/>
        <w:ind w:firstLine="227"/>
        <w:jc w:val="both"/>
        <w:rPr>
          <w:rFonts w:ascii="Calibri" w:hAnsi="Calibri" w:cs="Calibri"/>
          <w:sz w:val="26"/>
          <w:szCs w:val="26"/>
        </w:rPr>
      </w:pPr>
      <w:r w:rsidRPr="00944672">
        <w:rPr>
          <w:rFonts w:ascii="Calibri" w:hAnsi="Calibri" w:cs="Calibri"/>
          <w:sz w:val="26"/>
          <w:szCs w:val="26"/>
        </w:rPr>
        <w:t>Im Yin und Yang hat die schwarze Seite ihre Entsprechung in der weißen Seite.</w:t>
      </w:r>
    </w:p>
    <w:p w14:paraId="21241FC8" w14:textId="77777777" w:rsidR="00944672" w:rsidRPr="00944672" w:rsidRDefault="00944672" w:rsidP="00944672">
      <w:pPr>
        <w:tabs>
          <w:tab w:val="right" w:pos="10204"/>
        </w:tabs>
        <w:autoSpaceDE w:val="0"/>
        <w:autoSpaceDN w:val="0"/>
        <w:adjustRightInd w:val="0"/>
        <w:spacing w:after="0" w:line="334" w:lineRule="auto"/>
        <w:ind w:firstLine="227"/>
        <w:jc w:val="both"/>
        <w:rPr>
          <w:rFonts w:ascii="Calibri" w:hAnsi="Calibri" w:cs="Calibri"/>
          <w:sz w:val="26"/>
          <w:szCs w:val="26"/>
        </w:rPr>
      </w:pPr>
      <w:r w:rsidRPr="00944672">
        <w:rPr>
          <w:rFonts w:ascii="Calibri" w:hAnsi="Calibri" w:cs="Calibri"/>
          <w:sz w:val="26"/>
          <w:szCs w:val="26"/>
        </w:rPr>
        <w:t>Wenn es immer wieder Verschwörungstheorien über dunkle Mächte gibt, gibt es dann auch eine weiße Seite?</w:t>
      </w:r>
    </w:p>
    <w:p w14:paraId="01E409E3" w14:textId="77777777" w:rsidR="00944672" w:rsidRPr="00944672" w:rsidRDefault="00944672" w:rsidP="00944672">
      <w:pPr>
        <w:tabs>
          <w:tab w:val="right" w:pos="10204"/>
        </w:tabs>
        <w:autoSpaceDE w:val="0"/>
        <w:autoSpaceDN w:val="0"/>
        <w:adjustRightInd w:val="0"/>
        <w:spacing w:after="0" w:line="334" w:lineRule="auto"/>
        <w:ind w:firstLine="227"/>
        <w:jc w:val="both"/>
        <w:rPr>
          <w:rFonts w:ascii="Calibri" w:hAnsi="Calibri" w:cs="Calibri"/>
          <w:sz w:val="26"/>
          <w:szCs w:val="26"/>
        </w:rPr>
      </w:pPr>
      <w:r w:rsidRPr="00944672">
        <w:rPr>
          <w:rFonts w:ascii="Calibri" w:hAnsi="Calibri" w:cs="Calibri"/>
          <w:sz w:val="26"/>
          <w:szCs w:val="26"/>
        </w:rPr>
        <w:t>Welchen Einfluss kann diese "Weiße Verschwörung" haben, wenn man sie nicht wahrnimmt und niemand über sie spricht?</w:t>
      </w:r>
    </w:p>
    <w:p w14:paraId="245BEEDB" w14:textId="77777777" w:rsidR="00944672" w:rsidRPr="00944672" w:rsidRDefault="00944672" w:rsidP="00944672">
      <w:pPr>
        <w:tabs>
          <w:tab w:val="right" w:pos="10204"/>
        </w:tabs>
        <w:autoSpaceDE w:val="0"/>
        <w:autoSpaceDN w:val="0"/>
        <w:adjustRightInd w:val="0"/>
        <w:spacing w:after="0" w:line="334" w:lineRule="auto"/>
        <w:ind w:firstLine="227"/>
        <w:jc w:val="both"/>
        <w:rPr>
          <w:rFonts w:ascii="Calibri" w:hAnsi="Calibri" w:cs="Calibri"/>
          <w:sz w:val="26"/>
          <w:szCs w:val="26"/>
        </w:rPr>
      </w:pPr>
      <w:r w:rsidRPr="00944672">
        <w:rPr>
          <w:rFonts w:ascii="Calibri" w:hAnsi="Calibri" w:cs="Calibri"/>
          <w:sz w:val="26"/>
          <w:szCs w:val="26"/>
        </w:rPr>
        <w:t>Die "Weiße Macht" ist ans Licht gekommen und dies ist die Geschichte, wie es dazu kam.</w:t>
      </w:r>
    </w:p>
    <w:p w14:paraId="75E71389" w14:textId="77777777" w:rsidR="00944672" w:rsidRPr="00944672" w:rsidRDefault="00944672" w:rsidP="00944672">
      <w:pPr>
        <w:tabs>
          <w:tab w:val="right" w:pos="10204"/>
        </w:tabs>
        <w:autoSpaceDE w:val="0"/>
        <w:autoSpaceDN w:val="0"/>
        <w:adjustRightInd w:val="0"/>
        <w:spacing w:after="0" w:line="334" w:lineRule="auto"/>
        <w:ind w:firstLine="227"/>
        <w:jc w:val="both"/>
        <w:rPr>
          <w:rFonts w:ascii="Calibri" w:hAnsi="Calibri" w:cs="Calibri"/>
          <w:sz w:val="26"/>
          <w:szCs w:val="26"/>
        </w:rPr>
      </w:pPr>
      <w:r w:rsidRPr="00944672">
        <w:rPr>
          <w:rFonts w:ascii="Calibri" w:hAnsi="Calibri" w:cs="Calibri"/>
          <w:sz w:val="26"/>
          <w:szCs w:val="26"/>
        </w:rPr>
        <w:t>Welchen Einfluss hatten die "Helfenden Hände" auf die Entwicklung der Menschheit und warum hat es niemand bemerkt? - Werden gute Taten unterschätzt?</w:t>
      </w:r>
    </w:p>
    <w:p w14:paraId="3CE566A8" w14:textId="77777777" w:rsidR="00944672" w:rsidRPr="00944672" w:rsidRDefault="00944672" w:rsidP="00944672">
      <w:pPr>
        <w:tabs>
          <w:tab w:val="right" w:pos="10204"/>
        </w:tabs>
        <w:autoSpaceDE w:val="0"/>
        <w:autoSpaceDN w:val="0"/>
        <w:adjustRightInd w:val="0"/>
        <w:spacing w:after="0" w:line="334" w:lineRule="auto"/>
        <w:ind w:firstLine="227"/>
        <w:jc w:val="both"/>
        <w:rPr>
          <w:rFonts w:ascii="Calibri" w:hAnsi="Calibri" w:cs="Calibri"/>
          <w:sz w:val="26"/>
          <w:szCs w:val="26"/>
        </w:rPr>
      </w:pPr>
      <w:r w:rsidRPr="00944672">
        <w:rPr>
          <w:rFonts w:ascii="Calibri" w:hAnsi="Calibri" w:cs="Calibri"/>
          <w:sz w:val="26"/>
          <w:szCs w:val="26"/>
        </w:rPr>
        <w:t>Die Ereignisse der 2010er Jahre haben dazu geführt, dass die "Helfenden Hände" in bestimmten Kreisen bekannt geworden sind. Teile davon sind öffentlich bekannt und werden hier zusammengefasst.</w:t>
      </w:r>
    </w:p>
    <w:p w14:paraId="47A0067C" w14:textId="77777777" w:rsidR="00944672" w:rsidRPr="00944672" w:rsidDel="00000014" w:rsidRDefault="00944672" w:rsidP="00944672">
      <w:pPr>
        <w:tabs>
          <w:tab w:val="right" w:pos="10204"/>
        </w:tabs>
        <w:autoSpaceDE w:val="0"/>
        <w:autoSpaceDN w:val="0"/>
        <w:adjustRightInd w:val="0"/>
        <w:spacing w:after="0" w:line="334" w:lineRule="auto"/>
        <w:ind w:firstLine="227"/>
        <w:jc w:val="both"/>
        <w:rPr>
          <w:del w:id="0" w:author="info" w:date="2025-01-03T17:02:00Z"/>
          <w:rFonts w:ascii="Calibri" w:hAnsi="Calibri" w:cs="Calibri"/>
          <w:sz w:val="26"/>
          <w:szCs w:val="26"/>
        </w:rPr>
      </w:pPr>
    </w:p>
    <w:p w14:paraId="61259983" w14:textId="77777777" w:rsidR="00944672" w:rsidRPr="00944672" w:rsidRDefault="00944672" w:rsidP="00944672">
      <w:pPr>
        <w:tabs>
          <w:tab w:val="right" w:pos="10204"/>
        </w:tabs>
        <w:autoSpaceDE w:val="0"/>
        <w:autoSpaceDN w:val="0"/>
        <w:adjustRightInd w:val="0"/>
        <w:spacing w:after="0" w:line="334" w:lineRule="auto"/>
        <w:ind w:firstLine="227"/>
        <w:jc w:val="both"/>
        <w:rPr>
          <w:rFonts w:ascii="Calibri" w:hAnsi="Calibri" w:cs="Calibri"/>
          <w:sz w:val="26"/>
          <w:szCs w:val="26"/>
        </w:rPr>
      </w:pPr>
    </w:p>
    <w:p w14:paraId="7A7F27F4" w14:textId="77777777" w:rsidR="00944672" w:rsidRPr="00944672" w:rsidRDefault="00944672" w:rsidP="00944672">
      <w:pPr>
        <w:tabs>
          <w:tab w:val="right" w:pos="10204"/>
        </w:tabs>
        <w:autoSpaceDE w:val="0"/>
        <w:autoSpaceDN w:val="0"/>
        <w:adjustRightInd w:val="0"/>
        <w:spacing w:after="0" w:line="334" w:lineRule="auto"/>
        <w:jc w:val="both"/>
        <w:rPr>
          <w:rFonts w:ascii="Calibri" w:hAnsi="Calibri" w:cs="Calibri"/>
          <w:sz w:val="26"/>
          <w:szCs w:val="26"/>
        </w:rPr>
      </w:pPr>
    </w:p>
    <w:p w14:paraId="7B2CB505" w14:textId="77777777" w:rsidR="00944672" w:rsidRPr="00944672" w:rsidRDefault="00944672" w:rsidP="00944672">
      <w:pPr>
        <w:tabs>
          <w:tab w:val="right" w:pos="10204"/>
        </w:tabs>
        <w:autoSpaceDE w:val="0"/>
        <w:autoSpaceDN w:val="0"/>
        <w:adjustRightInd w:val="0"/>
        <w:spacing w:after="0" w:line="334" w:lineRule="auto"/>
        <w:jc w:val="both"/>
        <w:rPr>
          <w:rFonts w:ascii="Calibri" w:hAnsi="Calibri" w:cs="Calibri"/>
          <w:sz w:val="26"/>
          <w:szCs w:val="26"/>
        </w:rPr>
      </w:pPr>
    </w:p>
    <w:p w14:paraId="7D298AE8" w14:textId="77777777" w:rsidR="00944672" w:rsidRPr="00944672" w:rsidRDefault="00944672" w:rsidP="00944672">
      <w:pPr>
        <w:tabs>
          <w:tab w:val="right" w:pos="10204"/>
        </w:tabs>
        <w:autoSpaceDE w:val="0"/>
        <w:autoSpaceDN w:val="0"/>
        <w:adjustRightInd w:val="0"/>
        <w:spacing w:after="0" w:line="334" w:lineRule="auto"/>
        <w:jc w:val="both"/>
        <w:rPr>
          <w:rFonts w:ascii="Calibri" w:hAnsi="Calibri" w:cs="Calibri"/>
          <w:sz w:val="26"/>
          <w:szCs w:val="26"/>
        </w:rPr>
      </w:pPr>
    </w:p>
    <w:p w14:paraId="3DC2DD7E" w14:textId="77777777" w:rsidR="00944672" w:rsidRPr="00944672" w:rsidDel="00000014" w:rsidRDefault="00944672" w:rsidP="00944672">
      <w:pPr>
        <w:tabs>
          <w:tab w:val="right" w:pos="10204"/>
        </w:tabs>
        <w:autoSpaceDE w:val="0"/>
        <w:autoSpaceDN w:val="0"/>
        <w:adjustRightInd w:val="0"/>
        <w:spacing w:after="0" w:line="334" w:lineRule="auto"/>
        <w:jc w:val="both"/>
        <w:rPr>
          <w:del w:id="1" w:author="info" w:date="2025-01-03T17:02:00Z"/>
          <w:rFonts w:ascii="Calibri" w:hAnsi="Calibri" w:cs="Calibri"/>
          <w:sz w:val="26"/>
          <w:szCs w:val="26"/>
        </w:rPr>
      </w:pPr>
    </w:p>
    <w:p w14:paraId="77B8044F" w14:textId="77777777" w:rsidR="00944672" w:rsidRPr="00944672" w:rsidRDefault="00944672" w:rsidP="00944672">
      <w:pPr>
        <w:tabs>
          <w:tab w:val="right" w:pos="10204"/>
        </w:tabs>
        <w:autoSpaceDE w:val="0"/>
        <w:autoSpaceDN w:val="0"/>
        <w:adjustRightInd w:val="0"/>
        <w:spacing w:after="0" w:line="334" w:lineRule="auto"/>
        <w:jc w:val="both"/>
        <w:rPr>
          <w:rFonts w:ascii="Calibri" w:hAnsi="Calibri" w:cs="Calibri"/>
          <w:sz w:val="26"/>
          <w:szCs w:val="26"/>
        </w:rPr>
      </w:pPr>
    </w:p>
    <w:p w14:paraId="698A4D39" w14:textId="77777777" w:rsidR="00944672" w:rsidRPr="00944672" w:rsidRDefault="00944672" w:rsidP="00944672">
      <w:pPr>
        <w:tabs>
          <w:tab w:val="right" w:pos="10204"/>
        </w:tabs>
        <w:autoSpaceDE w:val="0"/>
        <w:autoSpaceDN w:val="0"/>
        <w:adjustRightInd w:val="0"/>
        <w:spacing w:after="0" w:line="334" w:lineRule="auto"/>
        <w:jc w:val="both"/>
        <w:rPr>
          <w:rFonts w:ascii="Calibri" w:hAnsi="Calibri" w:cs="Calibri"/>
          <w:sz w:val="26"/>
          <w:szCs w:val="26"/>
        </w:rPr>
      </w:pPr>
      <w:r w:rsidRPr="00944672">
        <w:rPr>
          <w:rFonts w:ascii="Calibri" w:hAnsi="Calibri" w:cs="Calibri"/>
          <w:b/>
          <w:bCs/>
          <w:sz w:val="26"/>
          <w:szCs w:val="26"/>
        </w:rPr>
        <w:t>Über den Autor:</w:t>
      </w:r>
    </w:p>
    <w:p w14:paraId="79C16DBA" w14:textId="77777777" w:rsidR="00944672" w:rsidRPr="00944672" w:rsidRDefault="00944672" w:rsidP="00944672">
      <w:pPr>
        <w:tabs>
          <w:tab w:val="right" w:pos="10204"/>
        </w:tabs>
        <w:autoSpaceDE w:val="0"/>
        <w:autoSpaceDN w:val="0"/>
        <w:adjustRightInd w:val="0"/>
        <w:spacing w:after="0" w:line="334" w:lineRule="auto"/>
        <w:ind w:firstLine="227"/>
        <w:jc w:val="both"/>
        <w:rPr>
          <w:rFonts w:ascii="Calibri" w:hAnsi="Calibri" w:cs="Calibri"/>
          <w:sz w:val="26"/>
          <w:szCs w:val="26"/>
        </w:rPr>
      </w:pPr>
      <w:r w:rsidRPr="00944672">
        <w:rPr>
          <w:rFonts w:ascii="Calibri" w:hAnsi="Calibri" w:cs="Calibri"/>
          <w:sz w:val="26"/>
          <w:szCs w:val="26"/>
        </w:rPr>
        <w:t>Hyeonjae Somun 'Daily' McAllan ist ein Insider. Seine Mutter ist eine in den Niederlanden geborene Koreanerin und Sein Vater ist ein in Dubai lebender Schotte. Hyeonjae Somun McAllan hat den Vorteil, dass seine Eltern in vielen Städten der Welt gearbeitet haben, so dass er mehrere Sprachen fließend spricht und profunde Kenntnisse in der internationalen Wirtschafts- und Finanzwelt erworben hat. Er genießt seinen Ruhestand in Häusern rund um den Globus. Der Spitzname beruht auf einer Gegebenheit aus der Schulzeit: Während der Vorbeitung auf seinen Abschluss erhielt der 'täglich' Privatunterricht. Diese Tatsache und die Doppeldeutigkeit in Verbindung mit dem Nachnamen hat diesen Namen etabliert.</w:t>
      </w:r>
    </w:p>
    <w:p w14:paraId="0C9B799A" w14:textId="77777777" w:rsidR="00944672" w:rsidRPr="00944672" w:rsidRDefault="00944672" w:rsidP="00944672">
      <w:pPr>
        <w:tabs>
          <w:tab w:val="right" w:pos="10204"/>
        </w:tabs>
        <w:autoSpaceDE w:val="0"/>
        <w:autoSpaceDN w:val="0"/>
        <w:adjustRightInd w:val="0"/>
        <w:spacing w:after="0" w:line="334" w:lineRule="auto"/>
        <w:jc w:val="center"/>
        <w:rPr>
          <w:rFonts w:ascii="Calibri" w:hAnsi="Calibri" w:cs="Calibri"/>
          <w:sz w:val="26"/>
          <w:szCs w:val="26"/>
        </w:rPr>
      </w:pPr>
      <w:r w:rsidRPr="00944672">
        <w:rPr>
          <w:rFonts w:ascii="Calibri" w:hAnsi="Calibri" w:cs="Calibri"/>
          <w:sz w:val="26"/>
          <w:szCs w:val="26"/>
        </w:rPr>
        <w:br w:type="page"/>
      </w:r>
    </w:p>
    <w:p w14:paraId="4394B454" w14:textId="77777777" w:rsidR="00944672" w:rsidRPr="00944672" w:rsidRDefault="00944672" w:rsidP="00944672">
      <w:pPr>
        <w:tabs>
          <w:tab w:val="right" w:pos="10204"/>
        </w:tabs>
        <w:autoSpaceDE w:val="0"/>
        <w:autoSpaceDN w:val="0"/>
        <w:adjustRightInd w:val="0"/>
        <w:spacing w:after="0" w:line="334" w:lineRule="auto"/>
        <w:jc w:val="center"/>
        <w:rPr>
          <w:rFonts w:ascii="Calibri" w:hAnsi="Calibri" w:cs="Calibri"/>
          <w:sz w:val="26"/>
          <w:szCs w:val="26"/>
        </w:rPr>
      </w:pPr>
    </w:p>
    <w:p w14:paraId="3AD6DAE0" w14:textId="77777777" w:rsidR="00944672" w:rsidRPr="00944672" w:rsidDel="00000014" w:rsidRDefault="00944672" w:rsidP="00944672">
      <w:pPr>
        <w:keepNext/>
        <w:keepLines/>
        <w:numPr>
          <w:ilvl w:val="0"/>
          <w:numId w:val="1"/>
        </w:numPr>
        <w:suppressAutoHyphens/>
        <w:autoSpaceDE w:val="0"/>
        <w:autoSpaceDN w:val="0"/>
        <w:adjustRightInd w:val="0"/>
        <w:spacing w:before="744" w:after="120" w:line="417" w:lineRule="auto"/>
        <w:jc w:val="center"/>
        <w:outlineLvl w:val="0"/>
        <w:rPr>
          <w:del w:id="2" w:author="info" w:date="2025-01-03T17:02:00Z"/>
          <w:rFonts w:ascii="Calibri" w:hAnsi="Calibri" w:cs="Calibri"/>
          <w:b/>
          <w:bCs/>
          <w:sz w:val="26"/>
          <w:szCs w:val="26"/>
        </w:rPr>
      </w:pPr>
    </w:p>
    <w:p w14:paraId="5F978D7A"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3" w:author="info" w:date="2025-01-03T17:02:00Z"/>
          <w:rFonts w:ascii="Calibri" w:hAnsi="Calibri" w:cs="Calibri"/>
          <w:b/>
          <w:bCs/>
          <w:sz w:val="26"/>
          <w:szCs w:val="26"/>
        </w:rPr>
      </w:pPr>
    </w:p>
    <w:p w14:paraId="541B73CF"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4" w:author="info" w:date="2025-01-03T17:02:00Z"/>
          <w:rFonts w:ascii="Calibri" w:hAnsi="Calibri" w:cs="Calibri"/>
          <w:b/>
          <w:bCs/>
          <w:sz w:val="26"/>
          <w:szCs w:val="26"/>
        </w:rPr>
      </w:pPr>
    </w:p>
    <w:p w14:paraId="3C36BB05"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5" w:author="info" w:date="2025-01-03T17:02:00Z"/>
          <w:rFonts w:ascii="Calibri" w:hAnsi="Calibri" w:cs="Calibri"/>
          <w:b/>
          <w:bCs/>
          <w:sz w:val="26"/>
          <w:szCs w:val="26"/>
        </w:rPr>
      </w:pPr>
    </w:p>
    <w:p w14:paraId="1AB17B19"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6" w:author="info" w:date="2025-01-03T17:02:00Z"/>
          <w:rFonts w:ascii="Arial" w:hAnsi="Arial" w:cs="Arial"/>
          <w:b/>
          <w:bCs/>
          <w:sz w:val="24"/>
          <w:szCs w:val="24"/>
        </w:rPr>
      </w:pPr>
      <w:del w:id="7" w:author="info" w:date="2025-01-03T17:02:00Z">
        <w:r w:rsidRPr="00944672" w:rsidDel="00000014">
          <w:rPr>
            <w:rFonts w:ascii="Arial" w:hAnsi="Arial" w:cs="Arial"/>
            <w:b/>
            <w:bCs/>
            <w:sz w:val="24"/>
            <w:szCs w:val="24"/>
          </w:rPr>
          <w:fldChar w:fldCharType="begin"/>
        </w:r>
        <w:r w:rsidRPr="00944672" w:rsidDel="00000014">
          <w:rPr>
            <w:rFonts w:ascii="Arial" w:hAnsi="Arial" w:cs="Arial"/>
            <w:b/>
            <w:bCs/>
            <w:sz w:val="24"/>
            <w:szCs w:val="24"/>
          </w:rPr>
          <w:delInstrText>TITLE \* MERGEFORMAT</w:delInstrText>
        </w:r>
        <w:r w:rsidRPr="00944672" w:rsidDel="00000014">
          <w:rPr>
            <w:rFonts w:ascii="Arial" w:hAnsi="Arial" w:cs="Arial"/>
            <w:b/>
            <w:bCs/>
            <w:sz w:val="24"/>
            <w:szCs w:val="24"/>
          </w:rPr>
          <w:fldChar w:fldCharType="separate"/>
        </w:r>
        <w:r w:rsidRPr="00944672" w:rsidDel="00000014">
          <w:rPr>
            <w:rFonts w:ascii="Arial" w:hAnsi="Arial" w:cs="Arial"/>
            <w:b/>
            <w:bCs/>
            <w:sz w:val="24"/>
            <w:szCs w:val="24"/>
          </w:rPr>
          <w:delText>Das Geheimnis der 'Dobneun Son'</w:delText>
        </w:r>
        <w:r w:rsidRPr="00944672" w:rsidDel="00000014">
          <w:rPr>
            <w:rFonts w:ascii="Arial" w:hAnsi="Arial" w:cs="Arial"/>
            <w:b/>
            <w:bCs/>
            <w:sz w:val="24"/>
            <w:szCs w:val="24"/>
          </w:rPr>
          <w:fldChar w:fldCharType="end"/>
        </w:r>
      </w:del>
    </w:p>
    <w:p w14:paraId="25CC1E1D"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8" w:author="info" w:date="2025-01-03T17:02:00Z"/>
          <w:rFonts w:ascii="Calibri" w:hAnsi="Calibri" w:cs="Calibri"/>
          <w:b/>
          <w:bCs/>
          <w:sz w:val="26"/>
          <w:szCs w:val="26"/>
        </w:rPr>
      </w:pPr>
    </w:p>
    <w:p w14:paraId="22AC0292"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9" w:author="info" w:date="2025-01-03T17:02:00Z"/>
          <w:rFonts w:ascii="Arial" w:hAnsi="Arial" w:cs="Arial"/>
          <w:b/>
          <w:bCs/>
          <w:sz w:val="24"/>
          <w:szCs w:val="24"/>
        </w:rPr>
      </w:pPr>
      <w:del w:id="10" w:author="info" w:date="2025-01-03T17:02:00Z">
        <w:r w:rsidRPr="00944672" w:rsidDel="00000014">
          <w:rPr>
            <w:rFonts w:ascii="Arial" w:hAnsi="Arial" w:cs="Arial"/>
            <w:b/>
            <w:bCs/>
            <w:sz w:val="24"/>
            <w:szCs w:val="24"/>
          </w:rPr>
          <w:delText>Teil 1: Eruptionen</w:delText>
        </w:r>
      </w:del>
    </w:p>
    <w:p w14:paraId="3BEB722E"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11" w:author="info" w:date="2025-01-03T17:02:00Z"/>
          <w:rFonts w:ascii="Calibri" w:hAnsi="Calibri" w:cs="Calibri"/>
          <w:b/>
          <w:bCs/>
          <w:sz w:val="26"/>
          <w:szCs w:val="26"/>
        </w:rPr>
      </w:pPr>
    </w:p>
    <w:p w14:paraId="52883211"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12" w:author="info" w:date="2025-01-03T17:02:00Z"/>
          <w:rFonts w:ascii="Calibri" w:hAnsi="Calibri" w:cs="Calibri"/>
          <w:b/>
          <w:bCs/>
          <w:sz w:val="24"/>
          <w:szCs w:val="24"/>
        </w:rPr>
      </w:pPr>
      <w:del w:id="13" w:author="info" w:date="2025-01-03T17:02:00Z">
        <w:r w:rsidRPr="00944672" w:rsidDel="00000014">
          <w:rPr>
            <w:rFonts w:ascii="Calibri" w:hAnsi="Calibri" w:cs="Calibri"/>
            <w:b/>
            <w:bCs/>
            <w:sz w:val="24"/>
            <w:szCs w:val="24"/>
          </w:rPr>
          <w:delText xml:space="preserve">Von </w:delText>
        </w:r>
        <w:r w:rsidRPr="00944672" w:rsidDel="00000014">
          <w:rPr>
            <w:rFonts w:ascii="Calibri" w:hAnsi="Calibri" w:cs="Calibri"/>
            <w:b/>
            <w:bCs/>
            <w:sz w:val="24"/>
            <w:szCs w:val="24"/>
          </w:rPr>
          <w:fldChar w:fldCharType="begin"/>
        </w:r>
        <w:r w:rsidRPr="00944672" w:rsidDel="00000014">
          <w:rPr>
            <w:rFonts w:ascii="Calibri" w:hAnsi="Calibri" w:cs="Calibri"/>
            <w:b/>
            <w:bCs/>
            <w:sz w:val="24"/>
            <w:szCs w:val="24"/>
          </w:rPr>
          <w:delInstrText>AUTHOR \* MERGEFORMAT</w:delInstrText>
        </w:r>
        <w:r w:rsidRPr="00944672" w:rsidDel="00000014">
          <w:rPr>
            <w:rFonts w:ascii="Calibri" w:hAnsi="Calibri" w:cs="Calibri"/>
            <w:b/>
            <w:bCs/>
            <w:sz w:val="24"/>
            <w:szCs w:val="24"/>
          </w:rPr>
          <w:fldChar w:fldCharType="separate"/>
        </w:r>
        <w:r w:rsidRPr="00944672" w:rsidDel="00000014">
          <w:rPr>
            <w:rFonts w:ascii="Calibri" w:hAnsi="Calibri" w:cs="Calibri"/>
            <w:b/>
            <w:bCs/>
            <w:sz w:val="24"/>
            <w:szCs w:val="24"/>
          </w:rPr>
          <w:delText>H.S. 'Daily' McAllan</w:delText>
        </w:r>
        <w:r w:rsidRPr="00944672" w:rsidDel="00000014">
          <w:rPr>
            <w:rFonts w:ascii="Calibri" w:hAnsi="Calibri" w:cs="Calibri"/>
            <w:b/>
            <w:bCs/>
            <w:sz w:val="24"/>
            <w:szCs w:val="24"/>
          </w:rPr>
          <w:fldChar w:fldCharType="end"/>
        </w:r>
      </w:del>
    </w:p>
    <w:p w14:paraId="4DF58A78"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14" w:author="info" w:date="2025-01-03T17:02:00Z"/>
          <w:rFonts w:ascii="Calibri" w:hAnsi="Calibri" w:cs="Calibri"/>
          <w:b/>
          <w:bCs/>
          <w:sz w:val="26"/>
          <w:szCs w:val="26"/>
        </w:rPr>
      </w:pPr>
    </w:p>
    <w:p w14:paraId="5FCE04B2"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15" w:author="info" w:date="2025-01-03T17:02:00Z"/>
          <w:rFonts w:ascii="Calibri" w:hAnsi="Calibri" w:cs="Calibri"/>
          <w:b/>
          <w:bCs/>
          <w:sz w:val="26"/>
          <w:szCs w:val="26"/>
        </w:rPr>
      </w:pPr>
    </w:p>
    <w:p w14:paraId="7D96F81A"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16" w:author="info" w:date="2025-01-03T17:02:00Z"/>
          <w:rFonts w:ascii="Calibri" w:hAnsi="Calibri" w:cs="Calibri"/>
          <w:b/>
          <w:bCs/>
          <w:sz w:val="26"/>
          <w:szCs w:val="26"/>
        </w:rPr>
      </w:pPr>
    </w:p>
    <w:p w14:paraId="23B8FCAD"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17" w:author="info" w:date="2025-01-03T17:02:00Z"/>
          <w:rFonts w:ascii="Calibri" w:hAnsi="Calibri" w:cs="Calibri"/>
          <w:b/>
          <w:bCs/>
          <w:sz w:val="24"/>
          <w:szCs w:val="24"/>
        </w:rPr>
      </w:pPr>
    </w:p>
    <w:p w14:paraId="0AC23CD0"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18" w:author="info" w:date="2025-01-03T17:02:00Z"/>
          <w:rFonts w:ascii="Calibri" w:hAnsi="Calibri" w:cs="Calibri"/>
          <w:b/>
          <w:bCs/>
          <w:sz w:val="26"/>
          <w:szCs w:val="26"/>
        </w:rPr>
      </w:pPr>
    </w:p>
    <w:p w14:paraId="58A3A15F"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19" w:author="info" w:date="2025-01-03T17:02:00Z"/>
          <w:rFonts w:ascii="Calibri" w:hAnsi="Calibri" w:cs="Calibri"/>
          <w:b/>
          <w:bCs/>
          <w:sz w:val="26"/>
          <w:szCs w:val="26"/>
        </w:rPr>
      </w:pPr>
      <w:del w:id="20" w:author="info" w:date="2025-01-03T17:02:00Z">
        <w:r w:rsidRPr="00944672" w:rsidDel="00000014">
          <w:rPr>
            <w:rFonts w:ascii="Calibri" w:hAnsi="Calibri" w:cs="Calibri"/>
            <w:b/>
            <w:bCs/>
            <w:sz w:val="26"/>
            <w:szCs w:val="26"/>
          </w:rPr>
          <w:fldChar w:fldCharType="begin"/>
        </w:r>
        <w:r w:rsidRPr="00944672" w:rsidDel="00000014">
          <w:rPr>
            <w:rFonts w:ascii="Calibri" w:hAnsi="Calibri" w:cs="Calibri"/>
            <w:b/>
            <w:bCs/>
            <w:sz w:val="26"/>
            <w:szCs w:val="26"/>
          </w:rPr>
          <w:delInstrText>COMPANY \* MERGEFORMAT</w:delInstrText>
        </w:r>
        <w:r w:rsidRPr="00944672" w:rsidDel="00000014">
          <w:rPr>
            <w:rFonts w:ascii="Calibri" w:hAnsi="Calibri" w:cs="Calibri"/>
            <w:b/>
            <w:bCs/>
            <w:sz w:val="26"/>
            <w:szCs w:val="26"/>
          </w:rPr>
          <w:fldChar w:fldCharType="end"/>
        </w:r>
      </w:del>
    </w:p>
    <w:p w14:paraId="1872A0FE"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21" w:author="info" w:date="2025-01-03T17:02:00Z"/>
          <w:rFonts w:ascii="Calibri" w:hAnsi="Calibri" w:cs="Calibri"/>
          <w:b/>
          <w:bCs/>
          <w:sz w:val="24"/>
          <w:szCs w:val="24"/>
        </w:rPr>
      </w:pPr>
      <w:del w:id="22" w:author="info" w:date="2025-01-03T17:02:00Z">
        <w:r w:rsidRPr="00944672" w:rsidDel="00000014">
          <w:rPr>
            <w:rFonts w:ascii="Calibri" w:hAnsi="Calibri" w:cs="Calibri"/>
            <w:b/>
            <w:bCs/>
            <w:sz w:val="24"/>
            <w:szCs w:val="24"/>
          </w:rPr>
          <w:delText xml:space="preserve">Telefon: </w:delText>
        </w:r>
      </w:del>
    </w:p>
    <w:p w14:paraId="0096DDD6"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23" w:author="info" w:date="2025-01-03T17:02:00Z"/>
          <w:rFonts w:ascii="Calibri" w:hAnsi="Calibri" w:cs="Calibri"/>
          <w:b/>
          <w:bCs/>
          <w:sz w:val="24"/>
          <w:szCs w:val="24"/>
        </w:rPr>
      </w:pPr>
    </w:p>
    <w:p w14:paraId="36C8F8A4"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24" w:author="info" w:date="2025-01-03T17:02:00Z"/>
          <w:rFonts w:ascii="Calibri" w:hAnsi="Calibri" w:cs="Calibri"/>
          <w:b/>
          <w:bCs/>
          <w:sz w:val="26"/>
          <w:szCs w:val="26"/>
        </w:rPr>
      </w:pPr>
    </w:p>
    <w:p w14:paraId="56F77143"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25" w:author="info" w:date="2025-01-03T17:02:00Z"/>
          <w:rFonts w:ascii="Calibri" w:hAnsi="Calibri" w:cs="Calibri"/>
          <w:b/>
          <w:bCs/>
          <w:sz w:val="26"/>
          <w:szCs w:val="26"/>
        </w:rPr>
      </w:pPr>
    </w:p>
    <w:p w14:paraId="6DC0F9CB"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26" w:author="info" w:date="2025-01-03T17:02:00Z"/>
          <w:rFonts w:ascii="Arial" w:hAnsi="Arial" w:cs="Arial"/>
          <w:b/>
          <w:bCs/>
          <w:sz w:val="24"/>
          <w:szCs w:val="24"/>
        </w:rPr>
      </w:pPr>
      <w:del w:id="27" w:author="info" w:date="2025-01-03T17:02:00Z">
        <w:r w:rsidRPr="00944672" w:rsidDel="00000014">
          <w:rPr>
            <w:rFonts w:ascii="Calibri" w:hAnsi="Calibri" w:cs="Calibri"/>
            <w:b/>
            <w:bCs/>
            <w:sz w:val="26"/>
            <w:szCs w:val="26"/>
          </w:rPr>
          <w:br w:type="page"/>
        </w:r>
      </w:del>
    </w:p>
    <w:p w14:paraId="1F3BD483"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28" w:author="info" w:date="2025-01-03T17:02:00Z"/>
          <w:rFonts w:ascii="Arial" w:hAnsi="Arial" w:cs="Arial"/>
          <w:b/>
          <w:bCs/>
          <w:sz w:val="24"/>
          <w:szCs w:val="24"/>
        </w:rPr>
      </w:pPr>
    </w:p>
    <w:p w14:paraId="5554717E"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29" w:author="info" w:date="2025-01-03T17:02:00Z"/>
          <w:rFonts w:ascii="Arial" w:hAnsi="Arial" w:cs="Arial"/>
          <w:b/>
          <w:bCs/>
          <w:sz w:val="24"/>
          <w:szCs w:val="24"/>
        </w:rPr>
      </w:pPr>
    </w:p>
    <w:p w14:paraId="2392C8B0"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30" w:author="info" w:date="2025-01-03T17:02:00Z"/>
          <w:rFonts w:ascii="Arial" w:hAnsi="Arial" w:cs="Arial"/>
          <w:b/>
          <w:bCs/>
          <w:sz w:val="24"/>
          <w:szCs w:val="24"/>
        </w:rPr>
      </w:pPr>
    </w:p>
    <w:p w14:paraId="5129E094"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31" w:author="info" w:date="2025-01-03T17:02:00Z"/>
          <w:rFonts w:ascii="Arial" w:hAnsi="Arial" w:cs="Arial"/>
          <w:b/>
          <w:bCs/>
          <w:sz w:val="24"/>
          <w:szCs w:val="24"/>
        </w:rPr>
      </w:pPr>
    </w:p>
    <w:p w14:paraId="4E996309"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32" w:author="info" w:date="2025-01-03T17:02:00Z"/>
          <w:rFonts w:ascii="Arial" w:hAnsi="Arial" w:cs="Arial"/>
          <w:b/>
          <w:bCs/>
          <w:sz w:val="24"/>
          <w:szCs w:val="24"/>
        </w:rPr>
      </w:pPr>
    </w:p>
    <w:p w14:paraId="6D791EDE"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33" w:author="info" w:date="2025-01-03T17:02:00Z"/>
          <w:rFonts w:ascii="Arial" w:hAnsi="Arial" w:cs="Arial"/>
          <w:b/>
          <w:bCs/>
          <w:sz w:val="24"/>
          <w:szCs w:val="24"/>
        </w:rPr>
      </w:pPr>
    </w:p>
    <w:p w14:paraId="5AA2193E"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34" w:author="info" w:date="2025-01-03T17:02:00Z"/>
          <w:rFonts w:ascii="Arial" w:hAnsi="Arial" w:cs="Arial"/>
          <w:b/>
          <w:bCs/>
          <w:sz w:val="24"/>
          <w:szCs w:val="24"/>
        </w:rPr>
      </w:pPr>
    </w:p>
    <w:p w14:paraId="17AF3D43"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35" w:author="info" w:date="2025-01-03T17:02:00Z"/>
          <w:rFonts w:ascii="Arial" w:hAnsi="Arial" w:cs="Arial"/>
          <w:b/>
          <w:bCs/>
          <w:sz w:val="24"/>
          <w:szCs w:val="24"/>
        </w:rPr>
      </w:pPr>
    </w:p>
    <w:p w14:paraId="38CDEFBC"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36" w:author="info" w:date="2025-01-03T17:02:00Z"/>
          <w:rFonts w:ascii="Arial" w:hAnsi="Arial" w:cs="Arial"/>
          <w:b/>
          <w:bCs/>
          <w:sz w:val="24"/>
          <w:szCs w:val="24"/>
        </w:rPr>
      </w:pPr>
    </w:p>
    <w:p w14:paraId="4F72C235"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37" w:author="info" w:date="2025-01-03T17:02:00Z"/>
          <w:rFonts w:ascii="Arial" w:hAnsi="Arial" w:cs="Arial"/>
          <w:b/>
          <w:bCs/>
          <w:sz w:val="24"/>
          <w:szCs w:val="24"/>
        </w:rPr>
      </w:pPr>
    </w:p>
    <w:p w14:paraId="00914CF7"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38" w:author="info" w:date="2025-01-03T17:02:00Z"/>
          <w:rFonts w:ascii="Arial" w:hAnsi="Arial" w:cs="Arial"/>
          <w:b/>
          <w:bCs/>
          <w:sz w:val="24"/>
          <w:szCs w:val="24"/>
        </w:rPr>
      </w:pPr>
    </w:p>
    <w:p w14:paraId="61424DCF"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39" w:author="info" w:date="2025-01-03T17:02:00Z"/>
          <w:rFonts w:ascii="Arial" w:hAnsi="Arial" w:cs="Arial"/>
          <w:b/>
          <w:bCs/>
          <w:sz w:val="24"/>
          <w:szCs w:val="24"/>
        </w:rPr>
      </w:pPr>
    </w:p>
    <w:p w14:paraId="47AFF33D"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40" w:author="info" w:date="2025-01-03T17:02:00Z"/>
          <w:rFonts w:ascii="Arial" w:hAnsi="Arial" w:cs="Arial"/>
          <w:b/>
          <w:bCs/>
          <w:sz w:val="24"/>
          <w:szCs w:val="24"/>
        </w:rPr>
      </w:pPr>
    </w:p>
    <w:p w14:paraId="441345D3"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41" w:author="info" w:date="2025-01-03T17:02:00Z"/>
          <w:rFonts w:ascii="Arial" w:hAnsi="Arial" w:cs="Arial"/>
          <w:b/>
          <w:bCs/>
          <w:sz w:val="24"/>
          <w:szCs w:val="24"/>
        </w:rPr>
      </w:pPr>
      <w:del w:id="42" w:author="info" w:date="2025-01-03T17:02:00Z">
        <w:r w:rsidRPr="00944672" w:rsidDel="00000014">
          <w:rPr>
            <w:rFonts w:ascii="Arial" w:hAnsi="Arial" w:cs="Arial"/>
            <w:b/>
            <w:bCs/>
            <w:sz w:val="24"/>
            <w:szCs w:val="24"/>
          </w:rPr>
          <w:delText>1. Auflage, 2024</w:delText>
        </w:r>
      </w:del>
    </w:p>
    <w:p w14:paraId="326A8140"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43" w:author="info" w:date="2025-01-03T17:02:00Z"/>
          <w:rFonts w:ascii="Arial" w:hAnsi="Arial" w:cs="Arial"/>
          <w:b/>
          <w:bCs/>
          <w:sz w:val="24"/>
          <w:szCs w:val="24"/>
        </w:rPr>
      </w:pPr>
      <w:del w:id="44" w:author="info" w:date="2025-01-03T17:02:00Z">
        <w:r w:rsidRPr="00944672" w:rsidDel="00000014">
          <w:rPr>
            <w:rFonts w:ascii="Arial" w:hAnsi="Arial" w:cs="Arial"/>
            <w:b/>
            <w:bCs/>
            <w:sz w:val="24"/>
            <w:szCs w:val="24"/>
          </w:rPr>
          <w:delText xml:space="preserve">© 2024 </w:delText>
        </w:r>
        <w:r w:rsidRPr="00944672" w:rsidDel="00000014">
          <w:rPr>
            <w:rFonts w:ascii="Arial" w:hAnsi="Arial" w:cs="Arial"/>
            <w:b/>
            <w:bCs/>
            <w:sz w:val="24"/>
            <w:szCs w:val="24"/>
          </w:rPr>
          <w:fldChar w:fldCharType="begin"/>
        </w:r>
        <w:r w:rsidRPr="00944672" w:rsidDel="00000014">
          <w:rPr>
            <w:rFonts w:ascii="Arial" w:hAnsi="Arial" w:cs="Arial"/>
            <w:b/>
            <w:bCs/>
            <w:sz w:val="24"/>
            <w:szCs w:val="24"/>
          </w:rPr>
          <w:delInstrText>AUTHOR \* MERGEFORMAT</w:delInstrText>
        </w:r>
        <w:r w:rsidRPr="00944672" w:rsidDel="00000014">
          <w:rPr>
            <w:rFonts w:ascii="Arial" w:hAnsi="Arial" w:cs="Arial"/>
            <w:b/>
            <w:bCs/>
            <w:sz w:val="24"/>
            <w:szCs w:val="24"/>
          </w:rPr>
          <w:fldChar w:fldCharType="separate"/>
        </w:r>
        <w:r w:rsidRPr="00944672" w:rsidDel="00000014">
          <w:rPr>
            <w:rFonts w:ascii="Arial" w:hAnsi="Arial" w:cs="Arial"/>
            <w:b/>
            <w:bCs/>
            <w:sz w:val="24"/>
            <w:szCs w:val="24"/>
          </w:rPr>
          <w:delText>H.S. 'Daily' McAllan</w:delText>
        </w:r>
        <w:r w:rsidRPr="00944672" w:rsidDel="00000014">
          <w:rPr>
            <w:rFonts w:ascii="Arial" w:hAnsi="Arial" w:cs="Arial"/>
            <w:b/>
            <w:bCs/>
            <w:sz w:val="24"/>
            <w:szCs w:val="24"/>
          </w:rPr>
          <w:fldChar w:fldCharType="end"/>
        </w:r>
        <w:r w:rsidRPr="00944672" w:rsidDel="00000014">
          <w:rPr>
            <w:rFonts w:ascii="Arial" w:hAnsi="Arial" w:cs="Arial"/>
            <w:b/>
            <w:bCs/>
            <w:sz w:val="24"/>
            <w:szCs w:val="24"/>
          </w:rPr>
          <w:delText xml:space="preserve"> – alle Rechte vorbehalten.</w:delText>
        </w:r>
      </w:del>
    </w:p>
    <w:p w14:paraId="3AED46AC"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45" w:author="info" w:date="2025-01-03T17:02:00Z"/>
          <w:rFonts w:ascii="Arial" w:hAnsi="Arial" w:cs="Arial"/>
          <w:b/>
          <w:bCs/>
          <w:sz w:val="24"/>
          <w:szCs w:val="24"/>
        </w:rPr>
      </w:pPr>
    </w:p>
    <w:p w14:paraId="3BBD06D5"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46" w:author="info" w:date="2025-01-03T17:02:00Z"/>
          <w:rFonts w:ascii="Arial" w:hAnsi="Arial" w:cs="Arial"/>
          <w:b/>
          <w:bCs/>
          <w:sz w:val="24"/>
          <w:szCs w:val="24"/>
        </w:rPr>
      </w:pPr>
      <w:del w:id="47" w:author="info" w:date="2025-01-03T17:02:00Z">
        <w:r w:rsidRPr="00944672" w:rsidDel="00000014">
          <w:rPr>
            <w:rFonts w:ascii="Arial" w:hAnsi="Arial" w:cs="Arial"/>
            <w:b/>
            <w:bCs/>
            <w:sz w:val="24"/>
            <w:szCs w:val="24"/>
          </w:rPr>
          <w:delText>Papyrus Testverlag, Berlin</w:delText>
        </w:r>
      </w:del>
    </w:p>
    <w:p w14:paraId="5DBBE4C1"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48" w:author="info" w:date="2025-01-03T17:02:00Z"/>
          <w:rFonts w:ascii="Arial" w:hAnsi="Arial" w:cs="Arial"/>
          <w:b/>
          <w:bCs/>
          <w:sz w:val="24"/>
          <w:szCs w:val="24"/>
        </w:rPr>
      </w:pPr>
    </w:p>
    <w:p w14:paraId="0C43B5FB"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49" w:author="info" w:date="2025-01-03T17:02:00Z"/>
          <w:rFonts w:ascii="Arial" w:hAnsi="Arial" w:cs="Arial"/>
          <w:b/>
          <w:bCs/>
          <w:sz w:val="24"/>
          <w:szCs w:val="24"/>
        </w:rPr>
      </w:pPr>
    </w:p>
    <w:p w14:paraId="1CA906F2"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50" w:author="info" w:date="2025-01-03T17:02:00Z"/>
          <w:rFonts w:ascii="Calibri" w:hAnsi="Calibri" w:cs="Calibri"/>
          <w:b/>
          <w:bCs/>
          <w:sz w:val="26"/>
          <w:szCs w:val="26"/>
        </w:rPr>
      </w:pPr>
      <w:del w:id="51" w:author="info" w:date="2025-01-03T17:02:00Z">
        <w:r w:rsidRPr="00944672" w:rsidDel="00000014">
          <w:rPr>
            <w:rFonts w:ascii="Arial" w:hAnsi="Arial" w:cs="Arial"/>
            <w:b/>
            <w:bCs/>
            <w:sz w:val="24"/>
            <w:szCs w:val="24"/>
          </w:rPr>
          <w:br w:type="page"/>
        </w:r>
      </w:del>
    </w:p>
    <w:p w14:paraId="1B7C4490"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52" w:author="info" w:date="2025-01-03T17:02:00Z"/>
          <w:rFonts w:ascii="Calibri" w:hAnsi="Calibri" w:cs="Calibri"/>
          <w:b/>
          <w:bCs/>
          <w:sz w:val="26"/>
          <w:szCs w:val="26"/>
        </w:rPr>
      </w:pPr>
    </w:p>
    <w:p w14:paraId="095F0934"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53" w:author="info" w:date="2025-01-03T17:02:00Z"/>
          <w:rFonts w:ascii="Calibri" w:hAnsi="Calibri" w:cs="Calibri"/>
          <w:sz w:val="32"/>
          <w:szCs w:val="32"/>
        </w:rPr>
      </w:pPr>
      <w:del w:id="54" w:author="info" w:date="2025-01-03T17:02:00Z">
        <w:r w:rsidRPr="00944672" w:rsidDel="00000014">
          <w:rPr>
            <w:rFonts w:ascii="Calibri" w:hAnsi="Calibri" w:cs="Calibri"/>
            <w:sz w:val="32"/>
            <w:szCs w:val="32"/>
          </w:rPr>
          <w:fldChar w:fldCharType="begin"/>
        </w:r>
        <w:r w:rsidRPr="00944672" w:rsidDel="00000014">
          <w:rPr>
            <w:rFonts w:ascii="Calibri" w:hAnsi="Calibri" w:cs="Calibri"/>
            <w:sz w:val="32"/>
            <w:szCs w:val="32"/>
          </w:rPr>
          <w:delInstrText>TITLE \* MERGEFORMAT</w:delInstrText>
        </w:r>
        <w:r w:rsidRPr="00944672" w:rsidDel="00000014">
          <w:rPr>
            <w:rFonts w:ascii="Calibri" w:hAnsi="Calibri" w:cs="Calibri"/>
            <w:sz w:val="32"/>
            <w:szCs w:val="32"/>
          </w:rPr>
          <w:fldChar w:fldCharType="separate"/>
        </w:r>
        <w:r w:rsidRPr="00944672" w:rsidDel="00000014">
          <w:rPr>
            <w:rFonts w:ascii="Calibri" w:hAnsi="Calibri" w:cs="Calibri"/>
            <w:sz w:val="32"/>
            <w:szCs w:val="32"/>
          </w:rPr>
          <w:delText>Das Geheimnis der 'Dobneun Son'</w:delText>
        </w:r>
        <w:r w:rsidRPr="00944672" w:rsidDel="00000014">
          <w:rPr>
            <w:rFonts w:ascii="Calibri" w:hAnsi="Calibri" w:cs="Calibri"/>
            <w:sz w:val="32"/>
            <w:szCs w:val="32"/>
          </w:rPr>
          <w:fldChar w:fldCharType="end"/>
        </w:r>
      </w:del>
    </w:p>
    <w:p w14:paraId="1DF0CEE8"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55" w:author="info" w:date="2025-01-03T17:02:00Z"/>
          <w:rFonts w:ascii="Calibri" w:hAnsi="Calibri" w:cs="Calibri"/>
          <w:b/>
          <w:bCs/>
          <w:sz w:val="26"/>
          <w:szCs w:val="26"/>
        </w:rPr>
      </w:pPr>
    </w:p>
    <w:p w14:paraId="3A3E6AE8"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56" w:author="info" w:date="2025-01-03T17:02:00Z"/>
          <w:rFonts w:ascii="Calibri" w:hAnsi="Calibri" w:cs="Calibri"/>
          <w:b/>
          <w:bCs/>
          <w:sz w:val="24"/>
          <w:szCs w:val="24"/>
        </w:rPr>
      </w:pPr>
      <w:del w:id="57" w:author="info" w:date="2025-01-03T17:02:00Z">
        <w:r w:rsidRPr="00944672" w:rsidDel="00000014">
          <w:rPr>
            <w:rFonts w:ascii="Calibri" w:hAnsi="Calibri" w:cs="Calibri"/>
            <w:b/>
            <w:bCs/>
            <w:sz w:val="24"/>
            <w:szCs w:val="24"/>
          </w:rPr>
          <w:delText xml:space="preserve">Von </w:delText>
        </w:r>
        <w:r w:rsidRPr="00944672" w:rsidDel="00000014">
          <w:rPr>
            <w:rFonts w:ascii="Calibri" w:hAnsi="Calibri" w:cs="Calibri"/>
            <w:b/>
            <w:bCs/>
            <w:sz w:val="24"/>
            <w:szCs w:val="24"/>
          </w:rPr>
          <w:fldChar w:fldCharType="begin"/>
        </w:r>
        <w:r w:rsidRPr="00944672" w:rsidDel="00000014">
          <w:rPr>
            <w:rFonts w:ascii="Calibri" w:hAnsi="Calibri" w:cs="Calibri"/>
            <w:b/>
            <w:bCs/>
            <w:sz w:val="24"/>
            <w:szCs w:val="24"/>
          </w:rPr>
          <w:delInstrText>AUTHOR \* MERGEFORMAT</w:delInstrText>
        </w:r>
        <w:r w:rsidRPr="00944672" w:rsidDel="00000014">
          <w:rPr>
            <w:rFonts w:ascii="Calibri" w:hAnsi="Calibri" w:cs="Calibri"/>
            <w:b/>
            <w:bCs/>
            <w:sz w:val="24"/>
            <w:szCs w:val="24"/>
          </w:rPr>
          <w:fldChar w:fldCharType="separate"/>
        </w:r>
        <w:r w:rsidRPr="00944672" w:rsidDel="00000014">
          <w:rPr>
            <w:rFonts w:ascii="Calibri" w:hAnsi="Calibri" w:cs="Calibri"/>
            <w:b/>
            <w:bCs/>
            <w:sz w:val="24"/>
            <w:szCs w:val="24"/>
          </w:rPr>
          <w:delText>H.S. 'Daily' McAllan</w:delText>
        </w:r>
        <w:r w:rsidRPr="00944672" w:rsidDel="00000014">
          <w:rPr>
            <w:rFonts w:ascii="Calibri" w:hAnsi="Calibri" w:cs="Calibri"/>
            <w:b/>
            <w:bCs/>
            <w:sz w:val="24"/>
            <w:szCs w:val="24"/>
          </w:rPr>
          <w:fldChar w:fldCharType="end"/>
        </w:r>
      </w:del>
    </w:p>
    <w:p w14:paraId="07980AD8"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58" w:author="info" w:date="2025-01-03T17:02:00Z"/>
          <w:rFonts w:ascii="Calibri" w:hAnsi="Calibri" w:cs="Calibri"/>
          <w:b/>
          <w:bCs/>
          <w:sz w:val="26"/>
          <w:szCs w:val="26"/>
        </w:rPr>
      </w:pPr>
    </w:p>
    <w:p w14:paraId="6EE4BBA9"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59" w:author="info" w:date="2025-01-03T17:02:00Z"/>
          <w:rFonts w:ascii="Calibri" w:hAnsi="Calibri" w:cs="Calibri"/>
          <w:b/>
          <w:bCs/>
          <w:sz w:val="26"/>
          <w:szCs w:val="26"/>
        </w:rPr>
      </w:pPr>
    </w:p>
    <w:p w14:paraId="58002F44"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60" w:author="info" w:date="2025-01-03T17:02:00Z"/>
          <w:rFonts w:ascii="Calibri" w:hAnsi="Calibri" w:cs="Calibri"/>
          <w:b/>
          <w:bCs/>
          <w:sz w:val="26"/>
          <w:szCs w:val="26"/>
        </w:rPr>
      </w:pPr>
      <w:del w:id="61" w:author="info" w:date="2025-01-03T17:02:00Z">
        <w:r w:rsidRPr="00944672" w:rsidDel="00000014">
          <w:rPr>
            <w:rFonts w:ascii="Calibri" w:hAnsi="Calibri" w:cs="Calibri"/>
            <w:b/>
            <w:bCs/>
            <w:sz w:val="26"/>
            <w:szCs w:val="26"/>
          </w:rPr>
          <w:br w:type="page"/>
        </w:r>
      </w:del>
    </w:p>
    <w:p w14:paraId="1A221AB3"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62" w:author="info" w:date="2025-01-03T17:02:00Z"/>
          <w:rFonts w:ascii="Calibri" w:hAnsi="Calibri" w:cs="Calibri"/>
          <w:b/>
          <w:bCs/>
          <w:sz w:val="26"/>
          <w:szCs w:val="26"/>
        </w:rPr>
      </w:pPr>
    </w:p>
    <w:p w14:paraId="2966F416"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63" w:author="info" w:date="2025-01-03T17:02:00Z"/>
          <w:rFonts w:ascii="Calibri" w:hAnsi="Calibri" w:cs="Calibri"/>
          <w:b/>
          <w:bCs/>
          <w:sz w:val="26"/>
          <w:szCs w:val="26"/>
        </w:rPr>
      </w:pPr>
    </w:p>
    <w:p w14:paraId="6DAEA62A"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64" w:author="info" w:date="2025-01-03T17:02:00Z"/>
          <w:rFonts w:ascii="Calibri" w:hAnsi="Calibri" w:cs="Calibri"/>
          <w:b/>
          <w:bCs/>
          <w:sz w:val="26"/>
          <w:szCs w:val="26"/>
        </w:rPr>
      </w:pPr>
      <w:del w:id="65" w:author="info" w:date="2025-01-03T17:02:00Z">
        <w:r w:rsidRPr="00944672" w:rsidDel="00000014">
          <w:rPr>
            <w:rFonts w:ascii="Calibri" w:hAnsi="Calibri" w:cs="Calibri"/>
            <w:sz w:val="26"/>
            <w:szCs w:val="26"/>
          </w:rPr>
          <w:delText>Buchbeschreibung:</w:delText>
        </w:r>
      </w:del>
    </w:p>
    <w:p w14:paraId="60297F9C"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66" w:author="info" w:date="2025-01-03T17:02:00Z"/>
          <w:rFonts w:ascii="Calibri" w:hAnsi="Calibri" w:cs="Calibri"/>
          <w:b/>
          <w:bCs/>
          <w:sz w:val="26"/>
          <w:szCs w:val="26"/>
        </w:rPr>
      </w:pPr>
      <w:del w:id="67" w:author="info" w:date="2025-01-03T17:02:00Z">
        <w:r w:rsidRPr="00944672" w:rsidDel="00000014">
          <w:rPr>
            <w:rFonts w:ascii="Calibri" w:hAnsi="Calibri" w:cs="Calibri"/>
            <w:b/>
            <w:bCs/>
            <w:sz w:val="26"/>
            <w:szCs w:val="26"/>
          </w:rPr>
          <w:delText>Im Yin und Yang hat die schwarze Seite ihre Entsprechung in der weißen Seite.</w:delText>
        </w:r>
      </w:del>
    </w:p>
    <w:p w14:paraId="3311624F"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68" w:author="info" w:date="2025-01-03T17:02:00Z"/>
          <w:rFonts w:ascii="Calibri" w:hAnsi="Calibri" w:cs="Calibri"/>
          <w:b/>
          <w:bCs/>
          <w:sz w:val="26"/>
          <w:szCs w:val="26"/>
        </w:rPr>
      </w:pPr>
      <w:del w:id="69" w:author="info" w:date="2025-01-03T17:02:00Z">
        <w:r w:rsidRPr="00944672" w:rsidDel="00000014">
          <w:rPr>
            <w:rFonts w:ascii="Calibri" w:hAnsi="Calibri" w:cs="Calibri"/>
            <w:b/>
            <w:bCs/>
            <w:sz w:val="26"/>
            <w:szCs w:val="26"/>
          </w:rPr>
          <w:delText>Wenn es immer wieder Verschwörungstheorien über dunkle Mächte gibt, gibt es dann auch eine weiße Seite?</w:delText>
        </w:r>
      </w:del>
    </w:p>
    <w:p w14:paraId="3CF533FC"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70" w:author="info" w:date="2025-01-03T17:02:00Z"/>
          <w:rFonts w:ascii="Calibri" w:hAnsi="Calibri" w:cs="Calibri"/>
          <w:b/>
          <w:bCs/>
          <w:sz w:val="26"/>
          <w:szCs w:val="26"/>
        </w:rPr>
      </w:pPr>
      <w:del w:id="71" w:author="info" w:date="2025-01-03T17:02:00Z">
        <w:r w:rsidRPr="00944672" w:rsidDel="00000014">
          <w:rPr>
            <w:rFonts w:ascii="Calibri" w:hAnsi="Calibri" w:cs="Calibri"/>
            <w:b/>
            <w:bCs/>
            <w:sz w:val="26"/>
            <w:szCs w:val="26"/>
          </w:rPr>
          <w:delText>Welchen Einfluss kann diese "Weiße Verschwörung" haben, wenn man sie nicht wahrnimmt und niemand über sie spricht?</w:delText>
        </w:r>
      </w:del>
    </w:p>
    <w:p w14:paraId="25D828BC"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72" w:author="info" w:date="2025-01-03T17:02:00Z"/>
          <w:rFonts w:ascii="Calibri" w:hAnsi="Calibri" w:cs="Calibri"/>
          <w:b/>
          <w:bCs/>
          <w:sz w:val="26"/>
          <w:szCs w:val="26"/>
        </w:rPr>
      </w:pPr>
      <w:del w:id="73" w:author="info" w:date="2025-01-03T17:02:00Z">
        <w:r w:rsidRPr="00944672" w:rsidDel="00000014">
          <w:rPr>
            <w:rFonts w:ascii="Calibri" w:hAnsi="Calibri" w:cs="Calibri"/>
            <w:b/>
            <w:bCs/>
            <w:sz w:val="26"/>
            <w:szCs w:val="26"/>
          </w:rPr>
          <w:delText>Die "Weiße Macht" ist ans Licht gekommen und dies ist die Geschichte, wie es dazu kam.</w:delText>
        </w:r>
      </w:del>
    </w:p>
    <w:p w14:paraId="709F7422"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74" w:author="info" w:date="2025-01-03T17:02:00Z"/>
          <w:rFonts w:ascii="Calibri" w:hAnsi="Calibri" w:cs="Calibri"/>
          <w:b/>
          <w:bCs/>
          <w:sz w:val="26"/>
          <w:szCs w:val="26"/>
        </w:rPr>
      </w:pPr>
      <w:del w:id="75" w:author="info" w:date="2025-01-03T17:02:00Z">
        <w:r w:rsidRPr="00944672" w:rsidDel="00000014">
          <w:rPr>
            <w:rFonts w:ascii="Calibri" w:hAnsi="Calibri" w:cs="Calibri"/>
            <w:b/>
            <w:bCs/>
            <w:sz w:val="26"/>
            <w:szCs w:val="26"/>
          </w:rPr>
          <w:delText>Welchen Einfluss hatten die "Helfenden Hände" auf die Entwicklung der Menschheit und warum hat es niemand bemerkt? - Werden gute Taten unterschätzt?</w:delText>
        </w:r>
      </w:del>
    </w:p>
    <w:p w14:paraId="30373344"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76" w:author="info" w:date="2025-01-03T17:02:00Z"/>
          <w:rFonts w:ascii="Calibri" w:hAnsi="Calibri" w:cs="Calibri"/>
          <w:b/>
          <w:bCs/>
          <w:sz w:val="26"/>
          <w:szCs w:val="26"/>
        </w:rPr>
      </w:pPr>
      <w:del w:id="77" w:author="info" w:date="2025-01-03T17:02:00Z">
        <w:r w:rsidRPr="00944672" w:rsidDel="00000014">
          <w:rPr>
            <w:rFonts w:ascii="Calibri" w:hAnsi="Calibri" w:cs="Calibri"/>
            <w:b/>
            <w:bCs/>
            <w:sz w:val="26"/>
            <w:szCs w:val="26"/>
          </w:rPr>
          <w:delText>Die Ereignisse der 2010er Jahre haben dazu geführt, dass die "Helfenden Hände" in bestimmten Kreisen bekannt geworden sind. Teile davon sind öffentlich bekannt und werden hier zusammengefasst.</w:delText>
        </w:r>
      </w:del>
    </w:p>
    <w:p w14:paraId="50B6755E"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78" w:author="info" w:date="2025-01-03T17:02:00Z"/>
          <w:rFonts w:ascii="Calibri" w:hAnsi="Calibri" w:cs="Calibri"/>
          <w:b/>
          <w:bCs/>
          <w:sz w:val="26"/>
          <w:szCs w:val="26"/>
        </w:rPr>
      </w:pPr>
    </w:p>
    <w:p w14:paraId="02C183CC"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79" w:author="info" w:date="2025-01-03T17:02:00Z"/>
          <w:rFonts w:ascii="Calibri" w:hAnsi="Calibri" w:cs="Calibri"/>
          <w:b/>
          <w:bCs/>
          <w:sz w:val="26"/>
          <w:szCs w:val="26"/>
        </w:rPr>
      </w:pPr>
    </w:p>
    <w:p w14:paraId="54E9EB1F"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80" w:author="info" w:date="2025-01-03T17:02:00Z"/>
          <w:rFonts w:ascii="Calibri" w:hAnsi="Calibri" w:cs="Calibri"/>
          <w:b/>
          <w:bCs/>
          <w:sz w:val="26"/>
          <w:szCs w:val="26"/>
        </w:rPr>
      </w:pPr>
    </w:p>
    <w:p w14:paraId="2CEDDF14"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81" w:author="info" w:date="2025-01-03T17:02:00Z"/>
          <w:rFonts w:ascii="Calibri" w:hAnsi="Calibri" w:cs="Calibri"/>
          <w:b/>
          <w:bCs/>
          <w:sz w:val="26"/>
          <w:szCs w:val="26"/>
        </w:rPr>
      </w:pPr>
    </w:p>
    <w:p w14:paraId="3C93D270"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82" w:author="info" w:date="2025-01-03T17:02:00Z"/>
          <w:rFonts w:ascii="Calibri" w:hAnsi="Calibri" w:cs="Calibri"/>
          <w:b/>
          <w:bCs/>
          <w:sz w:val="26"/>
          <w:szCs w:val="26"/>
        </w:rPr>
      </w:pPr>
    </w:p>
    <w:p w14:paraId="0DFCFA2B"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83" w:author="info" w:date="2025-01-03T17:02:00Z"/>
          <w:rFonts w:ascii="Calibri" w:hAnsi="Calibri" w:cs="Calibri"/>
          <w:b/>
          <w:bCs/>
          <w:sz w:val="26"/>
          <w:szCs w:val="26"/>
        </w:rPr>
      </w:pPr>
    </w:p>
    <w:p w14:paraId="3D15F12E"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84" w:author="info" w:date="2025-01-03T17:02:00Z"/>
          <w:rFonts w:ascii="Calibri" w:hAnsi="Calibri" w:cs="Calibri"/>
          <w:b/>
          <w:bCs/>
          <w:sz w:val="26"/>
          <w:szCs w:val="26"/>
        </w:rPr>
      </w:pPr>
    </w:p>
    <w:p w14:paraId="0DD235F9"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85" w:author="info" w:date="2025-01-03T17:02:00Z"/>
          <w:rFonts w:ascii="Calibri" w:hAnsi="Calibri" w:cs="Calibri"/>
          <w:b/>
          <w:bCs/>
          <w:sz w:val="26"/>
          <w:szCs w:val="26"/>
        </w:rPr>
      </w:pPr>
      <w:del w:id="86" w:author="info" w:date="2025-01-03T17:02:00Z">
        <w:r w:rsidRPr="00944672" w:rsidDel="00000014">
          <w:rPr>
            <w:rFonts w:ascii="Calibri" w:hAnsi="Calibri" w:cs="Calibri"/>
            <w:sz w:val="26"/>
            <w:szCs w:val="26"/>
          </w:rPr>
          <w:delText>Über den Autor:</w:delText>
        </w:r>
      </w:del>
    </w:p>
    <w:p w14:paraId="546D5724"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87" w:author="info" w:date="2025-01-03T17:02:00Z"/>
          <w:rFonts w:ascii="Calibri" w:hAnsi="Calibri" w:cs="Calibri"/>
          <w:b/>
          <w:bCs/>
          <w:sz w:val="26"/>
          <w:szCs w:val="26"/>
        </w:rPr>
      </w:pPr>
      <w:del w:id="88" w:author="info" w:date="2025-01-03T17:02:00Z">
        <w:r w:rsidRPr="00944672" w:rsidDel="00000014">
          <w:rPr>
            <w:rFonts w:ascii="Calibri" w:hAnsi="Calibri" w:cs="Calibri"/>
            <w:b/>
            <w:bCs/>
            <w:sz w:val="26"/>
            <w:szCs w:val="26"/>
          </w:rPr>
          <w:delText>Hyeonjae Somun 'Daily' McAllan ist ein Insider. Seine Mutter ist eine in den Niederlanden geborene Koreanerin und Sein Vater ist ein in Dubai lebender Schotte. Hyeonjae Somun McAllan hat den Vorteil, dass seine Eltern in vielen Städten der Welt gearbeitet haben, so dass er mehrere Sprachen fließend spricht und profunde Kenntnisse in der internationalen Wirtschafts- und Finanzwelt erworben hat. Er genießt seinen Ruhestand in Häusern rund um den Globus. Der Spitzname beruht auf einer Gegebenheit aus der Schulzeit: Während der Vorbeitung auf seinen Abschluss erhielt der 'täglich' Privatunterricht. Diese Tatsache und die Doppeldeutigkeit in Verbindung mit dem Nachnamen hat diesen Namen etabliert.</w:delText>
        </w:r>
      </w:del>
    </w:p>
    <w:p w14:paraId="01B4D713"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89" w:author="info" w:date="2025-01-03T17:02:00Z"/>
          <w:rFonts w:ascii="Calibri" w:hAnsi="Calibri" w:cs="Calibri"/>
          <w:b/>
          <w:bCs/>
          <w:sz w:val="26"/>
          <w:szCs w:val="26"/>
        </w:rPr>
      </w:pPr>
      <w:del w:id="90" w:author="info" w:date="2025-01-03T17:02:00Z">
        <w:r w:rsidRPr="00944672" w:rsidDel="00000014">
          <w:rPr>
            <w:rFonts w:ascii="Calibri" w:hAnsi="Calibri" w:cs="Calibri"/>
            <w:b/>
            <w:bCs/>
            <w:sz w:val="26"/>
            <w:szCs w:val="26"/>
          </w:rPr>
          <w:br w:type="page"/>
        </w:r>
      </w:del>
    </w:p>
    <w:p w14:paraId="11ABA2F6"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91" w:author="info" w:date="2025-01-03T17:02:00Z"/>
          <w:rFonts w:ascii="Calibri" w:hAnsi="Calibri" w:cs="Calibri"/>
          <w:b/>
          <w:bCs/>
          <w:sz w:val="26"/>
          <w:szCs w:val="26"/>
        </w:rPr>
      </w:pPr>
    </w:p>
    <w:p w14:paraId="00976D8C"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92" w:author="info" w:date="2025-01-03T17:02:00Z"/>
          <w:rFonts w:ascii="Calibri" w:hAnsi="Calibri" w:cs="Calibri"/>
          <w:b/>
          <w:bCs/>
          <w:sz w:val="26"/>
          <w:szCs w:val="26"/>
        </w:rPr>
      </w:pPr>
    </w:p>
    <w:p w14:paraId="4C52447D"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93" w:author="info" w:date="2025-01-03T17:02:00Z"/>
          <w:rFonts w:ascii="Calibri" w:hAnsi="Calibri" w:cs="Calibri"/>
          <w:b/>
          <w:bCs/>
          <w:sz w:val="26"/>
          <w:szCs w:val="26"/>
        </w:rPr>
      </w:pPr>
    </w:p>
    <w:p w14:paraId="0B1A44D5"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94" w:author="info" w:date="2025-01-03T17:02:00Z"/>
          <w:rFonts w:ascii="Calibri" w:hAnsi="Calibri" w:cs="Calibri"/>
          <w:b/>
          <w:bCs/>
          <w:sz w:val="26"/>
          <w:szCs w:val="26"/>
        </w:rPr>
      </w:pPr>
    </w:p>
    <w:p w14:paraId="09CF6105"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95" w:author="info" w:date="2025-01-03T17:02:00Z"/>
          <w:rFonts w:ascii="Calibri" w:hAnsi="Calibri" w:cs="Calibri"/>
          <w:b/>
          <w:bCs/>
          <w:sz w:val="26"/>
          <w:szCs w:val="26"/>
        </w:rPr>
      </w:pPr>
    </w:p>
    <w:p w14:paraId="73C9B4C9"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96" w:author="info" w:date="2025-01-03T17:02:00Z"/>
          <w:rFonts w:ascii="Arial" w:hAnsi="Arial" w:cs="Arial"/>
          <w:sz w:val="24"/>
          <w:szCs w:val="24"/>
        </w:rPr>
      </w:pPr>
      <w:del w:id="97" w:author="info" w:date="2025-01-03T17:02:00Z">
        <w:r w:rsidRPr="00944672" w:rsidDel="00000014">
          <w:rPr>
            <w:rFonts w:ascii="Arial" w:hAnsi="Arial" w:cs="Arial"/>
            <w:sz w:val="24"/>
            <w:szCs w:val="24"/>
          </w:rPr>
          <w:fldChar w:fldCharType="begin"/>
        </w:r>
        <w:r w:rsidRPr="00944672" w:rsidDel="00000014">
          <w:rPr>
            <w:rFonts w:ascii="Arial" w:hAnsi="Arial" w:cs="Arial"/>
            <w:sz w:val="24"/>
            <w:szCs w:val="24"/>
          </w:rPr>
          <w:delInstrText>TITLE \* MERGEFORMAT</w:delInstrText>
        </w:r>
        <w:r w:rsidRPr="00944672" w:rsidDel="00000014">
          <w:rPr>
            <w:rFonts w:ascii="Arial" w:hAnsi="Arial" w:cs="Arial"/>
            <w:sz w:val="24"/>
            <w:szCs w:val="24"/>
          </w:rPr>
          <w:fldChar w:fldCharType="separate"/>
        </w:r>
        <w:r w:rsidRPr="00944672" w:rsidDel="00000014">
          <w:rPr>
            <w:rFonts w:ascii="Arial" w:hAnsi="Arial" w:cs="Arial"/>
            <w:sz w:val="24"/>
            <w:szCs w:val="24"/>
          </w:rPr>
          <w:delText>Das Geheimnis der 'Dobneun Son'</w:delText>
        </w:r>
        <w:r w:rsidRPr="00944672" w:rsidDel="00000014">
          <w:rPr>
            <w:rFonts w:ascii="Arial" w:hAnsi="Arial" w:cs="Arial"/>
            <w:sz w:val="24"/>
            <w:szCs w:val="24"/>
          </w:rPr>
          <w:fldChar w:fldCharType="end"/>
        </w:r>
      </w:del>
    </w:p>
    <w:p w14:paraId="1C297729"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98" w:author="info" w:date="2025-01-03T17:02:00Z"/>
          <w:rFonts w:ascii="Calibri" w:hAnsi="Calibri" w:cs="Calibri"/>
          <w:b/>
          <w:bCs/>
          <w:sz w:val="26"/>
          <w:szCs w:val="26"/>
        </w:rPr>
      </w:pPr>
    </w:p>
    <w:p w14:paraId="7DCD2859"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99" w:author="info" w:date="2025-01-03T17:02:00Z"/>
          <w:rFonts w:ascii="Arial" w:hAnsi="Arial" w:cs="Arial"/>
          <w:b/>
          <w:bCs/>
          <w:sz w:val="24"/>
          <w:szCs w:val="24"/>
        </w:rPr>
      </w:pPr>
      <w:del w:id="100" w:author="info" w:date="2025-01-03T17:02:00Z">
        <w:r w:rsidRPr="00944672" w:rsidDel="00000014">
          <w:rPr>
            <w:rFonts w:ascii="Arial" w:hAnsi="Arial" w:cs="Arial"/>
            <w:b/>
            <w:bCs/>
            <w:sz w:val="24"/>
            <w:szCs w:val="24"/>
          </w:rPr>
          <w:delText>Teil 1: Eruptionen</w:delText>
        </w:r>
      </w:del>
    </w:p>
    <w:p w14:paraId="4291D0F9"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101" w:author="info" w:date="2025-01-03T17:02:00Z"/>
          <w:rFonts w:ascii="Calibri" w:hAnsi="Calibri" w:cs="Calibri"/>
          <w:b/>
          <w:bCs/>
          <w:sz w:val="26"/>
          <w:szCs w:val="26"/>
        </w:rPr>
      </w:pPr>
    </w:p>
    <w:p w14:paraId="6F0AB6FF"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102" w:author="info" w:date="2025-01-03T17:02:00Z"/>
          <w:rFonts w:ascii="Calibri" w:hAnsi="Calibri" w:cs="Calibri"/>
          <w:b/>
          <w:bCs/>
          <w:sz w:val="24"/>
          <w:szCs w:val="24"/>
        </w:rPr>
      </w:pPr>
      <w:del w:id="103" w:author="info" w:date="2025-01-03T17:02:00Z">
        <w:r w:rsidRPr="00944672" w:rsidDel="00000014">
          <w:rPr>
            <w:rFonts w:ascii="Calibri" w:hAnsi="Calibri" w:cs="Calibri"/>
            <w:b/>
            <w:bCs/>
            <w:sz w:val="24"/>
            <w:szCs w:val="24"/>
          </w:rPr>
          <w:delText xml:space="preserve">Von </w:delText>
        </w:r>
        <w:r w:rsidRPr="00944672" w:rsidDel="00000014">
          <w:rPr>
            <w:rFonts w:ascii="Calibri" w:hAnsi="Calibri" w:cs="Calibri"/>
            <w:b/>
            <w:bCs/>
            <w:sz w:val="24"/>
            <w:szCs w:val="24"/>
          </w:rPr>
          <w:fldChar w:fldCharType="begin"/>
        </w:r>
        <w:r w:rsidRPr="00944672" w:rsidDel="00000014">
          <w:rPr>
            <w:rFonts w:ascii="Calibri" w:hAnsi="Calibri" w:cs="Calibri"/>
            <w:b/>
            <w:bCs/>
            <w:sz w:val="24"/>
            <w:szCs w:val="24"/>
          </w:rPr>
          <w:delInstrText>AUTHOR \* MERGEFORMAT</w:delInstrText>
        </w:r>
        <w:r w:rsidRPr="00944672" w:rsidDel="00000014">
          <w:rPr>
            <w:rFonts w:ascii="Calibri" w:hAnsi="Calibri" w:cs="Calibri"/>
            <w:b/>
            <w:bCs/>
            <w:sz w:val="24"/>
            <w:szCs w:val="24"/>
          </w:rPr>
          <w:fldChar w:fldCharType="separate"/>
        </w:r>
        <w:r w:rsidRPr="00944672" w:rsidDel="00000014">
          <w:rPr>
            <w:rFonts w:ascii="Calibri" w:hAnsi="Calibri" w:cs="Calibri"/>
            <w:b/>
            <w:bCs/>
            <w:sz w:val="24"/>
            <w:szCs w:val="24"/>
          </w:rPr>
          <w:delText>H.S. 'Daily' McAllan</w:delText>
        </w:r>
        <w:r w:rsidRPr="00944672" w:rsidDel="00000014">
          <w:rPr>
            <w:rFonts w:ascii="Calibri" w:hAnsi="Calibri" w:cs="Calibri"/>
            <w:b/>
            <w:bCs/>
            <w:sz w:val="24"/>
            <w:szCs w:val="24"/>
          </w:rPr>
          <w:fldChar w:fldCharType="end"/>
        </w:r>
      </w:del>
    </w:p>
    <w:p w14:paraId="091B4CFA"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104" w:author="info" w:date="2025-01-03T17:02:00Z"/>
          <w:rFonts w:ascii="Calibri" w:hAnsi="Calibri" w:cs="Calibri"/>
          <w:b/>
          <w:bCs/>
          <w:sz w:val="26"/>
          <w:szCs w:val="26"/>
        </w:rPr>
      </w:pPr>
    </w:p>
    <w:p w14:paraId="7764BB81"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105" w:author="info" w:date="2025-01-03T17:02:00Z"/>
          <w:rFonts w:ascii="Calibri" w:hAnsi="Calibri" w:cs="Calibri"/>
          <w:b/>
          <w:bCs/>
          <w:sz w:val="26"/>
          <w:szCs w:val="26"/>
        </w:rPr>
      </w:pPr>
    </w:p>
    <w:p w14:paraId="6E7A35E7"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106" w:author="info" w:date="2025-01-03T17:02:00Z"/>
          <w:rFonts w:ascii="Calibri" w:hAnsi="Calibri" w:cs="Calibri"/>
          <w:b/>
          <w:bCs/>
          <w:sz w:val="26"/>
          <w:szCs w:val="26"/>
        </w:rPr>
      </w:pPr>
    </w:p>
    <w:p w14:paraId="6172CA70"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107" w:author="info" w:date="2025-01-03T17:02:00Z"/>
          <w:rFonts w:ascii="Calibri" w:hAnsi="Calibri" w:cs="Calibri"/>
          <w:b/>
          <w:bCs/>
          <w:sz w:val="24"/>
          <w:szCs w:val="24"/>
        </w:rPr>
      </w:pPr>
    </w:p>
    <w:p w14:paraId="0BCD1DB5"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108" w:author="info" w:date="2025-01-03T17:02:00Z"/>
          <w:rFonts w:ascii="Calibri" w:hAnsi="Calibri" w:cs="Calibri"/>
          <w:b/>
          <w:bCs/>
          <w:sz w:val="26"/>
          <w:szCs w:val="26"/>
        </w:rPr>
      </w:pPr>
    </w:p>
    <w:p w14:paraId="56F95543"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109" w:author="info" w:date="2025-01-03T17:02:00Z"/>
          <w:rFonts w:ascii="Calibri" w:hAnsi="Calibri" w:cs="Calibri"/>
          <w:b/>
          <w:bCs/>
          <w:sz w:val="26"/>
          <w:szCs w:val="26"/>
        </w:rPr>
      </w:pPr>
    </w:p>
    <w:p w14:paraId="3648C122"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110" w:author="info" w:date="2025-01-03T17:02:00Z"/>
          <w:rFonts w:ascii="Calibri" w:hAnsi="Calibri" w:cs="Calibri"/>
          <w:b/>
          <w:bCs/>
          <w:sz w:val="26"/>
          <w:szCs w:val="26"/>
        </w:rPr>
      </w:pPr>
      <w:del w:id="111" w:author="info" w:date="2025-01-03T17:02:00Z">
        <w:r w:rsidRPr="00944672" w:rsidDel="00000014">
          <w:rPr>
            <w:rFonts w:ascii="Calibri" w:hAnsi="Calibri" w:cs="Calibri"/>
            <w:b/>
            <w:bCs/>
            <w:sz w:val="26"/>
            <w:szCs w:val="26"/>
          </w:rPr>
          <w:fldChar w:fldCharType="begin"/>
        </w:r>
        <w:r w:rsidRPr="00944672" w:rsidDel="00000014">
          <w:rPr>
            <w:rFonts w:ascii="Calibri" w:hAnsi="Calibri" w:cs="Calibri"/>
            <w:b/>
            <w:bCs/>
            <w:sz w:val="26"/>
            <w:szCs w:val="26"/>
          </w:rPr>
          <w:delInstrText>COMPANY \* MERGEFORMAT</w:delInstrText>
        </w:r>
        <w:r w:rsidRPr="00944672" w:rsidDel="00000014">
          <w:rPr>
            <w:rFonts w:ascii="Calibri" w:hAnsi="Calibri" w:cs="Calibri"/>
            <w:b/>
            <w:bCs/>
            <w:sz w:val="26"/>
            <w:szCs w:val="26"/>
          </w:rPr>
          <w:fldChar w:fldCharType="end"/>
        </w:r>
      </w:del>
    </w:p>
    <w:p w14:paraId="20260E5E"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112" w:author="info" w:date="2025-01-03T17:02:00Z"/>
          <w:rFonts w:ascii="Calibri" w:hAnsi="Calibri" w:cs="Calibri"/>
          <w:b/>
          <w:bCs/>
          <w:sz w:val="24"/>
          <w:szCs w:val="24"/>
        </w:rPr>
      </w:pPr>
      <w:del w:id="113" w:author="info" w:date="2025-01-03T17:02:00Z">
        <w:r w:rsidRPr="00944672" w:rsidDel="00000014">
          <w:rPr>
            <w:rFonts w:ascii="Calibri" w:hAnsi="Calibri" w:cs="Calibri"/>
            <w:b/>
            <w:bCs/>
            <w:sz w:val="24"/>
            <w:szCs w:val="24"/>
          </w:rPr>
          <w:delText xml:space="preserve">Telefon: </w:delText>
        </w:r>
      </w:del>
    </w:p>
    <w:p w14:paraId="6F01FDE5"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114" w:author="info" w:date="2025-01-03T17:02:00Z"/>
          <w:rFonts w:ascii="Calibri" w:hAnsi="Calibri" w:cs="Calibri"/>
          <w:b/>
          <w:bCs/>
          <w:sz w:val="24"/>
          <w:szCs w:val="24"/>
        </w:rPr>
      </w:pPr>
    </w:p>
    <w:p w14:paraId="3A761A8D"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115" w:author="info" w:date="2025-01-03T17:02:00Z"/>
          <w:rFonts w:ascii="Calibri" w:hAnsi="Calibri" w:cs="Calibri"/>
          <w:b/>
          <w:bCs/>
          <w:sz w:val="26"/>
          <w:szCs w:val="26"/>
        </w:rPr>
      </w:pPr>
    </w:p>
    <w:p w14:paraId="5FE55D7A"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116" w:author="info" w:date="2025-01-03T17:02:00Z"/>
          <w:rFonts w:ascii="Calibri" w:hAnsi="Calibri" w:cs="Calibri"/>
          <w:b/>
          <w:bCs/>
          <w:sz w:val="26"/>
          <w:szCs w:val="26"/>
        </w:rPr>
      </w:pPr>
    </w:p>
    <w:p w14:paraId="7D3FEB61"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117" w:author="info" w:date="2025-01-03T17:02:00Z"/>
          <w:rFonts w:ascii="Arial" w:hAnsi="Arial" w:cs="Arial"/>
          <w:b/>
          <w:bCs/>
          <w:sz w:val="24"/>
          <w:szCs w:val="24"/>
        </w:rPr>
      </w:pPr>
      <w:del w:id="118" w:author="info" w:date="2025-01-03T17:02:00Z">
        <w:r w:rsidRPr="00944672" w:rsidDel="00000014">
          <w:rPr>
            <w:rFonts w:ascii="Calibri" w:hAnsi="Calibri" w:cs="Calibri"/>
            <w:b/>
            <w:bCs/>
            <w:sz w:val="26"/>
            <w:szCs w:val="26"/>
          </w:rPr>
          <w:br w:type="page"/>
        </w:r>
      </w:del>
    </w:p>
    <w:p w14:paraId="1835F52E"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119" w:author="info" w:date="2025-01-03T17:02:00Z"/>
          <w:rFonts w:ascii="Arial" w:hAnsi="Arial" w:cs="Arial"/>
          <w:b/>
          <w:bCs/>
          <w:sz w:val="24"/>
          <w:szCs w:val="24"/>
        </w:rPr>
      </w:pPr>
    </w:p>
    <w:p w14:paraId="690BB2CF"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120" w:author="info" w:date="2025-01-03T17:02:00Z"/>
          <w:rFonts w:ascii="Arial" w:hAnsi="Arial" w:cs="Arial"/>
          <w:b/>
          <w:bCs/>
          <w:sz w:val="24"/>
          <w:szCs w:val="24"/>
        </w:rPr>
      </w:pPr>
    </w:p>
    <w:p w14:paraId="00D7ABE2"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121" w:author="info" w:date="2025-01-03T17:02:00Z"/>
          <w:rFonts w:ascii="Arial" w:hAnsi="Arial" w:cs="Arial"/>
          <w:b/>
          <w:bCs/>
          <w:sz w:val="24"/>
          <w:szCs w:val="24"/>
        </w:rPr>
      </w:pPr>
    </w:p>
    <w:p w14:paraId="6CE9BA2A"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122" w:author="info" w:date="2025-01-03T17:02:00Z"/>
          <w:rFonts w:ascii="Arial" w:hAnsi="Arial" w:cs="Arial"/>
          <w:b/>
          <w:bCs/>
          <w:sz w:val="24"/>
          <w:szCs w:val="24"/>
        </w:rPr>
      </w:pPr>
    </w:p>
    <w:p w14:paraId="5D97DEE2"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123" w:author="info" w:date="2025-01-03T17:02:00Z"/>
          <w:rFonts w:ascii="Arial" w:hAnsi="Arial" w:cs="Arial"/>
          <w:b/>
          <w:bCs/>
          <w:sz w:val="24"/>
          <w:szCs w:val="24"/>
        </w:rPr>
      </w:pPr>
    </w:p>
    <w:p w14:paraId="264E729F"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124" w:author="info" w:date="2025-01-03T17:02:00Z"/>
          <w:rFonts w:ascii="Arial" w:hAnsi="Arial" w:cs="Arial"/>
          <w:b/>
          <w:bCs/>
          <w:sz w:val="24"/>
          <w:szCs w:val="24"/>
        </w:rPr>
      </w:pPr>
    </w:p>
    <w:p w14:paraId="2A901488"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125" w:author="info" w:date="2025-01-03T17:02:00Z"/>
          <w:rFonts w:ascii="Arial" w:hAnsi="Arial" w:cs="Arial"/>
          <w:b/>
          <w:bCs/>
          <w:sz w:val="24"/>
          <w:szCs w:val="24"/>
        </w:rPr>
      </w:pPr>
    </w:p>
    <w:p w14:paraId="747065EB"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126" w:author="info" w:date="2025-01-03T17:02:00Z"/>
          <w:rFonts w:ascii="Arial" w:hAnsi="Arial" w:cs="Arial"/>
          <w:b/>
          <w:bCs/>
          <w:sz w:val="24"/>
          <w:szCs w:val="24"/>
        </w:rPr>
      </w:pPr>
    </w:p>
    <w:p w14:paraId="1702D146"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127" w:author="info" w:date="2025-01-03T17:02:00Z"/>
          <w:rFonts w:ascii="Arial" w:hAnsi="Arial" w:cs="Arial"/>
          <w:b/>
          <w:bCs/>
          <w:sz w:val="24"/>
          <w:szCs w:val="24"/>
        </w:rPr>
      </w:pPr>
    </w:p>
    <w:p w14:paraId="6223294B"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128" w:author="info" w:date="2025-01-03T17:02:00Z"/>
          <w:rFonts w:ascii="Arial" w:hAnsi="Arial" w:cs="Arial"/>
          <w:b/>
          <w:bCs/>
          <w:sz w:val="24"/>
          <w:szCs w:val="24"/>
        </w:rPr>
      </w:pPr>
    </w:p>
    <w:p w14:paraId="79F40B4B"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129" w:author="info" w:date="2025-01-03T17:02:00Z"/>
          <w:rFonts w:ascii="Arial" w:hAnsi="Arial" w:cs="Arial"/>
          <w:b/>
          <w:bCs/>
          <w:sz w:val="24"/>
          <w:szCs w:val="24"/>
        </w:rPr>
      </w:pPr>
    </w:p>
    <w:p w14:paraId="22622F6A"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130" w:author="info" w:date="2025-01-03T17:02:00Z"/>
          <w:rFonts w:ascii="Arial" w:hAnsi="Arial" w:cs="Arial"/>
          <w:b/>
          <w:bCs/>
          <w:sz w:val="24"/>
          <w:szCs w:val="24"/>
        </w:rPr>
      </w:pPr>
    </w:p>
    <w:p w14:paraId="2BC1B007"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131" w:author="info" w:date="2025-01-03T17:02:00Z"/>
          <w:rFonts w:ascii="Arial" w:hAnsi="Arial" w:cs="Arial"/>
          <w:b/>
          <w:bCs/>
          <w:sz w:val="24"/>
          <w:szCs w:val="24"/>
        </w:rPr>
      </w:pPr>
    </w:p>
    <w:p w14:paraId="408AD110"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132" w:author="info" w:date="2025-01-03T17:02:00Z"/>
          <w:rFonts w:ascii="Arial" w:hAnsi="Arial" w:cs="Arial"/>
          <w:b/>
          <w:bCs/>
          <w:sz w:val="24"/>
          <w:szCs w:val="24"/>
        </w:rPr>
      </w:pPr>
      <w:del w:id="133" w:author="info" w:date="2025-01-03T17:02:00Z">
        <w:r w:rsidRPr="00944672" w:rsidDel="00000014">
          <w:rPr>
            <w:rFonts w:ascii="Arial" w:hAnsi="Arial" w:cs="Arial"/>
            <w:b/>
            <w:bCs/>
            <w:sz w:val="24"/>
            <w:szCs w:val="24"/>
          </w:rPr>
          <w:delText>1. Auflage, 2024</w:delText>
        </w:r>
      </w:del>
    </w:p>
    <w:p w14:paraId="28832875"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134" w:author="info" w:date="2025-01-03T17:02:00Z"/>
          <w:rFonts w:ascii="Arial" w:hAnsi="Arial" w:cs="Arial"/>
          <w:b/>
          <w:bCs/>
          <w:sz w:val="24"/>
          <w:szCs w:val="24"/>
        </w:rPr>
      </w:pPr>
      <w:del w:id="135" w:author="info" w:date="2025-01-03T17:02:00Z">
        <w:r w:rsidRPr="00944672" w:rsidDel="00000014">
          <w:rPr>
            <w:rFonts w:ascii="Arial" w:hAnsi="Arial" w:cs="Arial"/>
            <w:b/>
            <w:bCs/>
            <w:sz w:val="24"/>
            <w:szCs w:val="24"/>
          </w:rPr>
          <w:delText xml:space="preserve">© 2024 </w:delText>
        </w:r>
        <w:r w:rsidRPr="00944672" w:rsidDel="00000014">
          <w:rPr>
            <w:rFonts w:ascii="Arial" w:hAnsi="Arial" w:cs="Arial"/>
            <w:b/>
            <w:bCs/>
            <w:sz w:val="24"/>
            <w:szCs w:val="24"/>
          </w:rPr>
          <w:fldChar w:fldCharType="begin"/>
        </w:r>
        <w:r w:rsidRPr="00944672" w:rsidDel="00000014">
          <w:rPr>
            <w:rFonts w:ascii="Arial" w:hAnsi="Arial" w:cs="Arial"/>
            <w:b/>
            <w:bCs/>
            <w:sz w:val="24"/>
            <w:szCs w:val="24"/>
          </w:rPr>
          <w:delInstrText>AUTHOR \* MERGEFORMAT</w:delInstrText>
        </w:r>
        <w:r w:rsidRPr="00944672" w:rsidDel="00000014">
          <w:rPr>
            <w:rFonts w:ascii="Arial" w:hAnsi="Arial" w:cs="Arial"/>
            <w:b/>
            <w:bCs/>
            <w:sz w:val="24"/>
            <w:szCs w:val="24"/>
          </w:rPr>
          <w:fldChar w:fldCharType="separate"/>
        </w:r>
        <w:r w:rsidRPr="00944672" w:rsidDel="00000014">
          <w:rPr>
            <w:rFonts w:ascii="Arial" w:hAnsi="Arial" w:cs="Arial"/>
            <w:b/>
            <w:bCs/>
            <w:sz w:val="24"/>
            <w:szCs w:val="24"/>
          </w:rPr>
          <w:delText>H.S. 'Daily' McAllan</w:delText>
        </w:r>
        <w:r w:rsidRPr="00944672" w:rsidDel="00000014">
          <w:rPr>
            <w:rFonts w:ascii="Arial" w:hAnsi="Arial" w:cs="Arial"/>
            <w:b/>
            <w:bCs/>
            <w:sz w:val="24"/>
            <w:szCs w:val="24"/>
          </w:rPr>
          <w:fldChar w:fldCharType="end"/>
        </w:r>
        <w:r w:rsidRPr="00944672" w:rsidDel="00000014">
          <w:rPr>
            <w:rFonts w:ascii="Arial" w:hAnsi="Arial" w:cs="Arial"/>
            <w:b/>
            <w:bCs/>
            <w:sz w:val="24"/>
            <w:szCs w:val="24"/>
          </w:rPr>
          <w:delText xml:space="preserve"> – alle Rechte vorbehalten.</w:delText>
        </w:r>
      </w:del>
    </w:p>
    <w:p w14:paraId="4AB3DB95"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136" w:author="info" w:date="2025-01-03T17:02:00Z"/>
          <w:rFonts w:ascii="Arial" w:hAnsi="Arial" w:cs="Arial"/>
          <w:b/>
          <w:bCs/>
          <w:sz w:val="24"/>
          <w:szCs w:val="24"/>
        </w:rPr>
      </w:pPr>
    </w:p>
    <w:p w14:paraId="70FBBD1D"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137" w:author="info" w:date="2025-01-03T17:02:00Z"/>
          <w:rFonts w:ascii="Arial" w:hAnsi="Arial" w:cs="Arial"/>
          <w:b/>
          <w:bCs/>
          <w:sz w:val="24"/>
          <w:szCs w:val="24"/>
        </w:rPr>
      </w:pPr>
      <w:del w:id="138" w:author="info" w:date="2025-01-03T17:02:00Z">
        <w:r w:rsidRPr="00944672" w:rsidDel="00000014">
          <w:rPr>
            <w:rFonts w:ascii="Arial" w:hAnsi="Arial" w:cs="Arial"/>
            <w:b/>
            <w:bCs/>
            <w:sz w:val="24"/>
            <w:szCs w:val="24"/>
          </w:rPr>
          <w:delText>Papyrus Testverlag, Berlin</w:delText>
        </w:r>
      </w:del>
    </w:p>
    <w:p w14:paraId="04930783"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139" w:author="info" w:date="2025-01-03T17:02:00Z"/>
          <w:rFonts w:ascii="Arial" w:hAnsi="Arial" w:cs="Arial"/>
          <w:b/>
          <w:bCs/>
          <w:sz w:val="24"/>
          <w:szCs w:val="24"/>
        </w:rPr>
      </w:pPr>
    </w:p>
    <w:p w14:paraId="1793D760"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140" w:author="info" w:date="2025-01-03T17:02:00Z"/>
          <w:rFonts w:ascii="Arial" w:hAnsi="Arial" w:cs="Arial"/>
          <w:b/>
          <w:bCs/>
          <w:sz w:val="24"/>
          <w:szCs w:val="24"/>
        </w:rPr>
      </w:pPr>
    </w:p>
    <w:p w14:paraId="1DBA4CDA"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141" w:author="info" w:date="2025-01-03T17:02:00Z"/>
          <w:rFonts w:ascii="Arial" w:hAnsi="Arial" w:cs="Arial"/>
          <w:b/>
          <w:bCs/>
          <w:sz w:val="24"/>
          <w:szCs w:val="24"/>
        </w:rPr>
      </w:pPr>
      <w:del w:id="142" w:author="info" w:date="2025-01-03T17:02:00Z">
        <w:r w:rsidRPr="00944672" w:rsidDel="00000014">
          <w:rPr>
            <w:rFonts w:ascii="Arial" w:hAnsi="Arial" w:cs="Arial"/>
            <w:b/>
            <w:bCs/>
            <w:sz w:val="24"/>
            <w:szCs w:val="24"/>
          </w:rPr>
          <w:br w:type="page"/>
        </w:r>
      </w:del>
    </w:p>
    <w:p w14:paraId="0F230BE8"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143" w:author="info" w:date="2025-01-03T17:02:00Z"/>
          <w:rFonts w:ascii="Arial" w:hAnsi="Arial" w:cs="Arial"/>
          <w:b/>
          <w:bCs/>
          <w:sz w:val="24"/>
          <w:szCs w:val="24"/>
        </w:rPr>
      </w:pPr>
    </w:p>
    <w:p w14:paraId="4E8C8C69"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144" w:author="info" w:date="2025-01-03T17:02:00Z"/>
          <w:rFonts w:ascii="Arial" w:hAnsi="Arial" w:cs="Arial"/>
          <w:b/>
          <w:bCs/>
          <w:sz w:val="24"/>
          <w:szCs w:val="24"/>
        </w:rPr>
      </w:pPr>
    </w:p>
    <w:p w14:paraId="00F37CC7"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145" w:author="info" w:date="2025-01-03T17:02:00Z"/>
          <w:rFonts w:ascii="Arial" w:hAnsi="Arial" w:cs="Arial"/>
          <w:b/>
          <w:bCs/>
          <w:sz w:val="24"/>
          <w:szCs w:val="24"/>
        </w:rPr>
      </w:pPr>
    </w:p>
    <w:p w14:paraId="18068F99"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146" w:author="info" w:date="2025-01-03T17:02:00Z"/>
          <w:rFonts w:ascii="Arial" w:hAnsi="Arial" w:cs="Arial"/>
          <w:b/>
          <w:bCs/>
          <w:sz w:val="24"/>
          <w:szCs w:val="24"/>
        </w:rPr>
      </w:pPr>
    </w:p>
    <w:p w14:paraId="4EBFA7FD"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147" w:author="info" w:date="2025-01-03T17:02:00Z"/>
          <w:rFonts w:ascii="Arial" w:hAnsi="Arial" w:cs="Arial"/>
          <w:b/>
          <w:bCs/>
          <w:sz w:val="24"/>
          <w:szCs w:val="24"/>
        </w:rPr>
      </w:pPr>
    </w:p>
    <w:p w14:paraId="299C7E39"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148" w:author="info" w:date="2025-01-03T17:02:00Z"/>
          <w:rFonts w:ascii="Arial" w:hAnsi="Arial" w:cs="Arial"/>
          <w:sz w:val="24"/>
          <w:szCs w:val="24"/>
        </w:rPr>
      </w:pPr>
      <w:del w:id="149" w:author="info" w:date="2025-01-03T17:02:00Z">
        <w:r w:rsidRPr="00944672" w:rsidDel="00000014">
          <w:rPr>
            <w:rFonts w:ascii="Arial" w:hAnsi="Arial" w:cs="Arial"/>
            <w:sz w:val="24"/>
            <w:szCs w:val="24"/>
          </w:rPr>
          <w:fldChar w:fldCharType="begin"/>
        </w:r>
        <w:r w:rsidRPr="00944672" w:rsidDel="00000014">
          <w:rPr>
            <w:rFonts w:ascii="Arial" w:hAnsi="Arial" w:cs="Arial"/>
            <w:sz w:val="24"/>
            <w:szCs w:val="24"/>
          </w:rPr>
          <w:delInstrText>TITLE \* MERGEFORMAT</w:delInstrText>
        </w:r>
        <w:r w:rsidRPr="00944672" w:rsidDel="00000014">
          <w:rPr>
            <w:rFonts w:ascii="Arial" w:hAnsi="Arial" w:cs="Arial"/>
            <w:sz w:val="24"/>
            <w:szCs w:val="24"/>
          </w:rPr>
          <w:fldChar w:fldCharType="separate"/>
        </w:r>
        <w:r w:rsidRPr="00944672" w:rsidDel="00000014">
          <w:rPr>
            <w:rFonts w:ascii="Arial" w:hAnsi="Arial" w:cs="Arial"/>
            <w:sz w:val="24"/>
            <w:szCs w:val="24"/>
          </w:rPr>
          <w:delText>Das Geheimnis der 'Dobneun Son'</w:delText>
        </w:r>
        <w:r w:rsidRPr="00944672" w:rsidDel="00000014">
          <w:rPr>
            <w:rFonts w:ascii="Arial" w:hAnsi="Arial" w:cs="Arial"/>
            <w:sz w:val="24"/>
            <w:szCs w:val="24"/>
          </w:rPr>
          <w:fldChar w:fldCharType="end"/>
        </w:r>
      </w:del>
    </w:p>
    <w:p w14:paraId="73A322AD"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150" w:author="info" w:date="2025-01-03T17:02:00Z"/>
          <w:rFonts w:ascii="Arial" w:hAnsi="Arial" w:cs="Arial"/>
          <w:b/>
          <w:bCs/>
          <w:sz w:val="24"/>
          <w:szCs w:val="24"/>
        </w:rPr>
      </w:pPr>
    </w:p>
    <w:p w14:paraId="54763C1C"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151" w:author="info" w:date="2025-01-03T17:02:00Z"/>
          <w:rFonts w:ascii="Arial" w:hAnsi="Arial" w:cs="Arial"/>
          <w:b/>
          <w:bCs/>
          <w:sz w:val="24"/>
          <w:szCs w:val="24"/>
        </w:rPr>
      </w:pPr>
      <w:del w:id="152" w:author="info" w:date="2025-01-03T17:02:00Z">
        <w:r w:rsidRPr="00944672" w:rsidDel="00000014">
          <w:rPr>
            <w:rFonts w:ascii="Arial" w:hAnsi="Arial" w:cs="Arial"/>
            <w:b/>
            <w:bCs/>
            <w:sz w:val="24"/>
            <w:szCs w:val="24"/>
          </w:rPr>
          <w:fldChar w:fldCharType="begin"/>
        </w:r>
        <w:r w:rsidRPr="00944672" w:rsidDel="00000014">
          <w:rPr>
            <w:rFonts w:ascii="Arial" w:hAnsi="Arial" w:cs="Arial"/>
            <w:b/>
            <w:bCs/>
            <w:sz w:val="24"/>
            <w:szCs w:val="24"/>
          </w:rPr>
          <w:delInstrText>SUBJECT \* MERGEFORMAT</w:delInstrText>
        </w:r>
        <w:r w:rsidRPr="00944672" w:rsidDel="00000014">
          <w:rPr>
            <w:rFonts w:ascii="Arial" w:hAnsi="Arial" w:cs="Arial"/>
            <w:b/>
            <w:bCs/>
            <w:sz w:val="24"/>
            <w:szCs w:val="24"/>
          </w:rPr>
          <w:fldChar w:fldCharType="end"/>
        </w:r>
      </w:del>
    </w:p>
    <w:p w14:paraId="56ECE25A"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153" w:author="info" w:date="2025-01-03T17:02:00Z"/>
          <w:rFonts w:ascii="Arial" w:hAnsi="Arial" w:cs="Arial"/>
          <w:b/>
          <w:bCs/>
          <w:sz w:val="24"/>
          <w:szCs w:val="24"/>
        </w:rPr>
      </w:pPr>
    </w:p>
    <w:p w14:paraId="58B46AEA"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154" w:author="info" w:date="2025-01-03T17:02:00Z"/>
          <w:rFonts w:ascii="Arial" w:hAnsi="Arial" w:cs="Arial"/>
          <w:b/>
          <w:bCs/>
          <w:sz w:val="24"/>
          <w:szCs w:val="24"/>
        </w:rPr>
      </w:pPr>
      <w:del w:id="155" w:author="info" w:date="2025-01-03T17:02:00Z">
        <w:r w:rsidRPr="00944672" w:rsidDel="00000014">
          <w:rPr>
            <w:rFonts w:ascii="Arial" w:hAnsi="Arial" w:cs="Arial"/>
            <w:b/>
            <w:bCs/>
            <w:sz w:val="24"/>
            <w:szCs w:val="24"/>
          </w:rPr>
          <w:delText xml:space="preserve">Von </w:delText>
        </w:r>
        <w:r w:rsidRPr="00944672" w:rsidDel="00000014">
          <w:rPr>
            <w:rFonts w:ascii="Arial" w:hAnsi="Arial" w:cs="Arial"/>
            <w:b/>
            <w:bCs/>
            <w:sz w:val="24"/>
            <w:szCs w:val="24"/>
          </w:rPr>
          <w:fldChar w:fldCharType="begin"/>
        </w:r>
        <w:r w:rsidRPr="00944672" w:rsidDel="00000014">
          <w:rPr>
            <w:rFonts w:ascii="Arial" w:hAnsi="Arial" w:cs="Arial"/>
            <w:b/>
            <w:bCs/>
            <w:sz w:val="24"/>
            <w:szCs w:val="24"/>
          </w:rPr>
          <w:delInstrText>AUTHOR \* MERGEFORMAT</w:delInstrText>
        </w:r>
        <w:r w:rsidRPr="00944672" w:rsidDel="00000014">
          <w:rPr>
            <w:rFonts w:ascii="Arial" w:hAnsi="Arial" w:cs="Arial"/>
            <w:b/>
            <w:bCs/>
            <w:sz w:val="24"/>
            <w:szCs w:val="24"/>
          </w:rPr>
          <w:fldChar w:fldCharType="separate"/>
        </w:r>
        <w:r w:rsidRPr="00944672" w:rsidDel="00000014">
          <w:rPr>
            <w:rFonts w:ascii="Arial" w:hAnsi="Arial" w:cs="Arial"/>
            <w:b/>
            <w:bCs/>
            <w:sz w:val="24"/>
            <w:szCs w:val="24"/>
          </w:rPr>
          <w:delText>H.S. 'Daily' McAllan</w:delText>
        </w:r>
        <w:r w:rsidRPr="00944672" w:rsidDel="00000014">
          <w:rPr>
            <w:rFonts w:ascii="Arial" w:hAnsi="Arial" w:cs="Arial"/>
            <w:b/>
            <w:bCs/>
            <w:sz w:val="24"/>
            <w:szCs w:val="24"/>
          </w:rPr>
          <w:fldChar w:fldCharType="end"/>
        </w:r>
      </w:del>
    </w:p>
    <w:p w14:paraId="1C767325"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156" w:author="info" w:date="2025-01-03T17:02:00Z"/>
          <w:rFonts w:ascii="Arial" w:hAnsi="Arial" w:cs="Arial"/>
          <w:b/>
          <w:bCs/>
          <w:sz w:val="24"/>
          <w:szCs w:val="24"/>
        </w:rPr>
      </w:pPr>
    </w:p>
    <w:p w14:paraId="072C07A5"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157" w:author="info" w:date="2025-01-03T17:02:00Z"/>
          <w:rFonts w:ascii="Arial" w:hAnsi="Arial" w:cs="Arial"/>
          <w:b/>
          <w:bCs/>
          <w:sz w:val="24"/>
          <w:szCs w:val="24"/>
        </w:rPr>
      </w:pPr>
    </w:p>
    <w:p w14:paraId="3F2DF712"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158" w:author="info" w:date="2025-01-03T17:02:00Z"/>
          <w:rFonts w:ascii="Arial" w:hAnsi="Arial" w:cs="Arial"/>
          <w:b/>
          <w:bCs/>
          <w:sz w:val="24"/>
          <w:szCs w:val="24"/>
        </w:rPr>
      </w:pPr>
    </w:p>
    <w:p w14:paraId="616C34DE"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159" w:author="info" w:date="2025-01-03T17:02:00Z"/>
          <w:rFonts w:ascii="Arial" w:hAnsi="Arial" w:cs="Arial"/>
          <w:b/>
          <w:bCs/>
          <w:sz w:val="24"/>
          <w:szCs w:val="24"/>
        </w:rPr>
      </w:pPr>
    </w:p>
    <w:p w14:paraId="0F3525DB"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160" w:author="info" w:date="2025-01-03T17:02:00Z"/>
          <w:rFonts w:ascii="Arial" w:hAnsi="Arial" w:cs="Arial"/>
          <w:b/>
          <w:bCs/>
          <w:sz w:val="24"/>
          <w:szCs w:val="24"/>
        </w:rPr>
      </w:pPr>
    </w:p>
    <w:p w14:paraId="04FA0A0B"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161" w:author="info" w:date="2025-01-03T17:02:00Z"/>
          <w:rFonts w:ascii="Arial" w:hAnsi="Arial" w:cs="Arial"/>
          <w:b/>
          <w:bCs/>
          <w:sz w:val="24"/>
          <w:szCs w:val="24"/>
        </w:rPr>
      </w:pPr>
    </w:p>
    <w:p w14:paraId="0760066A"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162" w:author="info" w:date="2025-01-03T17:02:00Z"/>
          <w:rFonts w:ascii="Arial" w:hAnsi="Arial" w:cs="Arial"/>
          <w:b/>
          <w:bCs/>
          <w:sz w:val="24"/>
          <w:szCs w:val="24"/>
        </w:rPr>
      </w:pPr>
    </w:p>
    <w:p w14:paraId="09E2CFC0"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163" w:author="info" w:date="2025-01-03T17:02:00Z"/>
          <w:rFonts w:ascii="Arial" w:hAnsi="Arial" w:cs="Arial"/>
          <w:b/>
          <w:bCs/>
          <w:sz w:val="24"/>
          <w:szCs w:val="24"/>
        </w:rPr>
      </w:pPr>
      <w:del w:id="164" w:author="info" w:date="2025-01-03T17:02:00Z">
        <w:r w:rsidRPr="00944672" w:rsidDel="00000014">
          <w:rPr>
            <w:rFonts w:ascii="Arial" w:hAnsi="Arial" w:cs="Arial"/>
            <w:b/>
            <w:bCs/>
            <w:sz w:val="24"/>
            <w:szCs w:val="24"/>
          </w:rPr>
          <w:delText xml:space="preserve">Telefon: </w:delText>
        </w:r>
      </w:del>
    </w:p>
    <w:p w14:paraId="5D48B7EA"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165" w:author="info" w:date="2025-01-03T17:02:00Z"/>
          <w:rFonts w:ascii="Arial" w:hAnsi="Arial" w:cs="Arial"/>
          <w:b/>
          <w:bCs/>
          <w:sz w:val="24"/>
          <w:szCs w:val="24"/>
        </w:rPr>
      </w:pPr>
    </w:p>
    <w:p w14:paraId="49C46A91"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166" w:author="info" w:date="2025-01-03T17:02:00Z"/>
          <w:rFonts w:ascii="Arial" w:hAnsi="Arial" w:cs="Arial"/>
          <w:b/>
          <w:bCs/>
          <w:sz w:val="24"/>
          <w:szCs w:val="24"/>
        </w:rPr>
      </w:pPr>
    </w:p>
    <w:p w14:paraId="0F391F5C"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167" w:author="info" w:date="2025-01-03T17:02:00Z"/>
          <w:rFonts w:ascii="Arial" w:hAnsi="Arial" w:cs="Arial"/>
          <w:b/>
          <w:bCs/>
          <w:sz w:val="24"/>
          <w:szCs w:val="24"/>
        </w:rPr>
      </w:pPr>
    </w:p>
    <w:p w14:paraId="1D74C85E"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168" w:author="info" w:date="2025-01-03T17:02:00Z"/>
          <w:rFonts w:ascii="Arial" w:hAnsi="Arial" w:cs="Arial"/>
          <w:b/>
          <w:bCs/>
          <w:sz w:val="24"/>
          <w:szCs w:val="24"/>
        </w:rPr>
      </w:pPr>
      <w:del w:id="169" w:author="info" w:date="2025-01-03T17:02:00Z">
        <w:r w:rsidRPr="00944672" w:rsidDel="00000014">
          <w:rPr>
            <w:rFonts w:ascii="Arial" w:hAnsi="Arial" w:cs="Arial"/>
            <w:b/>
            <w:bCs/>
            <w:sz w:val="24"/>
            <w:szCs w:val="24"/>
          </w:rPr>
          <w:br w:type="page"/>
        </w:r>
      </w:del>
    </w:p>
    <w:p w14:paraId="24377D9D"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170" w:author="info" w:date="2025-01-03T17:02:00Z"/>
          <w:rFonts w:ascii="Arial" w:hAnsi="Arial" w:cs="Arial"/>
          <w:b/>
          <w:bCs/>
          <w:sz w:val="24"/>
          <w:szCs w:val="24"/>
        </w:rPr>
      </w:pPr>
    </w:p>
    <w:p w14:paraId="7FDAC41A"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171" w:author="info" w:date="2025-01-03T17:02:00Z"/>
          <w:rFonts w:ascii="Arial" w:hAnsi="Arial" w:cs="Arial"/>
          <w:sz w:val="24"/>
          <w:szCs w:val="24"/>
        </w:rPr>
      </w:pPr>
      <w:del w:id="172" w:author="info" w:date="2025-01-03T17:02:00Z">
        <w:r w:rsidRPr="00944672" w:rsidDel="00000014">
          <w:rPr>
            <w:rFonts w:ascii="Arial" w:hAnsi="Arial" w:cs="Arial"/>
            <w:sz w:val="24"/>
            <w:szCs w:val="24"/>
          </w:rPr>
          <w:fldChar w:fldCharType="begin"/>
        </w:r>
        <w:r w:rsidRPr="00944672" w:rsidDel="00000014">
          <w:rPr>
            <w:rFonts w:ascii="Arial" w:hAnsi="Arial" w:cs="Arial"/>
            <w:sz w:val="24"/>
            <w:szCs w:val="24"/>
          </w:rPr>
          <w:delInstrText>TITLE \* MERGEFORMAT</w:delInstrText>
        </w:r>
        <w:r w:rsidRPr="00944672" w:rsidDel="00000014">
          <w:rPr>
            <w:rFonts w:ascii="Arial" w:hAnsi="Arial" w:cs="Arial"/>
            <w:sz w:val="24"/>
            <w:szCs w:val="24"/>
          </w:rPr>
          <w:fldChar w:fldCharType="separate"/>
        </w:r>
        <w:r w:rsidRPr="00944672" w:rsidDel="00000014">
          <w:rPr>
            <w:rFonts w:ascii="Arial" w:hAnsi="Arial" w:cs="Arial"/>
            <w:sz w:val="24"/>
            <w:szCs w:val="24"/>
          </w:rPr>
          <w:delText>Das Geheimnis der 'Dobneun Son'</w:delText>
        </w:r>
        <w:r w:rsidRPr="00944672" w:rsidDel="00000014">
          <w:rPr>
            <w:rFonts w:ascii="Arial" w:hAnsi="Arial" w:cs="Arial"/>
            <w:sz w:val="24"/>
            <w:szCs w:val="24"/>
          </w:rPr>
          <w:fldChar w:fldCharType="end"/>
        </w:r>
      </w:del>
    </w:p>
    <w:p w14:paraId="06A21202"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173" w:author="info" w:date="2025-01-03T17:02:00Z"/>
          <w:rFonts w:ascii="Arial" w:hAnsi="Arial" w:cs="Arial"/>
          <w:b/>
          <w:bCs/>
          <w:sz w:val="24"/>
          <w:szCs w:val="24"/>
        </w:rPr>
      </w:pPr>
    </w:p>
    <w:p w14:paraId="1299943F"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174" w:author="info" w:date="2025-01-03T17:02:00Z"/>
          <w:rFonts w:ascii="Arial" w:hAnsi="Arial" w:cs="Arial"/>
          <w:b/>
          <w:bCs/>
          <w:sz w:val="24"/>
          <w:szCs w:val="24"/>
        </w:rPr>
      </w:pPr>
      <w:del w:id="175" w:author="info" w:date="2025-01-03T17:02:00Z">
        <w:r w:rsidRPr="00944672" w:rsidDel="00000014">
          <w:rPr>
            <w:rFonts w:ascii="Arial" w:hAnsi="Arial" w:cs="Arial"/>
            <w:b/>
            <w:bCs/>
            <w:sz w:val="24"/>
            <w:szCs w:val="24"/>
          </w:rPr>
          <w:delText xml:space="preserve">Von </w:delText>
        </w:r>
        <w:r w:rsidRPr="00944672" w:rsidDel="00000014">
          <w:rPr>
            <w:rFonts w:ascii="Arial" w:hAnsi="Arial" w:cs="Arial"/>
            <w:b/>
            <w:bCs/>
            <w:sz w:val="24"/>
            <w:szCs w:val="24"/>
          </w:rPr>
          <w:fldChar w:fldCharType="begin"/>
        </w:r>
        <w:r w:rsidRPr="00944672" w:rsidDel="00000014">
          <w:rPr>
            <w:rFonts w:ascii="Arial" w:hAnsi="Arial" w:cs="Arial"/>
            <w:b/>
            <w:bCs/>
            <w:sz w:val="24"/>
            <w:szCs w:val="24"/>
          </w:rPr>
          <w:delInstrText>AUTHOR \* MERGEFORMAT</w:delInstrText>
        </w:r>
        <w:r w:rsidRPr="00944672" w:rsidDel="00000014">
          <w:rPr>
            <w:rFonts w:ascii="Arial" w:hAnsi="Arial" w:cs="Arial"/>
            <w:b/>
            <w:bCs/>
            <w:sz w:val="24"/>
            <w:szCs w:val="24"/>
          </w:rPr>
          <w:fldChar w:fldCharType="separate"/>
        </w:r>
        <w:r w:rsidRPr="00944672" w:rsidDel="00000014">
          <w:rPr>
            <w:rFonts w:ascii="Arial" w:hAnsi="Arial" w:cs="Arial"/>
            <w:b/>
            <w:bCs/>
            <w:sz w:val="24"/>
            <w:szCs w:val="24"/>
          </w:rPr>
          <w:delText>H.S. 'Daily' McAllan</w:delText>
        </w:r>
        <w:r w:rsidRPr="00944672" w:rsidDel="00000014">
          <w:rPr>
            <w:rFonts w:ascii="Arial" w:hAnsi="Arial" w:cs="Arial"/>
            <w:b/>
            <w:bCs/>
            <w:sz w:val="24"/>
            <w:szCs w:val="24"/>
          </w:rPr>
          <w:fldChar w:fldCharType="end"/>
        </w:r>
      </w:del>
    </w:p>
    <w:p w14:paraId="28D8ED3C"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176" w:author="info" w:date="2025-01-03T17:02:00Z"/>
          <w:rFonts w:ascii="Arial" w:hAnsi="Arial" w:cs="Arial"/>
          <w:b/>
          <w:bCs/>
          <w:sz w:val="24"/>
          <w:szCs w:val="24"/>
        </w:rPr>
      </w:pPr>
    </w:p>
    <w:p w14:paraId="2511E10E"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177" w:author="info" w:date="2025-01-03T17:02:00Z"/>
          <w:rFonts w:ascii="Arial" w:hAnsi="Arial" w:cs="Arial"/>
          <w:b/>
          <w:bCs/>
          <w:sz w:val="24"/>
          <w:szCs w:val="24"/>
        </w:rPr>
      </w:pPr>
    </w:p>
    <w:p w14:paraId="39F389CA"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178" w:author="info" w:date="2025-01-03T17:02:00Z"/>
          <w:rFonts w:ascii="Arial" w:hAnsi="Arial" w:cs="Arial"/>
          <w:b/>
          <w:bCs/>
          <w:sz w:val="24"/>
          <w:szCs w:val="24"/>
        </w:rPr>
      </w:pPr>
      <w:del w:id="179" w:author="info" w:date="2025-01-03T17:02:00Z">
        <w:r w:rsidRPr="00944672" w:rsidDel="00000014">
          <w:rPr>
            <w:rFonts w:ascii="Arial" w:hAnsi="Arial" w:cs="Arial"/>
            <w:b/>
            <w:bCs/>
            <w:sz w:val="24"/>
            <w:szCs w:val="24"/>
          </w:rPr>
          <w:br w:type="page"/>
        </w:r>
      </w:del>
    </w:p>
    <w:p w14:paraId="4EF9CA99"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180" w:author="info" w:date="2025-01-03T17:02:00Z"/>
          <w:rFonts w:ascii="Arial" w:hAnsi="Arial" w:cs="Arial"/>
          <w:b/>
          <w:bCs/>
          <w:sz w:val="24"/>
          <w:szCs w:val="24"/>
        </w:rPr>
      </w:pPr>
    </w:p>
    <w:p w14:paraId="5FDE1C9B"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181" w:author="info" w:date="2025-01-03T17:02:00Z"/>
          <w:rFonts w:ascii="Arial" w:hAnsi="Arial" w:cs="Arial"/>
          <w:b/>
          <w:bCs/>
          <w:sz w:val="24"/>
          <w:szCs w:val="24"/>
        </w:rPr>
      </w:pPr>
    </w:p>
    <w:p w14:paraId="66FC5C05"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182" w:author="info" w:date="2025-01-03T17:02:00Z"/>
          <w:rFonts w:ascii="Arial" w:hAnsi="Arial" w:cs="Arial"/>
          <w:b/>
          <w:bCs/>
          <w:sz w:val="24"/>
          <w:szCs w:val="24"/>
        </w:rPr>
      </w:pPr>
      <w:del w:id="183" w:author="info" w:date="2025-01-03T17:02:00Z">
        <w:r w:rsidRPr="00944672" w:rsidDel="00000014">
          <w:rPr>
            <w:rFonts w:ascii="Arial" w:hAnsi="Arial" w:cs="Arial"/>
            <w:sz w:val="24"/>
            <w:szCs w:val="24"/>
          </w:rPr>
          <w:delText>Buchbeschreibung:</w:delText>
        </w:r>
      </w:del>
    </w:p>
    <w:p w14:paraId="7A63135D"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184" w:author="info" w:date="2025-01-03T17:02:00Z"/>
          <w:rFonts w:ascii="Arial" w:hAnsi="Arial" w:cs="Arial"/>
          <w:b/>
          <w:bCs/>
          <w:sz w:val="24"/>
          <w:szCs w:val="24"/>
        </w:rPr>
      </w:pPr>
      <w:del w:id="185" w:author="info" w:date="2025-01-03T17:02:00Z">
        <w:r w:rsidRPr="00944672" w:rsidDel="00000014">
          <w:rPr>
            <w:rFonts w:ascii="Arial" w:hAnsi="Arial" w:cs="Arial"/>
            <w:b/>
            <w:bCs/>
            <w:sz w:val="24"/>
            <w:szCs w:val="24"/>
          </w:rPr>
          <w:delText>Im Yin und Yang hat die schwarze Seite ihren Gegenpart in der weißen Seite.</w:delText>
        </w:r>
      </w:del>
    </w:p>
    <w:p w14:paraId="45EAD809"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186" w:author="info" w:date="2025-01-03T17:02:00Z"/>
          <w:rFonts w:ascii="Arial" w:hAnsi="Arial" w:cs="Arial"/>
          <w:b/>
          <w:bCs/>
          <w:sz w:val="24"/>
          <w:szCs w:val="24"/>
        </w:rPr>
      </w:pPr>
      <w:del w:id="187" w:author="info" w:date="2025-01-03T17:02:00Z">
        <w:r w:rsidRPr="00944672" w:rsidDel="00000014">
          <w:rPr>
            <w:rFonts w:ascii="Arial" w:hAnsi="Arial" w:cs="Arial"/>
            <w:b/>
            <w:bCs/>
            <w:sz w:val="24"/>
            <w:szCs w:val="24"/>
          </w:rPr>
          <w:delText>Wenn es immer wieder Verschwörungstheorien zu dunklen Mächte gibt, gibt es dann auch eine weiße Seite?</w:delText>
        </w:r>
      </w:del>
    </w:p>
    <w:p w14:paraId="5D6EB7D8"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188" w:author="info" w:date="2025-01-03T17:02:00Z"/>
          <w:rFonts w:ascii="Arial" w:hAnsi="Arial" w:cs="Arial"/>
          <w:b/>
          <w:bCs/>
          <w:sz w:val="24"/>
          <w:szCs w:val="24"/>
        </w:rPr>
      </w:pPr>
      <w:del w:id="189" w:author="info" w:date="2025-01-03T17:02:00Z">
        <w:r w:rsidRPr="00944672" w:rsidDel="00000014">
          <w:rPr>
            <w:rFonts w:ascii="Arial" w:hAnsi="Arial" w:cs="Arial"/>
            <w:b/>
            <w:bCs/>
            <w:sz w:val="24"/>
            <w:szCs w:val="24"/>
          </w:rPr>
          <w:delText>Welchen Einfluß kann diese "Weiße Verschwörung" haben, wenn man sie nicht wahrnimmt und niemand über sie spricht?</w:delText>
        </w:r>
      </w:del>
    </w:p>
    <w:p w14:paraId="7B8FCCDB"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190" w:author="info" w:date="2025-01-03T17:02:00Z"/>
          <w:rFonts w:ascii="Arial" w:hAnsi="Arial" w:cs="Arial"/>
          <w:b/>
          <w:bCs/>
          <w:sz w:val="24"/>
          <w:szCs w:val="24"/>
        </w:rPr>
      </w:pPr>
    </w:p>
    <w:p w14:paraId="56B2E345"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191" w:author="info" w:date="2025-01-03T17:02:00Z"/>
          <w:rFonts w:ascii="Arial" w:hAnsi="Arial" w:cs="Arial"/>
          <w:b/>
          <w:bCs/>
          <w:sz w:val="24"/>
          <w:szCs w:val="24"/>
        </w:rPr>
      </w:pPr>
      <w:del w:id="192" w:author="info" w:date="2025-01-03T17:02:00Z">
        <w:r w:rsidRPr="00944672" w:rsidDel="00000014">
          <w:rPr>
            <w:rFonts w:ascii="Arial" w:hAnsi="Arial" w:cs="Arial"/>
            <w:b/>
            <w:bCs/>
            <w:sz w:val="24"/>
            <w:szCs w:val="24"/>
          </w:rPr>
          <w:delText>Die "Weiße Macht" ist ans Licht getreten und dies ist die Geschichte wie es dazu kam.</w:delText>
        </w:r>
      </w:del>
    </w:p>
    <w:p w14:paraId="27C5B5B2"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193" w:author="info" w:date="2025-01-03T17:02:00Z"/>
          <w:rFonts w:ascii="Arial" w:hAnsi="Arial" w:cs="Arial"/>
          <w:b/>
          <w:bCs/>
          <w:sz w:val="24"/>
          <w:szCs w:val="24"/>
        </w:rPr>
      </w:pPr>
    </w:p>
    <w:p w14:paraId="66D82928"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194" w:author="info" w:date="2025-01-03T17:02:00Z"/>
          <w:rFonts w:ascii="Arial" w:hAnsi="Arial" w:cs="Arial"/>
          <w:b/>
          <w:bCs/>
          <w:sz w:val="24"/>
          <w:szCs w:val="24"/>
        </w:rPr>
      </w:pPr>
      <w:del w:id="195" w:author="info" w:date="2025-01-03T17:02:00Z">
        <w:r w:rsidRPr="00944672" w:rsidDel="00000014">
          <w:rPr>
            <w:rFonts w:ascii="Arial" w:hAnsi="Arial" w:cs="Arial"/>
            <w:b/>
            <w:bCs/>
            <w:sz w:val="24"/>
            <w:szCs w:val="24"/>
          </w:rPr>
          <w:delText>Welchen Einflß haben die "Helfenden Hände" auf die Entwicklung der Menschheit genommen und warum ist das niemanden aufgefallen? - Werden gute Taten zu gering gechätzt?</w:delText>
        </w:r>
      </w:del>
    </w:p>
    <w:p w14:paraId="0DAFC5EA"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196" w:author="info" w:date="2025-01-03T17:02:00Z"/>
          <w:rFonts w:ascii="Arial" w:hAnsi="Arial" w:cs="Arial"/>
          <w:b/>
          <w:bCs/>
          <w:sz w:val="24"/>
          <w:szCs w:val="24"/>
        </w:rPr>
      </w:pPr>
    </w:p>
    <w:p w14:paraId="2B486871"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197" w:author="info" w:date="2025-01-03T17:02:00Z"/>
          <w:rFonts w:ascii="Arial" w:hAnsi="Arial" w:cs="Arial"/>
          <w:b/>
          <w:bCs/>
          <w:sz w:val="24"/>
          <w:szCs w:val="24"/>
        </w:rPr>
      </w:pPr>
    </w:p>
    <w:p w14:paraId="13DB8701"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198" w:author="info" w:date="2025-01-03T17:02:00Z"/>
          <w:rFonts w:ascii="Arial" w:hAnsi="Arial" w:cs="Arial"/>
          <w:b/>
          <w:bCs/>
          <w:sz w:val="24"/>
          <w:szCs w:val="24"/>
        </w:rPr>
      </w:pPr>
    </w:p>
    <w:p w14:paraId="67D6DD92"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199" w:author="info" w:date="2025-01-03T17:02:00Z"/>
          <w:rFonts w:ascii="Arial" w:hAnsi="Arial" w:cs="Arial"/>
          <w:b/>
          <w:bCs/>
          <w:sz w:val="24"/>
          <w:szCs w:val="24"/>
        </w:rPr>
      </w:pPr>
    </w:p>
    <w:p w14:paraId="38FF0A53"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200" w:author="info" w:date="2025-01-03T17:02:00Z"/>
          <w:rFonts w:ascii="Arial" w:hAnsi="Arial" w:cs="Arial"/>
          <w:b/>
          <w:bCs/>
          <w:sz w:val="24"/>
          <w:szCs w:val="24"/>
        </w:rPr>
      </w:pPr>
    </w:p>
    <w:p w14:paraId="2B3BD54A"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201" w:author="info" w:date="2025-01-03T17:02:00Z"/>
          <w:rFonts w:ascii="Arial" w:hAnsi="Arial" w:cs="Arial"/>
          <w:b/>
          <w:bCs/>
          <w:sz w:val="24"/>
          <w:szCs w:val="24"/>
        </w:rPr>
      </w:pPr>
    </w:p>
    <w:p w14:paraId="31724822"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202" w:author="info" w:date="2025-01-03T17:02:00Z"/>
          <w:rFonts w:ascii="Arial" w:hAnsi="Arial" w:cs="Arial"/>
          <w:b/>
          <w:bCs/>
          <w:sz w:val="24"/>
          <w:szCs w:val="24"/>
        </w:rPr>
      </w:pPr>
    </w:p>
    <w:p w14:paraId="08460870"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203" w:author="info" w:date="2025-01-03T17:02:00Z"/>
          <w:rFonts w:ascii="Arial" w:hAnsi="Arial" w:cs="Arial"/>
          <w:b/>
          <w:bCs/>
          <w:sz w:val="24"/>
          <w:szCs w:val="24"/>
        </w:rPr>
      </w:pPr>
      <w:del w:id="204" w:author="info" w:date="2025-01-03T17:02:00Z">
        <w:r w:rsidRPr="00944672" w:rsidDel="00000014">
          <w:rPr>
            <w:rFonts w:ascii="Arial" w:hAnsi="Arial" w:cs="Arial"/>
            <w:sz w:val="24"/>
            <w:szCs w:val="24"/>
          </w:rPr>
          <w:delText>Über den Autor:</w:delText>
        </w:r>
      </w:del>
    </w:p>
    <w:p w14:paraId="01BE5A21"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205" w:author="info" w:date="2025-01-03T17:02:00Z"/>
          <w:rFonts w:ascii="Arial" w:hAnsi="Arial" w:cs="Arial"/>
          <w:b/>
          <w:bCs/>
          <w:sz w:val="24"/>
          <w:szCs w:val="24"/>
        </w:rPr>
      </w:pPr>
      <w:del w:id="206" w:author="info" w:date="2025-01-03T17:02:00Z">
        <w:r w:rsidRPr="00944672" w:rsidDel="00000014">
          <w:rPr>
            <w:rFonts w:ascii="Arial" w:hAnsi="Arial" w:cs="Arial"/>
            <w:b/>
            <w:bCs/>
            <w:sz w:val="24"/>
            <w:szCs w:val="24"/>
          </w:rPr>
          <w:delText>Hyeonjae Somun 'Daily' McAllan ist ein Insider. Seine Mutter ist eine in den Niederlanden geborene Koreanerin und Sein Vater ist ein in Dubai lebender Schotte. Hyeonjae Somun McAllan hat den Vorteil, dass seine Eltern in vielen Städten der Welt gearbeitet haben, so dass er mehrere Sprachen fließend spricht und profunde Kenntnisse in der internationalen Wirtschafts- und Finanzwelt erworben hat. Er genießt seinen Ruhestand in Häusern rund um den Globus. Der Spitzname beruht auf einer Gegebenheit aus der Schulzeit: Während der Vorbeitung auf seinen Abschluss erhielt der 'täglich' Privatunterricht. Diese Tatsache und die Doppeldeutigkeit in Verbindung mit dem Nachnamen hat diesen Namen etabliert.</w:delText>
        </w:r>
      </w:del>
    </w:p>
    <w:p w14:paraId="7E944241"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207" w:author="info" w:date="2025-01-03T17:02:00Z"/>
          <w:rFonts w:ascii="Arial" w:hAnsi="Arial" w:cs="Arial"/>
          <w:b/>
          <w:bCs/>
          <w:sz w:val="24"/>
          <w:szCs w:val="24"/>
        </w:rPr>
      </w:pPr>
      <w:del w:id="208" w:author="info" w:date="2025-01-03T17:02:00Z">
        <w:r w:rsidRPr="00944672" w:rsidDel="00000014">
          <w:rPr>
            <w:rFonts w:ascii="Arial" w:hAnsi="Arial" w:cs="Arial"/>
            <w:b/>
            <w:bCs/>
            <w:sz w:val="24"/>
            <w:szCs w:val="24"/>
          </w:rPr>
          <w:br w:type="page"/>
        </w:r>
      </w:del>
    </w:p>
    <w:p w14:paraId="18BEC682"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209" w:author="info" w:date="2025-01-03T17:02:00Z"/>
          <w:rFonts w:ascii="Arial" w:hAnsi="Arial" w:cs="Arial"/>
          <w:b/>
          <w:bCs/>
          <w:sz w:val="24"/>
          <w:szCs w:val="24"/>
        </w:rPr>
      </w:pPr>
    </w:p>
    <w:p w14:paraId="69D21C40"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210" w:author="info" w:date="2025-01-03T17:02:00Z"/>
          <w:rFonts w:ascii="Arial" w:hAnsi="Arial" w:cs="Arial"/>
          <w:b/>
          <w:bCs/>
          <w:sz w:val="24"/>
          <w:szCs w:val="24"/>
        </w:rPr>
      </w:pPr>
    </w:p>
    <w:p w14:paraId="3C92B7D7"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211" w:author="info" w:date="2025-01-03T17:02:00Z"/>
          <w:rFonts w:ascii="Arial" w:hAnsi="Arial" w:cs="Arial"/>
          <w:b/>
          <w:bCs/>
          <w:sz w:val="24"/>
          <w:szCs w:val="24"/>
        </w:rPr>
      </w:pPr>
    </w:p>
    <w:p w14:paraId="63A37EDB"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212" w:author="info" w:date="2025-01-03T17:02:00Z"/>
          <w:rFonts w:ascii="Arial" w:hAnsi="Arial" w:cs="Arial"/>
          <w:b/>
          <w:bCs/>
          <w:sz w:val="24"/>
          <w:szCs w:val="24"/>
        </w:rPr>
      </w:pPr>
    </w:p>
    <w:p w14:paraId="124689E7"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213" w:author="info" w:date="2025-01-03T17:02:00Z"/>
          <w:rFonts w:ascii="Arial" w:hAnsi="Arial" w:cs="Arial"/>
          <w:b/>
          <w:bCs/>
          <w:sz w:val="24"/>
          <w:szCs w:val="24"/>
        </w:rPr>
      </w:pPr>
    </w:p>
    <w:p w14:paraId="37251D70"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214" w:author="info" w:date="2025-01-03T17:02:00Z"/>
          <w:rFonts w:ascii="Arial" w:hAnsi="Arial" w:cs="Arial"/>
          <w:sz w:val="24"/>
          <w:szCs w:val="24"/>
        </w:rPr>
      </w:pPr>
      <w:del w:id="215" w:author="info" w:date="2025-01-03T17:02:00Z">
        <w:r w:rsidRPr="00944672" w:rsidDel="00000014">
          <w:rPr>
            <w:rFonts w:ascii="Arial" w:hAnsi="Arial" w:cs="Arial"/>
            <w:sz w:val="24"/>
            <w:szCs w:val="24"/>
          </w:rPr>
          <w:fldChar w:fldCharType="begin"/>
        </w:r>
        <w:r w:rsidRPr="00944672" w:rsidDel="00000014">
          <w:rPr>
            <w:rFonts w:ascii="Arial" w:hAnsi="Arial" w:cs="Arial"/>
            <w:sz w:val="24"/>
            <w:szCs w:val="24"/>
          </w:rPr>
          <w:delInstrText>TITLE \* MERGEFORMAT</w:delInstrText>
        </w:r>
        <w:r w:rsidRPr="00944672" w:rsidDel="00000014">
          <w:rPr>
            <w:rFonts w:ascii="Arial" w:hAnsi="Arial" w:cs="Arial"/>
            <w:sz w:val="24"/>
            <w:szCs w:val="24"/>
          </w:rPr>
          <w:fldChar w:fldCharType="separate"/>
        </w:r>
        <w:r w:rsidRPr="00944672" w:rsidDel="00000014">
          <w:rPr>
            <w:rFonts w:ascii="Arial" w:hAnsi="Arial" w:cs="Arial"/>
            <w:sz w:val="24"/>
            <w:szCs w:val="24"/>
          </w:rPr>
          <w:delText>Das Geheimnis der 'Dobneun Son'</w:delText>
        </w:r>
        <w:r w:rsidRPr="00944672" w:rsidDel="00000014">
          <w:rPr>
            <w:rFonts w:ascii="Arial" w:hAnsi="Arial" w:cs="Arial"/>
            <w:sz w:val="24"/>
            <w:szCs w:val="24"/>
          </w:rPr>
          <w:fldChar w:fldCharType="end"/>
        </w:r>
      </w:del>
    </w:p>
    <w:p w14:paraId="25E72635"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216" w:author="info" w:date="2025-01-03T17:02:00Z"/>
          <w:rFonts w:ascii="Arial" w:hAnsi="Arial" w:cs="Arial"/>
          <w:b/>
          <w:bCs/>
          <w:sz w:val="24"/>
          <w:szCs w:val="24"/>
        </w:rPr>
      </w:pPr>
    </w:p>
    <w:p w14:paraId="2FB194E6"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217" w:author="info" w:date="2025-01-03T17:02:00Z"/>
          <w:rFonts w:ascii="Arial" w:hAnsi="Arial" w:cs="Arial"/>
          <w:b/>
          <w:bCs/>
          <w:sz w:val="24"/>
          <w:szCs w:val="24"/>
        </w:rPr>
      </w:pPr>
      <w:del w:id="218" w:author="info" w:date="2025-01-03T17:02:00Z">
        <w:r w:rsidRPr="00944672" w:rsidDel="00000014">
          <w:rPr>
            <w:rFonts w:ascii="Arial" w:hAnsi="Arial" w:cs="Arial"/>
            <w:b/>
            <w:bCs/>
            <w:sz w:val="24"/>
            <w:szCs w:val="24"/>
          </w:rPr>
          <w:delText>Teil 1: Eruptionen</w:delText>
        </w:r>
      </w:del>
    </w:p>
    <w:p w14:paraId="4AAA06A2"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219" w:author="info" w:date="2025-01-03T17:02:00Z"/>
          <w:rFonts w:ascii="Arial" w:hAnsi="Arial" w:cs="Arial"/>
          <w:b/>
          <w:bCs/>
          <w:sz w:val="24"/>
          <w:szCs w:val="24"/>
        </w:rPr>
      </w:pPr>
    </w:p>
    <w:p w14:paraId="77CD4ED6"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220" w:author="info" w:date="2025-01-03T17:02:00Z"/>
          <w:rFonts w:ascii="Arial" w:hAnsi="Arial" w:cs="Arial"/>
          <w:b/>
          <w:bCs/>
          <w:sz w:val="24"/>
          <w:szCs w:val="24"/>
        </w:rPr>
      </w:pPr>
      <w:del w:id="221" w:author="info" w:date="2025-01-03T17:02:00Z">
        <w:r w:rsidRPr="00944672" w:rsidDel="00000014">
          <w:rPr>
            <w:rFonts w:ascii="Arial" w:hAnsi="Arial" w:cs="Arial"/>
            <w:b/>
            <w:bCs/>
            <w:sz w:val="24"/>
            <w:szCs w:val="24"/>
          </w:rPr>
          <w:delText xml:space="preserve">Von </w:delText>
        </w:r>
        <w:r w:rsidRPr="00944672" w:rsidDel="00000014">
          <w:rPr>
            <w:rFonts w:ascii="Arial" w:hAnsi="Arial" w:cs="Arial"/>
            <w:b/>
            <w:bCs/>
            <w:sz w:val="24"/>
            <w:szCs w:val="24"/>
          </w:rPr>
          <w:fldChar w:fldCharType="begin"/>
        </w:r>
        <w:r w:rsidRPr="00944672" w:rsidDel="00000014">
          <w:rPr>
            <w:rFonts w:ascii="Arial" w:hAnsi="Arial" w:cs="Arial"/>
            <w:b/>
            <w:bCs/>
            <w:sz w:val="24"/>
            <w:szCs w:val="24"/>
          </w:rPr>
          <w:delInstrText>AUTHOR \* MERGEFORMAT</w:delInstrText>
        </w:r>
        <w:r w:rsidRPr="00944672" w:rsidDel="00000014">
          <w:rPr>
            <w:rFonts w:ascii="Arial" w:hAnsi="Arial" w:cs="Arial"/>
            <w:b/>
            <w:bCs/>
            <w:sz w:val="24"/>
            <w:szCs w:val="24"/>
          </w:rPr>
          <w:fldChar w:fldCharType="separate"/>
        </w:r>
        <w:r w:rsidRPr="00944672" w:rsidDel="00000014">
          <w:rPr>
            <w:rFonts w:ascii="Arial" w:hAnsi="Arial" w:cs="Arial"/>
            <w:b/>
            <w:bCs/>
            <w:sz w:val="24"/>
            <w:szCs w:val="24"/>
          </w:rPr>
          <w:delText>H.S. 'Daily' McAllan</w:delText>
        </w:r>
        <w:r w:rsidRPr="00944672" w:rsidDel="00000014">
          <w:rPr>
            <w:rFonts w:ascii="Arial" w:hAnsi="Arial" w:cs="Arial"/>
            <w:b/>
            <w:bCs/>
            <w:sz w:val="24"/>
            <w:szCs w:val="24"/>
          </w:rPr>
          <w:fldChar w:fldCharType="end"/>
        </w:r>
      </w:del>
    </w:p>
    <w:p w14:paraId="1A566DB7"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222" w:author="info" w:date="2025-01-03T17:02:00Z"/>
          <w:rFonts w:ascii="Arial" w:hAnsi="Arial" w:cs="Arial"/>
          <w:b/>
          <w:bCs/>
          <w:sz w:val="24"/>
          <w:szCs w:val="24"/>
        </w:rPr>
      </w:pPr>
    </w:p>
    <w:p w14:paraId="00BBD6A2"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223" w:author="info" w:date="2025-01-03T17:02:00Z"/>
          <w:rFonts w:ascii="Arial" w:hAnsi="Arial" w:cs="Arial"/>
          <w:b/>
          <w:bCs/>
          <w:sz w:val="24"/>
          <w:szCs w:val="24"/>
        </w:rPr>
      </w:pPr>
    </w:p>
    <w:p w14:paraId="4125AD77"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224" w:author="info" w:date="2025-01-03T17:02:00Z"/>
          <w:rFonts w:ascii="Arial" w:hAnsi="Arial" w:cs="Arial"/>
          <w:b/>
          <w:bCs/>
          <w:sz w:val="24"/>
          <w:szCs w:val="24"/>
        </w:rPr>
      </w:pPr>
    </w:p>
    <w:p w14:paraId="5D7C72F0"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225" w:author="info" w:date="2025-01-03T17:02:00Z"/>
          <w:rFonts w:ascii="Arial" w:hAnsi="Arial" w:cs="Arial"/>
          <w:b/>
          <w:bCs/>
          <w:sz w:val="24"/>
          <w:szCs w:val="24"/>
        </w:rPr>
      </w:pPr>
    </w:p>
    <w:p w14:paraId="0A525C26"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226" w:author="info" w:date="2025-01-03T17:02:00Z"/>
          <w:rFonts w:ascii="Arial" w:hAnsi="Arial" w:cs="Arial"/>
          <w:b/>
          <w:bCs/>
          <w:sz w:val="24"/>
          <w:szCs w:val="24"/>
        </w:rPr>
      </w:pPr>
    </w:p>
    <w:p w14:paraId="14A5D40E"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227" w:author="info" w:date="2025-01-03T17:02:00Z"/>
          <w:rFonts w:ascii="Arial" w:hAnsi="Arial" w:cs="Arial"/>
          <w:b/>
          <w:bCs/>
          <w:sz w:val="24"/>
          <w:szCs w:val="24"/>
        </w:rPr>
      </w:pPr>
    </w:p>
    <w:p w14:paraId="38C4E40B"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228" w:author="info" w:date="2025-01-03T17:02:00Z"/>
          <w:rFonts w:ascii="Arial" w:hAnsi="Arial" w:cs="Arial"/>
          <w:b/>
          <w:bCs/>
          <w:sz w:val="24"/>
          <w:szCs w:val="24"/>
        </w:rPr>
      </w:pPr>
      <w:del w:id="229" w:author="info" w:date="2025-01-03T17:02:00Z">
        <w:r w:rsidRPr="00944672" w:rsidDel="00000014">
          <w:rPr>
            <w:rFonts w:ascii="Arial" w:hAnsi="Arial" w:cs="Arial"/>
            <w:b/>
            <w:bCs/>
            <w:sz w:val="24"/>
            <w:szCs w:val="24"/>
          </w:rPr>
          <w:fldChar w:fldCharType="begin"/>
        </w:r>
        <w:r w:rsidRPr="00944672" w:rsidDel="00000014">
          <w:rPr>
            <w:rFonts w:ascii="Arial" w:hAnsi="Arial" w:cs="Arial"/>
            <w:b/>
            <w:bCs/>
            <w:sz w:val="24"/>
            <w:szCs w:val="24"/>
          </w:rPr>
          <w:delInstrText>COMPANY \* MERGEFORMAT</w:delInstrText>
        </w:r>
        <w:r w:rsidRPr="00944672" w:rsidDel="00000014">
          <w:rPr>
            <w:rFonts w:ascii="Arial" w:hAnsi="Arial" w:cs="Arial"/>
            <w:b/>
            <w:bCs/>
            <w:sz w:val="24"/>
            <w:szCs w:val="24"/>
          </w:rPr>
          <w:fldChar w:fldCharType="end"/>
        </w:r>
      </w:del>
    </w:p>
    <w:p w14:paraId="746D545B"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230" w:author="info" w:date="2025-01-03T17:02:00Z"/>
          <w:rFonts w:ascii="Arial" w:hAnsi="Arial" w:cs="Arial"/>
          <w:b/>
          <w:bCs/>
          <w:sz w:val="24"/>
          <w:szCs w:val="24"/>
        </w:rPr>
      </w:pPr>
      <w:del w:id="231" w:author="info" w:date="2025-01-03T17:02:00Z">
        <w:r w:rsidRPr="00944672" w:rsidDel="00000014">
          <w:rPr>
            <w:rFonts w:ascii="Arial" w:hAnsi="Arial" w:cs="Arial"/>
            <w:b/>
            <w:bCs/>
            <w:sz w:val="24"/>
            <w:szCs w:val="24"/>
          </w:rPr>
          <w:delText xml:space="preserve">Telefon: </w:delText>
        </w:r>
      </w:del>
    </w:p>
    <w:p w14:paraId="214A2983"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232" w:author="info" w:date="2025-01-03T17:02:00Z"/>
          <w:rFonts w:ascii="Arial" w:hAnsi="Arial" w:cs="Arial"/>
          <w:b/>
          <w:bCs/>
          <w:sz w:val="24"/>
          <w:szCs w:val="24"/>
        </w:rPr>
      </w:pPr>
    </w:p>
    <w:p w14:paraId="35274335"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233" w:author="info" w:date="2025-01-03T17:02:00Z"/>
          <w:rFonts w:ascii="Arial" w:hAnsi="Arial" w:cs="Arial"/>
          <w:b/>
          <w:bCs/>
          <w:sz w:val="24"/>
          <w:szCs w:val="24"/>
        </w:rPr>
      </w:pPr>
    </w:p>
    <w:p w14:paraId="3E4A2012"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234" w:author="info" w:date="2025-01-03T17:02:00Z"/>
          <w:rFonts w:ascii="Arial" w:hAnsi="Arial" w:cs="Arial"/>
          <w:b/>
          <w:bCs/>
          <w:sz w:val="24"/>
          <w:szCs w:val="24"/>
        </w:rPr>
      </w:pPr>
    </w:p>
    <w:p w14:paraId="3CBD27E2"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235" w:author="info" w:date="2025-01-03T17:02:00Z"/>
          <w:rFonts w:ascii="Arial" w:hAnsi="Arial" w:cs="Arial"/>
          <w:b/>
          <w:bCs/>
          <w:sz w:val="24"/>
          <w:szCs w:val="24"/>
        </w:rPr>
      </w:pPr>
      <w:del w:id="236" w:author="info" w:date="2025-01-03T17:02:00Z">
        <w:r w:rsidRPr="00944672" w:rsidDel="00000014">
          <w:rPr>
            <w:rFonts w:ascii="Arial" w:hAnsi="Arial" w:cs="Arial"/>
            <w:b/>
            <w:bCs/>
            <w:sz w:val="24"/>
            <w:szCs w:val="24"/>
          </w:rPr>
          <w:br w:type="page"/>
        </w:r>
      </w:del>
    </w:p>
    <w:p w14:paraId="3FAFDEAC"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237" w:author="info" w:date="2025-01-03T17:02:00Z"/>
          <w:rFonts w:ascii="Arial" w:hAnsi="Arial" w:cs="Arial"/>
          <w:b/>
          <w:bCs/>
          <w:sz w:val="24"/>
          <w:szCs w:val="24"/>
        </w:rPr>
      </w:pPr>
    </w:p>
    <w:p w14:paraId="58FE3098"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238" w:author="info" w:date="2025-01-03T17:02:00Z"/>
          <w:rFonts w:ascii="Arial" w:hAnsi="Arial" w:cs="Arial"/>
          <w:b/>
          <w:bCs/>
          <w:sz w:val="24"/>
          <w:szCs w:val="24"/>
        </w:rPr>
      </w:pPr>
    </w:p>
    <w:p w14:paraId="2A9B1555"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239" w:author="info" w:date="2025-01-03T17:02:00Z"/>
          <w:rFonts w:ascii="Arial" w:hAnsi="Arial" w:cs="Arial"/>
          <w:b/>
          <w:bCs/>
          <w:sz w:val="24"/>
          <w:szCs w:val="24"/>
        </w:rPr>
      </w:pPr>
    </w:p>
    <w:p w14:paraId="1A8E16C1"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240" w:author="info" w:date="2025-01-03T17:02:00Z"/>
          <w:rFonts w:ascii="Arial" w:hAnsi="Arial" w:cs="Arial"/>
          <w:b/>
          <w:bCs/>
          <w:sz w:val="24"/>
          <w:szCs w:val="24"/>
        </w:rPr>
      </w:pPr>
    </w:p>
    <w:p w14:paraId="580B986B"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241" w:author="info" w:date="2025-01-03T17:02:00Z"/>
          <w:rFonts w:ascii="Arial" w:hAnsi="Arial" w:cs="Arial"/>
          <w:b/>
          <w:bCs/>
          <w:sz w:val="24"/>
          <w:szCs w:val="24"/>
        </w:rPr>
      </w:pPr>
    </w:p>
    <w:p w14:paraId="4FE32473"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242" w:author="info" w:date="2025-01-03T17:02:00Z"/>
          <w:rFonts w:ascii="Arial" w:hAnsi="Arial" w:cs="Arial"/>
          <w:b/>
          <w:bCs/>
          <w:sz w:val="24"/>
          <w:szCs w:val="24"/>
        </w:rPr>
      </w:pPr>
    </w:p>
    <w:p w14:paraId="57FA38FA"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243" w:author="info" w:date="2025-01-03T17:02:00Z"/>
          <w:rFonts w:ascii="Arial" w:hAnsi="Arial" w:cs="Arial"/>
          <w:b/>
          <w:bCs/>
          <w:sz w:val="24"/>
          <w:szCs w:val="24"/>
        </w:rPr>
      </w:pPr>
    </w:p>
    <w:p w14:paraId="3568A98F"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244" w:author="info" w:date="2025-01-03T17:02:00Z"/>
          <w:rFonts w:ascii="Arial" w:hAnsi="Arial" w:cs="Arial"/>
          <w:b/>
          <w:bCs/>
          <w:sz w:val="24"/>
          <w:szCs w:val="24"/>
        </w:rPr>
      </w:pPr>
    </w:p>
    <w:p w14:paraId="0B3DAB85"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245" w:author="info" w:date="2025-01-03T17:02:00Z"/>
          <w:rFonts w:ascii="Arial" w:hAnsi="Arial" w:cs="Arial"/>
          <w:b/>
          <w:bCs/>
          <w:sz w:val="24"/>
          <w:szCs w:val="24"/>
        </w:rPr>
      </w:pPr>
    </w:p>
    <w:p w14:paraId="57E9B541"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246" w:author="info" w:date="2025-01-03T17:02:00Z"/>
          <w:rFonts w:ascii="Arial" w:hAnsi="Arial" w:cs="Arial"/>
          <w:b/>
          <w:bCs/>
          <w:sz w:val="24"/>
          <w:szCs w:val="24"/>
        </w:rPr>
      </w:pPr>
    </w:p>
    <w:p w14:paraId="3BDB5156"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247" w:author="info" w:date="2025-01-03T17:02:00Z"/>
          <w:rFonts w:ascii="Arial" w:hAnsi="Arial" w:cs="Arial"/>
          <w:b/>
          <w:bCs/>
          <w:sz w:val="24"/>
          <w:szCs w:val="24"/>
        </w:rPr>
      </w:pPr>
    </w:p>
    <w:p w14:paraId="67CC1819"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248" w:author="info" w:date="2025-01-03T17:02:00Z"/>
          <w:rFonts w:ascii="Arial" w:hAnsi="Arial" w:cs="Arial"/>
          <w:b/>
          <w:bCs/>
          <w:sz w:val="24"/>
          <w:szCs w:val="24"/>
        </w:rPr>
      </w:pPr>
    </w:p>
    <w:p w14:paraId="1BC55857"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249" w:author="info" w:date="2025-01-03T17:02:00Z"/>
          <w:rFonts w:ascii="Arial" w:hAnsi="Arial" w:cs="Arial"/>
          <w:b/>
          <w:bCs/>
          <w:sz w:val="24"/>
          <w:szCs w:val="24"/>
        </w:rPr>
      </w:pPr>
    </w:p>
    <w:p w14:paraId="7CDAD299"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250" w:author="info" w:date="2025-01-03T17:02:00Z"/>
          <w:rFonts w:ascii="Arial" w:hAnsi="Arial" w:cs="Arial"/>
          <w:b/>
          <w:bCs/>
          <w:sz w:val="24"/>
          <w:szCs w:val="24"/>
        </w:rPr>
      </w:pPr>
      <w:del w:id="251" w:author="info" w:date="2025-01-03T17:02:00Z">
        <w:r w:rsidRPr="00944672" w:rsidDel="00000014">
          <w:rPr>
            <w:rFonts w:ascii="Arial" w:hAnsi="Arial" w:cs="Arial"/>
            <w:b/>
            <w:bCs/>
            <w:sz w:val="24"/>
            <w:szCs w:val="24"/>
          </w:rPr>
          <w:delText>1. Auflage, 2024</w:delText>
        </w:r>
      </w:del>
    </w:p>
    <w:p w14:paraId="71CE4558"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252" w:author="info" w:date="2025-01-03T17:02:00Z"/>
          <w:rFonts w:ascii="Arial" w:hAnsi="Arial" w:cs="Arial"/>
          <w:b/>
          <w:bCs/>
          <w:sz w:val="24"/>
          <w:szCs w:val="24"/>
        </w:rPr>
      </w:pPr>
      <w:del w:id="253" w:author="info" w:date="2025-01-03T17:02:00Z">
        <w:r w:rsidRPr="00944672" w:rsidDel="00000014">
          <w:rPr>
            <w:rFonts w:ascii="Arial" w:hAnsi="Arial" w:cs="Arial"/>
            <w:b/>
            <w:bCs/>
            <w:sz w:val="24"/>
            <w:szCs w:val="24"/>
          </w:rPr>
          <w:delText xml:space="preserve">© 2024 </w:delText>
        </w:r>
        <w:r w:rsidRPr="00944672" w:rsidDel="00000014">
          <w:rPr>
            <w:rFonts w:ascii="Arial" w:hAnsi="Arial" w:cs="Arial"/>
            <w:b/>
            <w:bCs/>
            <w:sz w:val="24"/>
            <w:szCs w:val="24"/>
          </w:rPr>
          <w:fldChar w:fldCharType="begin"/>
        </w:r>
        <w:r w:rsidRPr="00944672" w:rsidDel="00000014">
          <w:rPr>
            <w:rFonts w:ascii="Arial" w:hAnsi="Arial" w:cs="Arial"/>
            <w:b/>
            <w:bCs/>
            <w:sz w:val="24"/>
            <w:szCs w:val="24"/>
          </w:rPr>
          <w:delInstrText>AUTHOR \* MERGEFORMAT</w:delInstrText>
        </w:r>
        <w:r w:rsidRPr="00944672" w:rsidDel="00000014">
          <w:rPr>
            <w:rFonts w:ascii="Arial" w:hAnsi="Arial" w:cs="Arial"/>
            <w:b/>
            <w:bCs/>
            <w:sz w:val="24"/>
            <w:szCs w:val="24"/>
          </w:rPr>
          <w:fldChar w:fldCharType="separate"/>
        </w:r>
        <w:r w:rsidRPr="00944672" w:rsidDel="00000014">
          <w:rPr>
            <w:rFonts w:ascii="Arial" w:hAnsi="Arial" w:cs="Arial"/>
            <w:b/>
            <w:bCs/>
            <w:sz w:val="24"/>
            <w:szCs w:val="24"/>
          </w:rPr>
          <w:delText>H.S. 'Daily' McAllan</w:delText>
        </w:r>
        <w:r w:rsidRPr="00944672" w:rsidDel="00000014">
          <w:rPr>
            <w:rFonts w:ascii="Arial" w:hAnsi="Arial" w:cs="Arial"/>
            <w:b/>
            <w:bCs/>
            <w:sz w:val="24"/>
            <w:szCs w:val="24"/>
          </w:rPr>
          <w:fldChar w:fldCharType="end"/>
        </w:r>
        <w:r w:rsidRPr="00944672" w:rsidDel="00000014">
          <w:rPr>
            <w:rFonts w:ascii="Arial" w:hAnsi="Arial" w:cs="Arial"/>
            <w:b/>
            <w:bCs/>
            <w:sz w:val="24"/>
            <w:szCs w:val="24"/>
          </w:rPr>
          <w:delText xml:space="preserve"> – alle Rechte vorbehalten.</w:delText>
        </w:r>
      </w:del>
    </w:p>
    <w:p w14:paraId="11473449"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254" w:author="info" w:date="2025-01-03T17:02:00Z"/>
          <w:rFonts w:ascii="Arial" w:hAnsi="Arial" w:cs="Arial"/>
          <w:b/>
          <w:bCs/>
          <w:sz w:val="24"/>
          <w:szCs w:val="24"/>
        </w:rPr>
      </w:pPr>
    </w:p>
    <w:p w14:paraId="73AD9CF9"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255" w:author="info" w:date="2025-01-03T17:02:00Z"/>
          <w:rFonts w:ascii="Arial" w:hAnsi="Arial" w:cs="Arial"/>
          <w:b/>
          <w:bCs/>
          <w:sz w:val="24"/>
          <w:szCs w:val="24"/>
        </w:rPr>
      </w:pPr>
      <w:del w:id="256" w:author="info" w:date="2025-01-03T17:02:00Z">
        <w:r w:rsidRPr="00944672" w:rsidDel="00000014">
          <w:rPr>
            <w:rFonts w:ascii="Arial" w:hAnsi="Arial" w:cs="Arial"/>
            <w:b/>
            <w:bCs/>
            <w:sz w:val="24"/>
            <w:szCs w:val="24"/>
          </w:rPr>
          <w:delText>Papyrus Testverlag, Berlin</w:delText>
        </w:r>
      </w:del>
    </w:p>
    <w:p w14:paraId="666BEF18"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257" w:author="info" w:date="2025-01-03T17:02:00Z"/>
          <w:rFonts w:ascii="Arial" w:hAnsi="Arial" w:cs="Arial"/>
          <w:b/>
          <w:bCs/>
          <w:sz w:val="24"/>
          <w:szCs w:val="24"/>
        </w:rPr>
      </w:pPr>
    </w:p>
    <w:p w14:paraId="55C068A0"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258" w:author="info" w:date="2025-01-03T17:02:00Z"/>
          <w:rFonts w:ascii="Arial" w:hAnsi="Arial" w:cs="Arial"/>
          <w:b/>
          <w:bCs/>
          <w:sz w:val="24"/>
          <w:szCs w:val="24"/>
        </w:rPr>
      </w:pPr>
    </w:p>
    <w:p w14:paraId="517A9419"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259" w:author="info" w:date="2025-01-03T17:02:00Z"/>
          <w:rFonts w:ascii="Arial" w:hAnsi="Arial" w:cs="Arial"/>
          <w:b/>
          <w:bCs/>
          <w:sz w:val="24"/>
          <w:szCs w:val="24"/>
        </w:rPr>
      </w:pPr>
      <w:del w:id="260" w:author="info" w:date="2025-01-03T17:02:00Z">
        <w:r w:rsidRPr="00944672" w:rsidDel="00000014">
          <w:rPr>
            <w:rFonts w:ascii="Arial" w:hAnsi="Arial" w:cs="Arial"/>
            <w:b/>
            <w:bCs/>
            <w:sz w:val="24"/>
            <w:szCs w:val="24"/>
          </w:rPr>
          <w:br w:type="page"/>
        </w:r>
      </w:del>
    </w:p>
    <w:p w14:paraId="669051FB"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261" w:author="info" w:date="2025-01-03T17:02:00Z"/>
          <w:rFonts w:ascii="Arial" w:hAnsi="Arial" w:cs="Arial"/>
          <w:b/>
          <w:bCs/>
          <w:sz w:val="24"/>
          <w:szCs w:val="24"/>
        </w:rPr>
      </w:pPr>
    </w:p>
    <w:p w14:paraId="49A5EE4A"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262" w:author="info" w:date="2025-01-03T17:02:00Z"/>
          <w:rFonts w:ascii="Arial" w:hAnsi="Arial" w:cs="Arial"/>
          <w:b/>
          <w:bCs/>
          <w:sz w:val="24"/>
          <w:szCs w:val="24"/>
        </w:rPr>
      </w:pPr>
    </w:p>
    <w:p w14:paraId="7DB35A21"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263" w:author="info" w:date="2025-01-03T17:02:00Z"/>
          <w:rFonts w:ascii="Arial" w:hAnsi="Arial" w:cs="Arial"/>
          <w:b/>
          <w:bCs/>
          <w:sz w:val="24"/>
          <w:szCs w:val="24"/>
        </w:rPr>
      </w:pPr>
    </w:p>
    <w:p w14:paraId="6495AE9B"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264" w:author="info" w:date="2025-01-03T17:02:00Z"/>
          <w:rFonts w:ascii="Arial" w:hAnsi="Arial" w:cs="Arial"/>
          <w:b/>
          <w:bCs/>
          <w:sz w:val="24"/>
          <w:szCs w:val="24"/>
        </w:rPr>
      </w:pPr>
    </w:p>
    <w:p w14:paraId="5D584BA5"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265" w:author="info" w:date="2025-01-03T17:02:00Z"/>
          <w:rFonts w:ascii="Arial" w:hAnsi="Arial" w:cs="Arial"/>
          <w:b/>
          <w:bCs/>
          <w:sz w:val="24"/>
          <w:szCs w:val="24"/>
        </w:rPr>
      </w:pPr>
    </w:p>
    <w:p w14:paraId="1F5AE2E4"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266" w:author="info" w:date="2025-01-03T17:02:00Z"/>
          <w:rFonts w:ascii="Arial" w:hAnsi="Arial" w:cs="Arial"/>
          <w:sz w:val="24"/>
          <w:szCs w:val="24"/>
        </w:rPr>
      </w:pPr>
      <w:del w:id="267" w:author="info" w:date="2025-01-03T17:02:00Z">
        <w:r w:rsidRPr="00944672" w:rsidDel="00000014">
          <w:rPr>
            <w:rFonts w:ascii="Arial" w:hAnsi="Arial" w:cs="Arial"/>
            <w:sz w:val="24"/>
            <w:szCs w:val="24"/>
          </w:rPr>
          <w:fldChar w:fldCharType="begin"/>
        </w:r>
        <w:r w:rsidRPr="00944672" w:rsidDel="00000014">
          <w:rPr>
            <w:rFonts w:ascii="Arial" w:hAnsi="Arial" w:cs="Arial"/>
            <w:sz w:val="24"/>
            <w:szCs w:val="24"/>
          </w:rPr>
          <w:delInstrText>TITLE \* MERGEFORMAT</w:delInstrText>
        </w:r>
        <w:r w:rsidRPr="00944672" w:rsidDel="00000014">
          <w:rPr>
            <w:rFonts w:ascii="Arial" w:hAnsi="Arial" w:cs="Arial"/>
            <w:sz w:val="24"/>
            <w:szCs w:val="24"/>
          </w:rPr>
          <w:fldChar w:fldCharType="separate"/>
        </w:r>
        <w:r w:rsidRPr="00944672" w:rsidDel="00000014">
          <w:rPr>
            <w:rFonts w:ascii="Arial" w:hAnsi="Arial" w:cs="Arial"/>
            <w:sz w:val="24"/>
            <w:szCs w:val="24"/>
          </w:rPr>
          <w:delText>Das Geheimnis der 'Dobneun Son'</w:delText>
        </w:r>
        <w:r w:rsidRPr="00944672" w:rsidDel="00000014">
          <w:rPr>
            <w:rFonts w:ascii="Arial" w:hAnsi="Arial" w:cs="Arial"/>
            <w:sz w:val="24"/>
            <w:szCs w:val="24"/>
          </w:rPr>
          <w:fldChar w:fldCharType="end"/>
        </w:r>
      </w:del>
    </w:p>
    <w:p w14:paraId="7CBF1885"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268" w:author="info" w:date="2025-01-03T17:02:00Z"/>
          <w:rFonts w:ascii="Arial" w:hAnsi="Arial" w:cs="Arial"/>
          <w:b/>
          <w:bCs/>
          <w:sz w:val="24"/>
          <w:szCs w:val="24"/>
        </w:rPr>
      </w:pPr>
    </w:p>
    <w:p w14:paraId="4A1CA266"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269" w:author="info" w:date="2025-01-03T17:02:00Z"/>
          <w:rFonts w:ascii="Arial" w:hAnsi="Arial" w:cs="Arial"/>
          <w:b/>
          <w:bCs/>
          <w:noProof/>
          <w:sz w:val="24"/>
          <w:szCs w:val="24"/>
        </w:rPr>
      </w:pPr>
      <w:del w:id="270" w:author="info" w:date="2025-01-03T17:02:00Z">
        <w:r w:rsidRPr="00944672" w:rsidDel="00000014">
          <w:rPr>
            <w:rFonts w:ascii="Arial" w:hAnsi="Arial" w:cs="Arial"/>
            <w:b/>
            <w:bCs/>
            <w:noProof/>
            <w:sz w:val="24"/>
            <w:szCs w:val="24"/>
          </w:rPr>
          <w:fldChar w:fldCharType="begin"/>
        </w:r>
        <w:r w:rsidRPr="00944672" w:rsidDel="00000014">
          <w:rPr>
            <w:rFonts w:ascii="Arial" w:hAnsi="Arial" w:cs="Arial"/>
            <w:b/>
            <w:bCs/>
            <w:noProof/>
            <w:sz w:val="24"/>
            <w:szCs w:val="24"/>
          </w:rPr>
          <w:delInstrText>AUTHOR \* MERGEFORMAT</w:delInstrText>
        </w:r>
        <w:r w:rsidRPr="00944672" w:rsidDel="00000014">
          <w:rPr>
            <w:rFonts w:ascii="Arial" w:hAnsi="Arial" w:cs="Arial"/>
            <w:b/>
            <w:bCs/>
            <w:noProof/>
            <w:sz w:val="24"/>
            <w:szCs w:val="24"/>
          </w:rPr>
          <w:fldChar w:fldCharType="separate"/>
        </w:r>
        <w:r w:rsidRPr="00944672" w:rsidDel="00000014">
          <w:rPr>
            <w:rFonts w:ascii="Arial" w:hAnsi="Arial" w:cs="Arial"/>
            <w:b/>
            <w:bCs/>
            <w:noProof/>
            <w:sz w:val="24"/>
            <w:szCs w:val="24"/>
          </w:rPr>
          <w:delText>H.S. 'Daily' McAllan</w:delText>
        </w:r>
        <w:r w:rsidRPr="00944672" w:rsidDel="00000014">
          <w:rPr>
            <w:rFonts w:ascii="Arial" w:hAnsi="Arial" w:cs="Arial"/>
            <w:b/>
            <w:bCs/>
            <w:noProof/>
            <w:sz w:val="24"/>
            <w:szCs w:val="24"/>
          </w:rPr>
          <w:fldChar w:fldCharType="end"/>
        </w:r>
      </w:del>
    </w:p>
    <w:p w14:paraId="478EF51A"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271" w:author="info" w:date="2025-01-03T17:02:00Z"/>
          <w:rFonts w:ascii="Arial" w:hAnsi="Arial" w:cs="Arial"/>
          <w:b/>
          <w:bCs/>
          <w:sz w:val="24"/>
          <w:szCs w:val="24"/>
        </w:rPr>
      </w:pPr>
    </w:p>
    <w:p w14:paraId="525DBC50"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272" w:author="info" w:date="2025-01-03T17:02:00Z"/>
          <w:rFonts w:ascii="Arial" w:hAnsi="Arial" w:cs="Arial"/>
          <w:b/>
          <w:bCs/>
          <w:sz w:val="24"/>
          <w:szCs w:val="24"/>
        </w:rPr>
      </w:pPr>
      <w:del w:id="273" w:author="info" w:date="2025-01-03T17:02:00Z">
        <w:r w:rsidRPr="00944672" w:rsidDel="00000014">
          <w:rPr>
            <w:rFonts w:ascii="Arial" w:hAnsi="Arial" w:cs="Arial"/>
            <w:b/>
            <w:bCs/>
            <w:sz w:val="24"/>
            <w:szCs w:val="24"/>
          </w:rPr>
          <w:br w:type="page"/>
        </w:r>
        <w:r w:rsidRPr="00944672" w:rsidDel="00000014">
          <w:rPr>
            <w:rFonts w:ascii="Arial" w:hAnsi="Arial" w:cs="Arial"/>
            <w:sz w:val="24"/>
            <w:szCs w:val="24"/>
          </w:rPr>
          <w:delText>Das Buch:</w:delText>
        </w:r>
      </w:del>
    </w:p>
    <w:p w14:paraId="710E290B"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274" w:author="info" w:date="2025-01-03T17:02:00Z"/>
          <w:rFonts w:ascii="Arial" w:hAnsi="Arial" w:cs="Arial"/>
          <w:b/>
          <w:bCs/>
          <w:noProof/>
          <w:sz w:val="24"/>
          <w:szCs w:val="24"/>
        </w:rPr>
      </w:pPr>
      <w:del w:id="275" w:author="info" w:date="2025-01-03T17:02:00Z">
        <w:r w:rsidRPr="00944672" w:rsidDel="00000014">
          <w:rPr>
            <w:rFonts w:ascii="Arial" w:hAnsi="Arial" w:cs="Arial"/>
            <w:b/>
            <w:bCs/>
            <w:noProof/>
            <w:sz w:val="24"/>
            <w:szCs w:val="24"/>
          </w:rPr>
          <w:delText>Im Yin und Yang hat die schwarze Seite ihre Entsprechung in der weißen Seite.Wenn es immer wieder Verschwörungstheorien über dunkle Mächte gibt, gibt es dann auch eine weiße Seite?Welchen Einfluss kann diese "Weiße Verschwörung" haben, wenn man sie nicht wahrnimmt und niemand über sie spricht?Die "Weiße Macht" ist ans Licht gekommen und dies ist die Geschichte, wie es dazu kam.Welchen Einfluss hatten die "Helfenden Hände" auf die Entwicklung der Menschheit und warum hat es niemand bemerkt? - Werden gute Taten unterschätzt?Die Ereignisse der 2010er Jahre haben dazu geführt, dass die "Helfenden Hände" in bestimmten Kreisen bekannt geworden sind. Teile davon sind öffentlich bekannt und werden hier zusammengefasst.</w:delText>
        </w:r>
        <w:r w:rsidRPr="00944672" w:rsidDel="00000014">
          <w:rPr>
            <w:rFonts w:ascii="Arial" w:hAnsi="Arial" w:cs="Arial"/>
            <w:b/>
            <w:bCs/>
            <w:noProof/>
            <w:sz w:val="24"/>
            <w:szCs w:val="24"/>
          </w:rPr>
          <w:softHyphen/>
        </w:r>
      </w:del>
    </w:p>
    <w:p w14:paraId="47497EFC"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276" w:author="info" w:date="2025-01-03T17:02:00Z"/>
          <w:rFonts w:ascii="Arial" w:hAnsi="Arial" w:cs="Arial"/>
          <w:b/>
          <w:bCs/>
          <w:noProof/>
          <w:sz w:val="24"/>
          <w:szCs w:val="24"/>
        </w:rPr>
      </w:pPr>
    </w:p>
    <w:p w14:paraId="69996A47"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277" w:author="info" w:date="2025-01-03T17:02:00Z"/>
          <w:rFonts w:ascii="Arial" w:hAnsi="Arial" w:cs="Arial"/>
          <w:b/>
          <w:bCs/>
          <w:noProof/>
          <w:sz w:val="24"/>
          <w:szCs w:val="24"/>
        </w:rPr>
      </w:pPr>
    </w:p>
    <w:p w14:paraId="3D8F12BD"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278" w:author="info" w:date="2025-01-03T17:02:00Z"/>
          <w:rFonts w:ascii="Arial" w:hAnsi="Arial" w:cs="Arial"/>
          <w:b/>
          <w:bCs/>
          <w:noProof/>
          <w:sz w:val="24"/>
          <w:szCs w:val="24"/>
        </w:rPr>
      </w:pPr>
    </w:p>
    <w:p w14:paraId="34CEBA8C"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279" w:author="info" w:date="2025-01-03T17:02:00Z"/>
          <w:rFonts w:ascii="Arial" w:hAnsi="Arial" w:cs="Arial"/>
          <w:b/>
          <w:bCs/>
          <w:noProof/>
          <w:sz w:val="24"/>
          <w:szCs w:val="24"/>
        </w:rPr>
      </w:pPr>
    </w:p>
    <w:p w14:paraId="79D7572F"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280" w:author="info" w:date="2025-01-03T17:02:00Z"/>
          <w:rFonts w:ascii="Arial" w:hAnsi="Arial" w:cs="Arial"/>
          <w:b/>
          <w:bCs/>
          <w:noProof/>
          <w:sz w:val="24"/>
          <w:szCs w:val="24"/>
        </w:rPr>
      </w:pPr>
    </w:p>
    <w:p w14:paraId="5538AD78"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281" w:author="info" w:date="2025-01-03T17:02:00Z"/>
          <w:rFonts w:ascii="Arial" w:hAnsi="Arial" w:cs="Arial"/>
          <w:b/>
          <w:bCs/>
          <w:noProof/>
          <w:sz w:val="24"/>
          <w:szCs w:val="24"/>
        </w:rPr>
      </w:pPr>
    </w:p>
    <w:p w14:paraId="7A63B71F"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282" w:author="info" w:date="2025-01-03T17:02:00Z"/>
          <w:rFonts w:ascii="Arial" w:hAnsi="Arial" w:cs="Arial"/>
          <w:b/>
          <w:bCs/>
          <w:sz w:val="24"/>
          <w:szCs w:val="24"/>
        </w:rPr>
      </w:pPr>
      <w:del w:id="283" w:author="info" w:date="2025-01-03T17:02:00Z">
        <w:r w:rsidRPr="00944672" w:rsidDel="00000014">
          <w:rPr>
            <w:rFonts w:ascii="Arial" w:hAnsi="Arial" w:cs="Arial"/>
            <w:sz w:val="24"/>
            <w:szCs w:val="24"/>
          </w:rPr>
          <w:delText>Der Autor:</w:delText>
        </w:r>
      </w:del>
    </w:p>
    <w:p w14:paraId="5E751AFE"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284" w:author="info" w:date="2025-01-03T17:02:00Z"/>
          <w:rFonts w:ascii="Arial" w:hAnsi="Arial" w:cs="Arial"/>
          <w:b/>
          <w:bCs/>
          <w:noProof/>
          <w:sz w:val="24"/>
          <w:szCs w:val="24"/>
        </w:rPr>
      </w:pPr>
      <w:del w:id="285" w:author="info" w:date="2025-01-03T17:02:00Z">
        <w:r w:rsidRPr="00944672" w:rsidDel="00000014">
          <w:rPr>
            <w:rFonts w:ascii="Arial" w:hAnsi="Arial" w:cs="Arial"/>
            <w:b/>
            <w:bCs/>
            <w:noProof/>
            <w:sz w:val="24"/>
            <w:szCs w:val="24"/>
          </w:rPr>
          <w:delText>Hyeonjae Somun 'Daily' McAllan ist ein Insider. Seine Mutter ist eine in den Niederlanden geborene Koreanerin und Sein Vater ist ein in Dubai lebender Schotte. Hyeonjae Somun McAllan hat den Vorteil, dass seine Eltern in vielen Städten der Welt gearbeitet haben, so dass er mehrere Sprachen fließend spricht und profunde Kenntnisse in der internationalen Wirtschafts- und Finanzwelt erworben hat. Er genießt seinen Ruhestand in Häusern rund um den Globus. Der Spitzname beruht auf einer Gegebenheit aus der Schulzeit: Während der Vorbeitung auf seinen Abschluss erhielt der 'täglich' Privatunterricht. Diese Tatsache und die Doppeldeutigkeit in Verbindung mit dem Nachnamen hat diesen Namen etabliert.</w:delText>
        </w:r>
        <w:r w:rsidRPr="00944672" w:rsidDel="00000014">
          <w:rPr>
            <w:rFonts w:ascii="Arial" w:hAnsi="Arial" w:cs="Arial"/>
            <w:b/>
            <w:bCs/>
            <w:noProof/>
            <w:sz w:val="24"/>
            <w:szCs w:val="24"/>
          </w:rPr>
          <w:softHyphen/>
        </w:r>
      </w:del>
    </w:p>
    <w:p w14:paraId="4D99707E"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286" w:author="info" w:date="2025-01-03T17:02:00Z"/>
          <w:rFonts w:ascii="Arial" w:hAnsi="Arial" w:cs="Arial"/>
          <w:b/>
          <w:bCs/>
          <w:sz w:val="24"/>
          <w:szCs w:val="24"/>
        </w:rPr>
      </w:pPr>
      <w:del w:id="287" w:author="info" w:date="2025-01-03T17:02:00Z">
        <w:r w:rsidRPr="00944672" w:rsidDel="00000014">
          <w:rPr>
            <w:rFonts w:ascii="Arial" w:hAnsi="Arial" w:cs="Arial"/>
            <w:b/>
            <w:bCs/>
            <w:noProof/>
            <w:sz w:val="24"/>
            <w:szCs w:val="24"/>
          </w:rPr>
          <w:br w:type="page"/>
        </w:r>
      </w:del>
    </w:p>
    <w:p w14:paraId="127D7309"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288" w:author="info" w:date="2025-01-03T17:02:00Z"/>
          <w:rFonts w:ascii="Arial" w:hAnsi="Arial" w:cs="Arial"/>
          <w:b/>
          <w:bCs/>
          <w:sz w:val="24"/>
          <w:szCs w:val="24"/>
        </w:rPr>
      </w:pPr>
    </w:p>
    <w:p w14:paraId="71B2CAE7"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289" w:author="info" w:date="2025-01-03T17:02:00Z"/>
          <w:rFonts w:ascii="Arial" w:hAnsi="Arial" w:cs="Arial"/>
          <w:b/>
          <w:bCs/>
          <w:sz w:val="24"/>
          <w:szCs w:val="24"/>
        </w:rPr>
      </w:pPr>
    </w:p>
    <w:p w14:paraId="731EE751"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290" w:author="info" w:date="2025-01-03T17:02:00Z"/>
          <w:rFonts w:ascii="Arial" w:hAnsi="Arial" w:cs="Arial"/>
          <w:b/>
          <w:bCs/>
          <w:sz w:val="24"/>
          <w:szCs w:val="24"/>
        </w:rPr>
      </w:pPr>
    </w:p>
    <w:p w14:paraId="039D01BF"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291" w:author="info" w:date="2025-01-03T17:02:00Z"/>
          <w:rFonts w:ascii="Arial" w:hAnsi="Arial" w:cs="Arial"/>
          <w:sz w:val="24"/>
          <w:szCs w:val="24"/>
        </w:rPr>
      </w:pPr>
      <w:del w:id="292" w:author="info" w:date="2025-01-03T17:02:00Z">
        <w:r w:rsidRPr="00944672" w:rsidDel="00000014">
          <w:rPr>
            <w:rFonts w:ascii="Arial" w:hAnsi="Arial" w:cs="Arial"/>
            <w:sz w:val="24"/>
            <w:szCs w:val="24"/>
          </w:rPr>
          <w:fldChar w:fldCharType="begin"/>
        </w:r>
        <w:r w:rsidRPr="00944672" w:rsidDel="00000014">
          <w:rPr>
            <w:rFonts w:ascii="Arial" w:hAnsi="Arial" w:cs="Arial"/>
            <w:sz w:val="24"/>
            <w:szCs w:val="24"/>
          </w:rPr>
          <w:delInstrText>TITLE \* MERGEFORMAT</w:delInstrText>
        </w:r>
        <w:r w:rsidRPr="00944672" w:rsidDel="00000014">
          <w:rPr>
            <w:rFonts w:ascii="Arial" w:hAnsi="Arial" w:cs="Arial"/>
            <w:sz w:val="24"/>
            <w:szCs w:val="24"/>
          </w:rPr>
          <w:fldChar w:fldCharType="separate"/>
        </w:r>
        <w:r w:rsidRPr="00944672" w:rsidDel="00000014">
          <w:rPr>
            <w:rFonts w:ascii="Arial" w:hAnsi="Arial" w:cs="Arial"/>
            <w:sz w:val="24"/>
            <w:szCs w:val="24"/>
          </w:rPr>
          <w:delText>Das Geheimnis der 'Dobneun Son'</w:delText>
        </w:r>
        <w:r w:rsidRPr="00944672" w:rsidDel="00000014">
          <w:rPr>
            <w:rFonts w:ascii="Arial" w:hAnsi="Arial" w:cs="Arial"/>
            <w:sz w:val="24"/>
            <w:szCs w:val="24"/>
          </w:rPr>
          <w:fldChar w:fldCharType="end"/>
        </w:r>
      </w:del>
    </w:p>
    <w:p w14:paraId="39589E7B"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293" w:author="info" w:date="2025-01-03T17:02:00Z"/>
          <w:rFonts w:ascii="Arial" w:hAnsi="Arial" w:cs="Arial"/>
          <w:b/>
          <w:bCs/>
          <w:sz w:val="24"/>
          <w:szCs w:val="24"/>
        </w:rPr>
      </w:pPr>
    </w:p>
    <w:p w14:paraId="17C4A0F7"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294" w:author="info" w:date="2025-01-03T17:02:00Z"/>
          <w:rFonts w:ascii="Arial" w:hAnsi="Arial" w:cs="Arial"/>
          <w:b/>
          <w:bCs/>
          <w:sz w:val="24"/>
          <w:szCs w:val="24"/>
        </w:rPr>
      </w:pPr>
      <w:del w:id="295" w:author="info" w:date="2025-01-03T17:02:00Z">
        <w:r w:rsidRPr="00944672" w:rsidDel="00000014">
          <w:rPr>
            <w:rFonts w:ascii="Arial" w:hAnsi="Arial" w:cs="Arial"/>
            <w:b/>
            <w:bCs/>
            <w:sz w:val="24"/>
            <w:szCs w:val="24"/>
          </w:rPr>
          <w:delText>Teil 1: Eruptionen</w:delText>
        </w:r>
      </w:del>
    </w:p>
    <w:p w14:paraId="6D5FD3C2"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296" w:author="info" w:date="2025-01-03T17:02:00Z"/>
          <w:rFonts w:ascii="Arial" w:hAnsi="Arial" w:cs="Arial"/>
          <w:b/>
          <w:bCs/>
          <w:sz w:val="24"/>
          <w:szCs w:val="24"/>
        </w:rPr>
      </w:pPr>
    </w:p>
    <w:p w14:paraId="104BA3E1"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297" w:author="info" w:date="2025-01-03T17:02:00Z"/>
          <w:rFonts w:ascii="Arial" w:hAnsi="Arial" w:cs="Arial"/>
          <w:b/>
          <w:bCs/>
          <w:sz w:val="24"/>
          <w:szCs w:val="24"/>
        </w:rPr>
      </w:pPr>
      <w:del w:id="298" w:author="info" w:date="2025-01-03T17:02:00Z">
        <w:r w:rsidRPr="00944672" w:rsidDel="00000014">
          <w:rPr>
            <w:rFonts w:ascii="Arial" w:hAnsi="Arial" w:cs="Arial"/>
            <w:b/>
            <w:bCs/>
            <w:sz w:val="24"/>
            <w:szCs w:val="24"/>
          </w:rPr>
          <w:delText>Von</w:delText>
        </w:r>
      </w:del>
    </w:p>
    <w:p w14:paraId="40DA9F84"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299" w:author="info" w:date="2025-01-03T17:02:00Z"/>
          <w:rFonts w:ascii="Arial" w:hAnsi="Arial" w:cs="Arial"/>
          <w:b/>
          <w:bCs/>
          <w:sz w:val="24"/>
          <w:szCs w:val="24"/>
        </w:rPr>
      </w:pPr>
    </w:p>
    <w:p w14:paraId="1E266E4F"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300" w:author="info" w:date="2025-01-03T17:02:00Z"/>
          <w:rFonts w:ascii="Arial" w:hAnsi="Arial" w:cs="Arial"/>
          <w:b/>
          <w:bCs/>
          <w:noProof/>
          <w:sz w:val="24"/>
          <w:szCs w:val="24"/>
        </w:rPr>
      </w:pPr>
      <w:del w:id="301" w:author="info" w:date="2025-01-03T17:02:00Z">
        <w:r w:rsidRPr="00944672" w:rsidDel="00000014">
          <w:rPr>
            <w:rFonts w:ascii="Arial" w:hAnsi="Arial" w:cs="Arial"/>
            <w:b/>
            <w:bCs/>
            <w:noProof/>
            <w:sz w:val="24"/>
            <w:szCs w:val="24"/>
          </w:rPr>
          <w:fldChar w:fldCharType="begin"/>
        </w:r>
        <w:r w:rsidRPr="00944672" w:rsidDel="00000014">
          <w:rPr>
            <w:rFonts w:ascii="Arial" w:hAnsi="Arial" w:cs="Arial"/>
            <w:b/>
            <w:bCs/>
            <w:noProof/>
            <w:sz w:val="24"/>
            <w:szCs w:val="24"/>
          </w:rPr>
          <w:delInstrText>AUTHOR \* MERGEFORMAT</w:delInstrText>
        </w:r>
        <w:r w:rsidRPr="00944672" w:rsidDel="00000014">
          <w:rPr>
            <w:rFonts w:ascii="Arial" w:hAnsi="Arial" w:cs="Arial"/>
            <w:b/>
            <w:bCs/>
            <w:noProof/>
            <w:sz w:val="24"/>
            <w:szCs w:val="24"/>
          </w:rPr>
          <w:fldChar w:fldCharType="separate"/>
        </w:r>
        <w:r w:rsidRPr="00944672" w:rsidDel="00000014">
          <w:rPr>
            <w:rFonts w:ascii="Arial" w:hAnsi="Arial" w:cs="Arial"/>
            <w:b/>
            <w:bCs/>
            <w:noProof/>
            <w:sz w:val="24"/>
            <w:szCs w:val="24"/>
          </w:rPr>
          <w:delText>H.S. 'Daily' McAllan</w:delText>
        </w:r>
        <w:r w:rsidRPr="00944672" w:rsidDel="00000014">
          <w:rPr>
            <w:rFonts w:ascii="Arial" w:hAnsi="Arial" w:cs="Arial"/>
            <w:b/>
            <w:bCs/>
            <w:noProof/>
            <w:sz w:val="24"/>
            <w:szCs w:val="24"/>
          </w:rPr>
          <w:fldChar w:fldCharType="end"/>
        </w:r>
      </w:del>
    </w:p>
    <w:p w14:paraId="4362A0FE"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302" w:author="info" w:date="2025-01-03T17:02:00Z"/>
          <w:rFonts w:ascii="Arial" w:hAnsi="Arial" w:cs="Arial"/>
          <w:b/>
          <w:bCs/>
          <w:noProof/>
          <w:sz w:val="24"/>
          <w:szCs w:val="24"/>
        </w:rPr>
      </w:pPr>
    </w:p>
    <w:p w14:paraId="39C71760"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303" w:author="info" w:date="2025-01-03T17:02:00Z"/>
          <w:rFonts w:ascii="Arial" w:hAnsi="Arial" w:cs="Arial"/>
          <w:b/>
          <w:bCs/>
          <w:sz w:val="24"/>
          <w:szCs w:val="24"/>
        </w:rPr>
      </w:pPr>
    </w:p>
    <w:p w14:paraId="25D89551"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304" w:author="info" w:date="2025-01-03T17:02:00Z"/>
          <w:rFonts w:ascii="Arial" w:hAnsi="Arial" w:cs="Arial"/>
          <w:b/>
          <w:bCs/>
          <w:sz w:val="24"/>
          <w:szCs w:val="24"/>
        </w:rPr>
      </w:pPr>
    </w:p>
    <w:p w14:paraId="00E51D4B"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305" w:author="info" w:date="2025-01-03T17:02:00Z"/>
          <w:rFonts w:ascii="Arial" w:hAnsi="Arial" w:cs="Arial"/>
          <w:b/>
          <w:bCs/>
          <w:sz w:val="24"/>
          <w:szCs w:val="24"/>
        </w:rPr>
      </w:pPr>
    </w:p>
    <w:p w14:paraId="70A18A0E"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306" w:author="info" w:date="2025-01-03T17:02:00Z"/>
          <w:rFonts w:ascii="Arial" w:hAnsi="Arial" w:cs="Arial"/>
          <w:b/>
          <w:bCs/>
          <w:sz w:val="24"/>
          <w:szCs w:val="24"/>
        </w:rPr>
      </w:pPr>
    </w:p>
    <w:p w14:paraId="003A23B1"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307" w:author="info" w:date="2025-01-03T17:02:00Z"/>
          <w:rFonts w:ascii="Arial" w:hAnsi="Arial" w:cs="Arial"/>
          <w:b/>
          <w:bCs/>
          <w:sz w:val="24"/>
          <w:szCs w:val="24"/>
        </w:rPr>
      </w:pPr>
      <w:del w:id="308" w:author="info" w:date="2025-01-03T17:02:00Z">
        <w:r w:rsidRPr="00944672" w:rsidDel="00000014">
          <w:rPr>
            <w:rFonts w:ascii="Arial" w:hAnsi="Arial" w:cs="Arial"/>
            <w:b/>
            <w:bCs/>
            <w:sz w:val="24"/>
            <w:szCs w:val="24"/>
          </w:rPr>
          <w:delText>Papyrus Testverlag, Berlin</w:delText>
        </w:r>
      </w:del>
    </w:p>
    <w:p w14:paraId="5177EBD5"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309" w:author="info" w:date="2025-01-03T17:02:00Z"/>
          <w:rFonts w:ascii="Arial" w:hAnsi="Arial" w:cs="Arial"/>
          <w:b/>
          <w:bCs/>
          <w:sz w:val="24"/>
          <w:szCs w:val="24"/>
        </w:rPr>
      </w:pPr>
    </w:p>
    <w:p w14:paraId="009F1C82"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310" w:author="info" w:date="2025-01-03T17:02:00Z"/>
          <w:rFonts w:ascii="Arial" w:hAnsi="Arial" w:cs="Arial"/>
          <w:b/>
          <w:bCs/>
          <w:sz w:val="24"/>
          <w:szCs w:val="24"/>
        </w:rPr>
      </w:pPr>
      <w:del w:id="311" w:author="info" w:date="2025-01-03T17:02:00Z">
        <w:r w:rsidRPr="00944672" w:rsidDel="00000014">
          <w:rPr>
            <w:rFonts w:ascii="Arial" w:hAnsi="Arial" w:cs="Arial"/>
            <w:b/>
            <w:bCs/>
            <w:sz w:val="24"/>
            <w:szCs w:val="24"/>
          </w:rPr>
          <w:br w:type="page"/>
        </w:r>
      </w:del>
    </w:p>
    <w:p w14:paraId="731545B8"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312" w:author="info" w:date="2025-01-03T17:02:00Z"/>
          <w:rFonts w:ascii="Arial" w:hAnsi="Arial" w:cs="Arial"/>
          <w:b/>
          <w:bCs/>
          <w:sz w:val="24"/>
          <w:szCs w:val="24"/>
        </w:rPr>
      </w:pPr>
    </w:p>
    <w:p w14:paraId="1220A147"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313" w:author="info" w:date="2025-01-03T17:02:00Z"/>
          <w:rFonts w:ascii="Arial" w:hAnsi="Arial" w:cs="Arial"/>
          <w:b/>
          <w:bCs/>
          <w:sz w:val="24"/>
          <w:szCs w:val="24"/>
        </w:rPr>
      </w:pPr>
    </w:p>
    <w:p w14:paraId="08D7E25C"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314" w:author="info" w:date="2025-01-03T17:02:00Z"/>
          <w:rFonts w:ascii="Arial" w:hAnsi="Arial" w:cs="Arial"/>
          <w:b/>
          <w:bCs/>
          <w:sz w:val="24"/>
          <w:szCs w:val="24"/>
        </w:rPr>
      </w:pPr>
    </w:p>
    <w:p w14:paraId="5D13946C"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315" w:author="info" w:date="2025-01-03T17:02:00Z"/>
          <w:rFonts w:ascii="Arial" w:hAnsi="Arial" w:cs="Arial"/>
          <w:b/>
          <w:bCs/>
          <w:sz w:val="24"/>
          <w:szCs w:val="24"/>
        </w:rPr>
      </w:pPr>
    </w:p>
    <w:p w14:paraId="5331EB7E"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316" w:author="info" w:date="2025-01-03T17:02:00Z"/>
          <w:rFonts w:ascii="Arial" w:hAnsi="Arial" w:cs="Arial"/>
          <w:b/>
          <w:bCs/>
          <w:sz w:val="24"/>
          <w:szCs w:val="24"/>
        </w:rPr>
      </w:pPr>
    </w:p>
    <w:p w14:paraId="3D242F12"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317" w:author="info" w:date="2025-01-03T17:02:00Z"/>
          <w:rFonts w:ascii="Arial" w:hAnsi="Arial" w:cs="Arial"/>
          <w:b/>
          <w:bCs/>
          <w:sz w:val="24"/>
          <w:szCs w:val="24"/>
        </w:rPr>
      </w:pPr>
    </w:p>
    <w:p w14:paraId="302E8767"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318" w:author="info" w:date="2025-01-03T17:02:00Z"/>
          <w:rFonts w:ascii="Arial" w:hAnsi="Arial" w:cs="Arial"/>
          <w:b/>
          <w:bCs/>
          <w:sz w:val="24"/>
          <w:szCs w:val="24"/>
        </w:rPr>
      </w:pPr>
      <w:del w:id="319" w:author="info" w:date="2025-01-03T17:02:00Z">
        <w:r w:rsidRPr="00944672" w:rsidDel="00000014">
          <w:rPr>
            <w:rFonts w:ascii="Arial" w:hAnsi="Arial" w:cs="Arial"/>
            <w:b/>
            <w:bCs/>
            <w:sz w:val="24"/>
            <w:szCs w:val="24"/>
          </w:rPr>
          <w:delText>1. Edition, 2024</w:delText>
        </w:r>
      </w:del>
    </w:p>
    <w:p w14:paraId="040D474C"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320" w:author="info" w:date="2025-01-03T17:02:00Z"/>
          <w:rFonts w:ascii="Arial" w:hAnsi="Arial" w:cs="Arial"/>
          <w:b/>
          <w:bCs/>
          <w:sz w:val="24"/>
          <w:szCs w:val="24"/>
        </w:rPr>
      </w:pPr>
      <w:del w:id="321" w:author="info" w:date="2025-01-03T17:02:00Z">
        <w:r w:rsidRPr="00944672" w:rsidDel="00000014">
          <w:rPr>
            <w:rFonts w:ascii="Arial" w:hAnsi="Arial" w:cs="Arial"/>
            <w:b/>
            <w:bCs/>
            <w:sz w:val="24"/>
            <w:szCs w:val="24"/>
          </w:rPr>
          <w:delText>© 2024  All rights reserved.</w:delText>
        </w:r>
      </w:del>
    </w:p>
    <w:p w14:paraId="0C74F006"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322" w:author="info" w:date="2025-01-03T17:02:00Z"/>
          <w:rFonts w:ascii="Arial" w:hAnsi="Arial" w:cs="Arial"/>
          <w:b/>
          <w:bCs/>
          <w:sz w:val="24"/>
          <w:szCs w:val="24"/>
        </w:rPr>
      </w:pPr>
    </w:p>
    <w:p w14:paraId="7D28DF9B"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323" w:author="info" w:date="2025-01-03T17:02:00Z"/>
          <w:rFonts w:ascii="Arial" w:hAnsi="Arial" w:cs="Arial"/>
          <w:b/>
          <w:bCs/>
          <w:sz w:val="24"/>
          <w:szCs w:val="24"/>
        </w:rPr>
      </w:pPr>
      <w:del w:id="324" w:author="info" w:date="2025-01-03T17:02:00Z">
        <w:r w:rsidRPr="00944672" w:rsidDel="00000014">
          <w:rPr>
            <w:rFonts w:ascii="Arial" w:hAnsi="Arial" w:cs="Arial"/>
            <w:b/>
            <w:bCs/>
            <w:sz w:val="24"/>
            <w:szCs w:val="24"/>
          </w:rPr>
          <w:delText>Papyrus Testverlag, Berlin</w:delText>
        </w:r>
      </w:del>
    </w:p>
    <w:p w14:paraId="24173DD0"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325" w:author="info" w:date="2025-01-03T17:02:00Z"/>
          <w:rFonts w:ascii="Arial" w:hAnsi="Arial" w:cs="Arial"/>
          <w:b/>
          <w:bCs/>
          <w:sz w:val="24"/>
          <w:szCs w:val="24"/>
        </w:rPr>
      </w:pPr>
    </w:p>
    <w:p w14:paraId="2AAB1BD2"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326" w:author="info" w:date="2025-01-03T17:02:00Z"/>
          <w:rFonts w:ascii="Arial" w:hAnsi="Arial" w:cs="Arial"/>
          <w:b/>
          <w:bCs/>
          <w:sz w:val="24"/>
          <w:szCs w:val="24"/>
        </w:rPr>
      </w:pPr>
    </w:p>
    <w:p w14:paraId="0157172B"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327" w:author="info" w:date="2025-01-03T17:02:00Z"/>
          <w:rFonts w:ascii="Arial" w:hAnsi="Arial" w:cs="Arial"/>
          <w:b/>
          <w:bCs/>
          <w:sz w:val="24"/>
          <w:szCs w:val="24"/>
        </w:rPr>
      </w:pPr>
    </w:p>
    <w:p w14:paraId="052071DD"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328" w:author="info" w:date="2025-01-03T17:02:00Z"/>
          <w:rFonts w:ascii="Arial" w:hAnsi="Arial" w:cs="Arial"/>
          <w:b/>
          <w:bCs/>
          <w:sz w:val="24"/>
          <w:szCs w:val="24"/>
        </w:rPr>
      </w:pPr>
    </w:p>
    <w:p w14:paraId="48BCE954"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329" w:author="info" w:date="2025-01-03T17:02:00Z"/>
          <w:rFonts w:ascii="Arial" w:hAnsi="Arial" w:cs="Arial"/>
          <w:b/>
          <w:bCs/>
          <w:sz w:val="24"/>
          <w:szCs w:val="24"/>
        </w:rPr>
      </w:pPr>
    </w:p>
    <w:p w14:paraId="125009C7" w14:textId="77777777" w:rsidR="00944672" w:rsidRPr="00944672" w:rsidDel="00000014" w:rsidRDefault="00944672" w:rsidP="00944672">
      <w:pPr>
        <w:keepNext/>
        <w:keepLines/>
        <w:suppressAutoHyphens/>
        <w:autoSpaceDE w:val="0"/>
        <w:autoSpaceDN w:val="0"/>
        <w:adjustRightInd w:val="0"/>
        <w:spacing w:before="744" w:after="120" w:line="417" w:lineRule="auto"/>
        <w:jc w:val="center"/>
        <w:outlineLvl w:val="0"/>
        <w:rPr>
          <w:del w:id="330" w:author="info" w:date="2025-01-03T17:02:00Z"/>
          <w:rFonts w:ascii="Arial" w:hAnsi="Arial" w:cs="Arial"/>
          <w:b/>
          <w:bCs/>
          <w:sz w:val="24"/>
          <w:szCs w:val="24"/>
        </w:rPr>
      </w:pPr>
    </w:p>
    <w:p w14:paraId="2393CBBF" w14:textId="77777777" w:rsidR="00944672" w:rsidRPr="00944672" w:rsidRDefault="00944672" w:rsidP="00944672">
      <w:pPr>
        <w:keepNext/>
        <w:keepLines/>
        <w:pageBreakBefore/>
        <w:suppressAutoHyphens/>
        <w:autoSpaceDE w:val="0"/>
        <w:autoSpaceDN w:val="0"/>
        <w:adjustRightInd w:val="0"/>
        <w:spacing w:before="744" w:after="120" w:line="417" w:lineRule="auto"/>
        <w:jc w:val="center"/>
        <w:outlineLvl w:val="0"/>
        <w:rPr>
          <w:rFonts w:ascii="Arial" w:hAnsi="Arial" w:cs="Arial"/>
          <w:b/>
          <w:bCs/>
          <w:sz w:val="24"/>
          <w:szCs w:val="24"/>
          <w:lang w:val="en-US"/>
        </w:rPr>
      </w:pPr>
      <w:del w:id="331" w:author="info" w:date="2025-01-03T17:02:00Z">
        <w:r w:rsidRPr="00944672" w:rsidDel="00000014">
          <w:rPr>
            <w:rFonts w:ascii="Arial" w:hAnsi="Arial" w:cs="Arial"/>
            <w:b/>
            <w:bCs/>
            <w:sz w:val="24"/>
            <w:szCs w:val="24"/>
          </w:rPr>
          <w:lastRenderedPageBreak/>
          <w:br w:type="page"/>
        </w:r>
      </w:del>
      <w:r w:rsidRPr="00944672">
        <w:rPr>
          <w:rFonts w:ascii="Arial" w:hAnsi="Arial" w:cs="Arial"/>
          <w:b/>
          <w:bCs/>
          <w:sz w:val="24"/>
          <w:szCs w:val="24"/>
        </w:rPr>
        <w:br/>
        <w:t xml:space="preserve">„Lege auch Köder aus, um den Feind zu locken.“ </w:t>
      </w:r>
      <w:r w:rsidRPr="00944672">
        <w:rPr>
          <w:rFonts w:ascii="Arial" w:hAnsi="Arial" w:cs="Arial"/>
          <w:b/>
          <w:bCs/>
          <w:sz w:val="24"/>
          <w:szCs w:val="24"/>
        </w:rPr>
        <w:br/>
      </w:r>
      <w:r w:rsidRPr="00944672">
        <w:rPr>
          <w:rFonts w:ascii="Arial" w:hAnsi="Arial" w:cs="Arial"/>
          <w:b/>
          <w:bCs/>
          <w:sz w:val="24"/>
          <w:szCs w:val="24"/>
          <w:lang w:val="en-US"/>
        </w:rPr>
        <w:t>(Sun Tsu)</w:t>
      </w:r>
    </w:p>
    <w:p w14:paraId="77FC178E" w14:textId="77777777" w:rsidR="00944672" w:rsidRPr="00944672" w:rsidRDefault="00944672" w:rsidP="00944672">
      <w:pPr>
        <w:autoSpaceDE w:val="0"/>
        <w:autoSpaceDN w:val="0"/>
        <w:adjustRightInd w:val="0"/>
        <w:spacing w:after="0" w:line="292" w:lineRule="auto"/>
        <w:jc w:val="both"/>
        <w:rPr>
          <w:rFonts w:ascii="Arial" w:hAnsi="Arial" w:cs="Arial"/>
          <w:b/>
          <w:bCs/>
          <w:color w:val="2F5496"/>
          <w:sz w:val="24"/>
          <w:szCs w:val="24"/>
          <w:lang w:val="en-US"/>
        </w:rPr>
      </w:pPr>
      <w:r w:rsidRPr="00944672">
        <w:rPr>
          <w:rFonts w:ascii="Arial" w:hAnsi="Arial" w:cs="Arial"/>
          <w:b/>
          <w:bCs/>
          <w:color w:val="2F5496"/>
          <w:sz w:val="24"/>
          <w:szCs w:val="24"/>
        </w:rPr>
        <w:commentReference w:id="332"/>
      </w:r>
      <w:r w:rsidRPr="00944672">
        <w:rPr>
          <w:rFonts w:ascii="Arial" w:hAnsi="Arial" w:cs="Arial"/>
          <w:b/>
          <w:bCs/>
          <w:color w:val="2F5496"/>
          <w:sz w:val="24"/>
          <w:szCs w:val="24"/>
          <w:lang w:val="en-US"/>
        </w:rPr>
        <w:t>&gt;&gt;&gt; New York, Mai 2011 &lt;&lt;&lt;</w:t>
      </w:r>
    </w:p>
    <w:p w14:paraId="1D209321"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Wenn man das UN-Gebäude verlässt, die East 44</w:t>
      </w:r>
      <w:r w:rsidRPr="00944672">
        <w:rPr>
          <w:rFonts w:ascii="Arial" w:hAnsi="Arial" w:cs="Arial"/>
          <w:sz w:val="24"/>
          <w:szCs w:val="24"/>
          <w:vertAlign w:val="superscript"/>
        </w:rPr>
        <w:t>te</w:t>
      </w:r>
      <w:r w:rsidRPr="00944672">
        <w:rPr>
          <w:rFonts w:ascii="Arial" w:hAnsi="Arial" w:cs="Arial"/>
          <w:sz w:val="24"/>
          <w:szCs w:val="24"/>
        </w:rPr>
        <w:t xml:space="preserve"> Straße ein kurzes Stück hochgeht, gibt es neben dem notwendige</w:t>
      </w:r>
      <w:ins w:id="333" w:author="info" w:date="1970-01-01T01:00:00Z">
        <w:r w:rsidRPr="00944672">
          <w:rPr>
            <w:rFonts w:ascii="Arial" w:hAnsi="Arial" w:cs="Arial"/>
            <w:sz w:val="24"/>
            <w:szCs w:val="24"/>
          </w:rPr>
          <w:t>n</w:t>
        </w:r>
      </w:ins>
      <w:r w:rsidRPr="00944672">
        <w:rPr>
          <w:rFonts w:ascii="Arial" w:hAnsi="Arial" w:cs="Arial"/>
          <w:sz w:val="24"/>
          <w:szCs w:val="24"/>
        </w:rPr>
        <w:t xml:space="preserve"> Parkhaus das ‚</w:t>
      </w:r>
      <w:r w:rsidRPr="00944672">
        <w:rPr>
          <w:rFonts w:ascii="Arial" w:hAnsi="Arial" w:cs="Arial"/>
          <w:noProof/>
          <w:sz w:val="24"/>
          <w:szCs w:val="24"/>
        </w:rPr>
        <w:t>Jeomsim</w:t>
      </w:r>
      <w:r w:rsidRPr="00944672">
        <w:rPr>
          <w:rFonts w:ascii="Arial" w:hAnsi="Arial" w:cs="Arial"/>
          <w:sz w:val="24"/>
          <w:szCs w:val="24"/>
        </w:rPr>
        <w:t xml:space="preserve"> Moon </w:t>
      </w:r>
      <w:r w:rsidRPr="00944672">
        <w:rPr>
          <w:rFonts w:ascii="Arial" w:hAnsi="Arial" w:cs="Arial"/>
          <w:noProof/>
          <w:sz w:val="24"/>
          <w:szCs w:val="24"/>
        </w:rPr>
        <w:t>Makanan</w:t>
      </w:r>
      <w:r w:rsidRPr="00944672">
        <w:rPr>
          <w:rFonts w:ascii="Arial" w:hAnsi="Arial" w:cs="Arial"/>
          <w:sz w:val="24"/>
          <w:szCs w:val="24"/>
        </w:rPr>
        <w:t xml:space="preserve"> </w:t>
      </w:r>
      <w:r w:rsidRPr="00944672">
        <w:rPr>
          <w:rFonts w:ascii="Arial" w:hAnsi="Arial" w:cs="Arial"/>
          <w:noProof/>
          <w:sz w:val="24"/>
          <w:szCs w:val="24"/>
        </w:rPr>
        <w:t>Jalanan</w:t>
      </w:r>
      <w:r w:rsidRPr="00944672">
        <w:rPr>
          <w:rFonts w:ascii="Arial" w:hAnsi="Arial" w:cs="Arial"/>
          <w:sz w:val="24"/>
          <w:szCs w:val="24"/>
        </w:rPr>
        <w:t xml:space="preserve">‘ Diner, ein Restaurant für koreanisch-malaiische Spezialitäten. Die Stammgäste konnten den Namen nicht aussprechen und nannten es daher das ‚Moons JAM‘. </w:t>
      </w:r>
    </w:p>
    <w:p w14:paraId="05B92C3D"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Nicht allein diese kulinarisch extravagante Kombination war eine Besonderheit, sondern zusätzlich die Tatsache, dass es ein Séparée für dezente bis intime Treffen gab.</w:t>
      </w:r>
    </w:p>
    <w:p w14:paraId="2BE2CC12"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Warum sich dieser Imbiss zu einem Geheimtipp der UN-Mitarbeiter entwickelte lag an einem Kuriosum. Es war der Handelsattaché aus Nordkorea der, regelmäßig, dieses versteckte Restaurant vor jedweder Besprechung wieder auf Wanzen untersuchte bzw. das durch seine Security vornehmen lies.</w:t>
      </w:r>
    </w:p>
    <w:p w14:paraId="36BB92F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Da der Attaché unregelmäßig kam, und die Untersuchung sich bei jedem Besuch wiederholte, bildete sich dieser Imbiss zum ‚sicheren‘ Treffpunkt für ‚vorbereitende Gespräche‘ und inoffizielle Absprachen aus. </w:t>
      </w:r>
    </w:p>
    <w:p w14:paraId="550147E5"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Man ging davon aus, dass das Risiko einer Verwanzung zu </w:t>
      </w:r>
      <w:r w:rsidRPr="00944672">
        <w:rPr>
          <w:rFonts w:ascii="Arial" w:hAnsi="Arial" w:cs="Arial"/>
          <w:noProof/>
          <w:sz w:val="24"/>
          <w:szCs w:val="24"/>
        </w:rPr>
        <w:t>hoch</w:t>
      </w:r>
      <w:r w:rsidRPr="00944672">
        <w:rPr>
          <w:rFonts w:ascii="Arial" w:hAnsi="Arial" w:cs="Arial"/>
          <w:sz w:val="24"/>
          <w:szCs w:val="24"/>
        </w:rPr>
        <w:t xml:space="preserve"> war, da sich die Besuche des Nordkoreaners nicht kalkulieren ließen. Bei einer Vorwarnzeit von rund 15 Minuten, hätten sich Abhörgeräte nicht gefahrlos deinstallieren lassen.</w:t>
      </w:r>
    </w:p>
    <w:p w14:paraId="2D30114E"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Die Inhaberin Frau Moon war in den 1960er</w:t>
      </w:r>
      <w:ins w:id="334" w:author="info" w:date="2024-12-05T21:42:00Z">
        <w:r w:rsidRPr="00944672">
          <w:rPr>
            <w:rFonts w:ascii="Arial" w:hAnsi="Arial" w:cs="Arial"/>
            <w:sz w:val="24"/>
            <w:szCs w:val="24"/>
          </w:rPr>
          <w:t>-</w:t>
        </w:r>
      </w:ins>
      <w:del w:id="335" w:author="info" w:date="2024-12-05T21:42:00Z">
        <w:r w:rsidRPr="00944672" w:rsidDel="0000000F">
          <w:rPr>
            <w:rFonts w:ascii="Arial" w:hAnsi="Arial" w:cs="Arial"/>
            <w:sz w:val="24"/>
            <w:szCs w:val="24"/>
          </w:rPr>
          <w:delText xml:space="preserve"> </w:delText>
        </w:r>
      </w:del>
      <w:r w:rsidRPr="00944672">
        <w:rPr>
          <w:rFonts w:ascii="Arial" w:hAnsi="Arial" w:cs="Arial"/>
          <w:sz w:val="24"/>
          <w:szCs w:val="24"/>
        </w:rPr>
        <w:t xml:space="preserve">Jahren nach Amerika gekommen, und die üblichen Wirren eines Lebens ließen Sie in New York stranden. 1996 gründete sie den Imbiss und stand bis zu ihrem Tod 2013 in der Küche. </w:t>
      </w:r>
    </w:p>
    <w:p w14:paraId="2814B381"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Zusammen mit Musa Mat Osman, den es aus den Bergen nahe Kuala Lumpur nach New York verschlagen hatte und der ein begnadeter Koch wa, bildeten sie ein ideales Paar zur Führung des Restaurants.</w:t>
      </w:r>
    </w:p>
    <w:p w14:paraId="3D37315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Durch seinen Akzent klang sein Name anders und so kannten ihn alle nur </w:t>
      </w:r>
      <w:r w:rsidRPr="00944672">
        <w:rPr>
          <w:rFonts w:ascii="Arial" w:hAnsi="Arial" w:cs="Arial"/>
          <w:noProof/>
          <w:sz w:val="24"/>
          <w:szCs w:val="24"/>
        </w:rPr>
        <w:t>als</w:t>
      </w:r>
      <w:r w:rsidRPr="00944672">
        <w:rPr>
          <w:rFonts w:ascii="Arial" w:hAnsi="Arial" w:cs="Arial"/>
          <w:sz w:val="24"/>
          <w:szCs w:val="24"/>
        </w:rPr>
        <w:t xml:space="preserve"> ‚Mateo‘. Zusätzliches Mitglied der Mannschaft war Jessica Sun Moon, 27 Jahre und Tochter aus der Ehe mit dem US-Amerikaner Jason Scott, der in Kansas City begraben liegt.</w:t>
      </w:r>
    </w:p>
    <w:p w14:paraId="096D5391"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Diese Geschichte klang durch und durch glaubwürdig. Der nordkoreanische Geheimdienst hatte mit Mühe und Aufwand diese Legende entwickelt. Dieser Imbiss war einer der wichtigsten Handelsplätze </w:t>
      </w:r>
      <w:r w:rsidRPr="00944672">
        <w:rPr>
          <w:rFonts w:ascii="Arial" w:hAnsi="Arial" w:cs="Arial"/>
          <w:noProof/>
          <w:sz w:val="24"/>
          <w:szCs w:val="24"/>
        </w:rPr>
        <w:t>des legendären ‚Office</w:t>
      </w:r>
      <w:r w:rsidRPr="00944672">
        <w:rPr>
          <w:rFonts w:ascii="Arial" w:hAnsi="Arial" w:cs="Arial"/>
          <w:sz w:val="24"/>
          <w:szCs w:val="24"/>
        </w:rPr>
        <w:t xml:space="preserve"> 39‘ in New York, das </w:t>
      </w:r>
      <w:r w:rsidRPr="00944672">
        <w:rPr>
          <w:rFonts w:ascii="Arial" w:hAnsi="Arial" w:cs="Arial"/>
          <w:noProof/>
          <w:sz w:val="24"/>
          <w:szCs w:val="24"/>
        </w:rPr>
        <w:t>dafür</w:t>
      </w:r>
      <w:r w:rsidRPr="00944672">
        <w:rPr>
          <w:rFonts w:ascii="Arial" w:hAnsi="Arial" w:cs="Arial"/>
          <w:sz w:val="24"/>
          <w:szCs w:val="24"/>
        </w:rPr>
        <w:t xml:space="preserve"> zuständig war, Nordkorea mit Devisen zu versorgen. Jessica Sun Moon, hieß </w:t>
      </w:r>
      <w:r w:rsidRPr="00944672">
        <w:rPr>
          <w:rFonts w:ascii="Arial" w:hAnsi="Arial" w:cs="Arial"/>
          <w:noProof/>
          <w:sz w:val="24"/>
          <w:szCs w:val="24"/>
        </w:rPr>
        <w:t>tatsächlich</w:t>
      </w:r>
      <w:r w:rsidRPr="00944672">
        <w:rPr>
          <w:rFonts w:ascii="Arial" w:hAnsi="Arial" w:cs="Arial"/>
          <w:sz w:val="24"/>
          <w:szCs w:val="24"/>
        </w:rPr>
        <w:t xml:space="preserve"> Park Saebyeong und bekleidete mittlerweile den Rang eines Hauptmanns. </w:t>
      </w:r>
    </w:p>
    <w:p w14:paraId="422B9D8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Einmal wäre die Tarnung fast aufgeflogen. Am 15. Mai 2011 kam ein Tourist aus Österreich in das Restaurant und fand </w:t>
      </w:r>
      <w:r w:rsidRPr="00944672">
        <w:rPr>
          <w:rFonts w:ascii="Arial" w:hAnsi="Arial" w:cs="Arial"/>
          <w:noProof/>
          <w:sz w:val="24"/>
          <w:szCs w:val="24"/>
        </w:rPr>
        <w:t>augenscheinlich</w:t>
      </w:r>
      <w:r w:rsidRPr="00944672">
        <w:rPr>
          <w:rFonts w:ascii="Arial" w:hAnsi="Arial" w:cs="Arial"/>
          <w:sz w:val="24"/>
          <w:szCs w:val="24"/>
        </w:rPr>
        <w:t xml:space="preserve"> gefallen an Jessica Moon, </w:t>
      </w:r>
      <w:r w:rsidRPr="00944672">
        <w:rPr>
          <w:rFonts w:ascii="Arial" w:hAnsi="Arial" w:cs="Arial"/>
          <w:noProof/>
          <w:sz w:val="24"/>
          <w:szCs w:val="24"/>
        </w:rPr>
        <w:t>denn</w:t>
      </w:r>
      <w:r w:rsidRPr="00944672">
        <w:rPr>
          <w:rFonts w:ascii="Arial" w:hAnsi="Arial" w:cs="Arial"/>
          <w:sz w:val="24"/>
          <w:szCs w:val="24"/>
        </w:rPr>
        <w:t xml:space="preserve"> er kam jeden Tag wieder und versuchte, mit ihr zu flirten.</w:t>
      </w:r>
    </w:p>
    <w:p w14:paraId="1E47BC5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lastRenderedPageBreak/>
        <w:t xml:space="preserve">Eine Rückfrage in Pyeongyang ergab, dass es sich bei dem angeblichen Toni Seiler aus Kitzbühel, </w:t>
      </w:r>
      <w:r w:rsidRPr="00944672">
        <w:rPr>
          <w:rFonts w:ascii="Arial" w:hAnsi="Arial" w:cs="Arial"/>
          <w:noProof/>
          <w:sz w:val="24"/>
          <w:szCs w:val="24"/>
        </w:rPr>
        <w:t>doch</w:t>
      </w:r>
      <w:r w:rsidRPr="00944672">
        <w:rPr>
          <w:rFonts w:ascii="Arial" w:hAnsi="Arial" w:cs="Arial"/>
          <w:sz w:val="24"/>
          <w:szCs w:val="24"/>
        </w:rPr>
        <w:t xml:space="preserve"> eher um Klaus Richter, vom BND (dem deutschen Bundesnachrichtendienst) handeln würde.</w:t>
      </w:r>
    </w:p>
    <w:p w14:paraId="4111C74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Warum der BND Interesse an dem Lokal hatte, war nicht zu erkennen, </w:t>
      </w:r>
      <w:r w:rsidRPr="00944672">
        <w:rPr>
          <w:rFonts w:ascii="Arial" w:hAnsi="Arial" w:cs="Arial"/>
          <w:noProof/>
          <w:sz w:val="24"/>
          <w:szCs w:val="24"/>
        </w:rPr>
        <w:t>aber</w:t>
      </w:r>
      <w:r w:rsidRPr="00944672">
        <w:rPr>
          <w:rFonts w:ascii="Arial" w:hAnsi="Arial" w:cs="Arial"/>
          <w:sz w:val="24"/>
          <w:szCs w:val="24"/>
        </w:rPr>
        <w:t xml:space="preserve">, um sicherzugehen, </w:t>
      </w:r>
      <w:r w:rsidRPr="00944672">
        <w:rPr>
          <w:rFonts w:ascii="Arial" w:hAnsi="Arial" w:cs="Arial"/>
          <w:noProof/>
          <w:sz w:val="24"/>
          <w:szCs w:val="24"/>
        </w:rPr>
        <w:t>wurden</w:t>
      </w:r>
      <w:r w:rsidRPr="00944672">
        <w:rPr>
          <w:rFonts w:ascii="Arial" w:hAnsi="Arial" w:cs="Arial"/>
          <w:sz w:val="24"/>
          <w:szCs w:val="24"/>
        </w:rPr>
        <w:t xml:space="preserve"> Sicherheitsmaßnahmen ergriffen.</w:t>
      </w:r>
    </w:p>
    <w:p w14:paraId="6215B412"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Am 22. Mai 2011 verließ Toni Seiler das Restaurant in Richtung 2</w:t>
      </w:r>
      <w:r w:rsidRPr="00944672">
        <w:rPr>
          <w:rFonts w:ascii="Arial" w:hAnsi="Arial" w:cs="Arial"/>
          <w:sz w:val="24"/>
          <w:szCs w:val="24"/>
          <w:vertAlign w:val="superscript"/>
        </w:rPr>
        <w:t>nd</w:t>
      </w:r>
      <w:r w:rsidRPr="00944672">
        <w:rPr>
          <w:rFonts w:ascii="Arial" w:hAnsi="Arial" w:cs="Arial"/>
          <w:sz w:val="24"/>
          <w:szCs w:val="24"/>
        </w:rPr>
        <w:t xml:space="preserve"> Avenue. Beim Überqueren der Straße wurde er von einer unachtsamen Fahrerin angefahren und erlag seinen Verletzungen im Krankenhaus. </w:t>
      </w:r>
    </w:p>
    <w:p w14:paraId="75A9FDDD"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Im Polizeibericht heiß es, dass Susan Rosalind Trenton sich im Fahrzeug mit ihrem Mann gestritten hatte und </w:t>
      </w:r>
      <w:r w:rsidRPr="00944672">
        <w:rPr>
          <w:rFonts w:ascii="Arial" w:hAnsi="Arial" w:cs="Arial"/>
          <w:noProof/>
          <w:sz w:val="24"/>
          <w:szCs w:val="24"/>
        </w:rPr>
        <w:t>dabei</w:t>
      </w:r>
      <w:r w:rsidRPr="00944672">
        <w:rPr>
          <w:rFonts w:ascii="Arial" w:hAnsi="Arial" w:cs="Arial"/>
          <w:sz w:val="24"/>
          <w:szCs w:val="24"/>
        </w:rPr>
        <w:t xml:space="preserve"> versehentlich Gas gegeben hatte. Sie fuhr drei Menschen an und wurde hierfür zu zwei Jahren Gefängnis verurteilt. </w:t>
      </w:r>
    </w:p>
    <w:p w14:paraId="157CF3A2"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Das einzig </w:t>
      </w:r>
      <w:r w:rsidRPr="00944672">
        <w:rPr>
          <w:rFonts w:ascii="Arial" w:hAnsi="Arial" w:cs="Arial"/>
          <w:noProof/>
          <w:sz w:val="24"/>
          <w:szCs w:val="24"/>
        </w:rPr>
        <w:t>Ungewöhnliche</w:t>
      </w:r>
      <w:r w:rsidRPr="00944672">
        <w:rPr>
          <w:rFonts w:ascii="Arial" w:hAnsi="Arial" w:cs="Arial"/>
          <w:sz w:val="24"/>
          <w:szCs w:val="24"/>
        </w:rPr>
        <w:t xml:space="preserve"> war, dass bei Herrn Seiler eine Kreditkarte der ‚MHUGE Bank‘, gefunden wurde, die auf den Namen John Newport lautete.</w:t>
      </w:r>
    </w:p>
    <w:p w14:paraId="759B5A8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Die malaysisch-</w:t>
      </w:r>
      <w:del w:id="336" w:author="info" w:date="2024-12-05T21:44:00Z">
        <w:r w:rsidRPr="00944672" w:rsidDel="0000000F">
          <w:rPr>
            <w:rFonts w:ascii="Arial" w:hAnsi="Arial" w:cs="Arial"/>
            <w:sz w:val="24"/>
            <w:szCs w:val="24"/>
          </w:rPr>
          <w:delText xml:space="preserve"> </w:delText>
        </w:r>
      </w:del>
      <w:r w:rsidRPr="00944672">
        <w:rPr>
          <w:rFonts w:ascii="Arial" w:hAnsi="Arial" w:cs="Arial"/>
          <w:sz w:val="24"/>
          <w:szCs w:val="24"/>
        </w:rPr>
        <w:t>koreanisch</w:t>
      </w:r>
      <w:del w:id="337" w:author="info" w:date="2024-12-05T21:44:00Z">
        <w:r w:rsidRPr="00944672" w:rsidDel="0000000F">
          <w:rPr>
            <w:rFonts w:ascii="Arial" w:hAnsi="Arial" w:cs="Arial"/>
            <w:sz w:val="24"/>
            <w:szCs w:val="24"/>
          </w:rPr>
          <w:delText>n</w:delText>
        </w:r>
      </w:del>
      <w:r w:rsidRPr="00944672">
        <w:rPr>
          <w:rFonts w:ascii="Arial" w:hAnsi="Arial" w:cs="Arial"/>
          <w:sz w:val="24"/>
          <w:szCs w:val="24"/>
        </w:rPr>
        <w:t xml:space="preserve"> Förder- und Freundschaftsbank (Malleisia Han-In Hongbo Mich Ujeong Eunhaeng) hat ihren Sitz in Kuala Lumpur, und kein eigenes Büro in New York.</w:t>
      </w:r>
    </w:p>
    <w:p w14:paraId="63EBD9B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Weder der Name der Bank, </w:t>
      </w:r>
      <w:r w:rsidRPr="00944672">
        <w:rPr>
          <w:rFonts w:ascii="Arial" w:hAnsi="Arial" w:cs="Arial"/>
          <w:noProof/>
          <w:sz w:val="24"/>
          <w:szCs w:val="24"/>
        </w:rPr>
        <w:t>noch</w:t>
      </w:r>
      <w:r w:rsidRPr="00944672">
        <w:rPr>
          <w:rFonts w:ascii="Arial" w:hAnsi="Arial" w:cs="Arial"/>
          <w:sz w:val="24"/>
          <w:szCs w:val="24"/>
        </w:rPr>
        <w:t xml:space="preserve"> die Kreditkarte mit der falschen Identität, brachten die Recherche voran und beides wurde </w:t>
      </w:r>
      <w:r w:rsidRPr="00944672">
        <w:rPr>
          <w:rFonts w:ascii="Arial" w:hAnsi="Arial" w:cs="Arial"/>
          <w:noProof/>
          <w:sz w:val="24"/>
          <w:szCs w:val="24"/>
        </w:rPr>
        <w:t>als</w:t>
      </w:r>
      <w:r w:rsidRPr="00944672">
        <w:rPr>
          <w:rFonts w:ascii="Arial" w:hAnsi="Arial" w:cs="Arial"/>
          <w:sz w:val="24"/>
          <w:szCs w:val="24"/>
        </w:rPr>
        <w:t xml:space="preserve"> Kuriosum abgetan und damit der Verwahrung anheimgegeben. </w:t>
      </w:r>
    </w:p>
    <w:p w14:paraId="6A0CD73D"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In Geheimdienstkreisen werden Zufälle argwöhnisch betrachtet. Zum Zeitpunkt des Eintreffens der Meldung in Pullach bei München, wo der BND lange Zeit sein Hauptquartier hatte, dass einer der Mitarbeiter in New York verunglückt war, wurden alle Polizeiberichte beschafft und gesichtet. Ebenso wie der Polizei in New York konnte man sich in der Zentrale des BND ebenfalls keinen Reim auf die Kreditkarte machen.</w:t>
      </w:r>
    </w:p>
    <w:p w14:paraId="09AA261E"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Wie in jede Behörde ist </w:t>
      </w:r>
      <w:r w:rsidRPr="00944672">
        <w:rPr>
          <w:rFonts w:ascii="Arial" w:hAnsi="Arial" w:cs="Arial"/>
          <w:noProof/>
          <w:sz w:val="24"/>
          <w:szCs w:val="24"/>
        </w:rPr>
        <w:t>auch</w:t>
      </w:r>
      <w:r w:rsidRPr="00944672">
        <w:rPr>
          <w:rFonts w:ascii="Arial" w:hAnsi="Arial" w:cs="Arial"/>
          <w:sz w:val="24"/>
          <w:szCs w:val="24"/>
        </w:rPr>
        <w:t xml:space="preserve"> der BND vor Beamtentum nicht gefeit. Da innerhalb der vorgeschriebenen 21 Tage keine weiteren Nachrichten eingingen, wurden die wichtigsten Geheimdienste mit der Bitte um Auskunft angefragt. Erfragt wurde, ob diese Kenntnisse, entweder über den Vorfall in New York, die MHUGE-Bank oder gar in Kombination von beidem, vorliegen hätten.</w:t>
      </w:r>
    </w:p>
    <w:p w14:paraId="5F84F00A" w14:textId="77777777" w:rsidR="00944672" w:rsidRPr="00944672" w:rsidRDefault="00944672" w:rsidP="00944672">
      <w:pPr>
        <w:autoSpaceDE w:val="0"/>
        <w:autoSpaceDN w:val="0"/>
        <w:adjustRightInd w:val="0"/>
        <w:spacing w:after="0" w:line="292" w:lineRule="auto"/>
        <w:ind w:firstLine="227"/>
        <w:jc w:val="both"/>
        <w:rPr>
          <w:rFonts w:ascii="Arial" w:hAnsi="Arial" w:cs="Arial"/>
          <w:b/>
          <w:bCs/>
          <w:sz w:val="24"/>
          <w:szCs w:val="24"/>
        </w:rPr>
      </w:pPr>
      <w:r w:rsidRPr="00944672">
        <w:rPr>
          <w:rFonts w:ascii="Arial" w:hAnsi="Arial" w:cs="Arial"/>
          <w:sz w:val="24"/>
          <w:szCs w:val="24"/>
        </w:rPr>
        <w:t xml:space="preserve">Im Rahmen dieser Anfrage wurden sowohl der südkoreanische NIS – National Intelligence Service (ehemals KCIA), als </w:t>
      </w:r>
      <w:r w:rsidRPr="00944672">
        <w:rPr>
          <w:rFonts w:ascii="Arial" w:hAnsi="Arial" w:cs="Arial"/>
          <w:noProof/>
          <w:sz w:val="24"/>
          <w:szCs w:val="24"/>
        </w:rPr>
        <w:t>auch</w:t>
      </w:r>
      <w:r w:rsidRPr="00944672">
        <w:rPr>
          <w:rFonts w:ascii="Arial" w:hAnsi="Arial" w:cs="Arial"/>
          <w:sz w:val="24"/>
          <w:szCs w:val="24"/>
        </w:rPr>
        <w:t xml:space="preserve"> der Kor Risik Diraja (Royal Intelligence Corps) in Malaysia angefragt. Beide Länder standen im Zusammenhang mit dem Namen der Bank.</w:t>
      </w:r>
    </w:p>
    <w:p w14:paraId="09F990BE"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Nach Ablauf der, für Rückfragen bei Partnern, vorgeschriebenen Frist von 28 Tagen waren keine Nachrichten eingegangen. Somit wurde die Akte, am 05. August 2011, beim BND mit den wichtigsten Indizes versehen und geschlossen. </w:t>
      </w:r>
    </w:p>
    <w:p w14:paraId="46328C16"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noProof/>
          <w:sz w:val="24"/>
          <w:szCs w:val="24"/>
        </w:rPr>
        <w:t>So</w:t>
      </w:r>
      <w:r w:rsidRPr="00944672">
        <w:rPr>
          <w:rFonts w:ascii="Arial" w:hAnsi="Arial" w:cs="Arial"/>
          <w:sz w:val="24"/>
          <w:szCs w:val="24"/>
        </w:rPr>
        <w:t xml:space="preserve"> entging dem BND, und allen anderen Diensten, dass Frau Trenton vorzeitig, nach 11 Monaten, im September 2012, wegen </w:t>
      </w:r>
      <w:r w:rsidRPr="00944672">
        <w:rPr>
          <w:rFonts w:ascii="Arial" w:hAnsi="Arial" w:cs="Arial"/>
          <w:noProof/>
          <w:sz w:val="24"/>
          <w:szCs w:val="24"/>
        </w:rPr>
        <w:t>guter</w:t>
      </w:r>
      <w:r w:rsidRPr="00944672">
        <w:rPr>
          <w:rFonts w:ascii="Arial" w:hAnsi="Arial" w:cs="Arial"/>
          <w:sz w:val="24"/>
          <w:szCs w:val="24"/>
        </w:rPr>
        <w:t xml:space="preserve"> Führung und Platzmangel, entlassen </w:t>
      </w:r>
      <w:r w:rsidRPr="00944672">
        <w:rPr>
          <w:rFonts w:ascii="Arial" w:hAnsi="Arial" w:cs="Arial"/>
          <w:sz w:val="24"/>
          <w:szCs w:val="24"/>
        </w:rPr>
        <w:lastRenderedPageBreak/>
        <w:t>wurde, und zusammen mit Ihrem Mann von New York in Richtung Costa Rica auswanderte.</w:t>
      </w:r>
    </w:p>
    <w:p w14:paraId="1C34F146"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Herr Trenton verstarb am 18. Oktober 2012 bei einem Tauchunfall.</w:t>
      </w:r>
    </w:p>
    <w:p w14:paraId="3618D6A2"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Die Feierlichkeiten rund um den 11. September 2012, anlässlich des elften Jahrestages der Anschläge auf das World Trade Center, sorgten zusätzlich </w:t>
      </w:r>
      <w:r w:rsidRPr="00944672">
        <w:rPr>
          <w:rFonts w:ascii="Arial" w:hAnsi="Arial" w:cs="Arial"/>
          <w:noProof/>
          <w:sz w:val="24"/>
          <w:szCs w:val="24"/>
        </w:rPr>
        <w:t>dafür</w:t>
      </w:r>
      <w:r w:rsidRPr="00944672">
        <w:rPr>
          <w:rFonts w:ascii="Arial" w:hAnsi="Arial" w:cs="Arial"/>
          <w:sz w:val="24"/>
          <w:szCs w:val="24"/>
        </w:rPr>
        <w:t>, dass dieses Geschehen vergessen wurde.</w:t>
      </w:r>
    </w:p>
    <w:p w14:paraId="71EED446"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Nach ihrer Beförderung zum Hauptmann arbeitet Kim In-Guk derzeit </w:t>
      </w:r>
      <w:ins w:id="338" w:author="info" w:date="2024-12-05T21:46:00Z">
        <w:r w:rsidRPr="00944672">
          <w:rPr>
            <w:rFonts w:ascii="Arial" w:hAnsi="Arial" w:cs="Arial"/>
            <w:sz w:val="24"/>
            <w:szCs w:val="24"/>
          </w:rPr>
          <w:t>„</w:t>
        </w:r>
      </w:ins>
      <w:r w:rsidRPr="00944672">
        <w:rPr>
          <w:rFonts w:ascii="Arial" w:hAnsi="Arial" w:cs="Arial"/>
          <w:sz w:val="24"/>
          <w:szCs w:val="24"/>
        </w:rPr>
        <w:t>Under Cover</w:t>
      </w:r>
      <w:ins w:id="339" w:author="info" w:date="2024-12-05T21:46:00Z">
        <w:r w:rsidRPr="00944672">
          <w:rPr>
            <w:rFonts w:ascii="Arial" w:hAnsi="Arial" w:cs="Arial"/>
            <w:sz w:val="24"/>
            <w:szCs w:val="24"/>
          </w:rPr>
          <w:t>“</w:t>
        </w:r>
      </w:ins>
      <w:r w:rsidRPr="00944672">
        <w:rPr>
          <w:rFonts w:ascii="Arial" w:hAnsi="Arial" w:cs="Arial"/>
          <w:sz w:val="24"/>
          <w:szCs w:val="24"/>
        </w:rPr>
        <w:t xml:space="preserve"> in Australien.</w:t>
      </w:r>
    </w:p>
    <w:p w14:paraId="72526FF2"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5F9D941E" w14:textId="77777777" w:rsidR="00944672" w:rsidRPr="00944672" w:rsidRDefault="00944672" w:rsidP="00944672">
      <w:pPr>
        <w:autoSpaceDE w:val="0"/>
        <w:autoSpaceDN w:val="0"/>
        <w:adjustRightInd w:val="0"/>
        <w:spacing w:after="0" w:line="292" w:lineRule="auto"/>
        <w:jc w:val="center"/>
        <w:rPr>
          <w:rFonts w:ascii="Arial" w:hAnsi="Arial" w:cs="Arial"/>
          <w:sz w:val="24"/>
          <w:szCs w:val="24"/>
        </w:rPr>
      </w:pPr>
      <w:r w:rsidRPr="00944672">
        <w:rPr>
          <w:rFonts w:ascii="Arial" w:hAnsi="Arial" w:cs="Arial"/>
          <w:sz w:val="24"/>
          <w:szCs w:val="24"/>
        </w:rPr>
        <w:t>***</w:t>
      </w:r>
    </w:p>
    <w:p w14:paraId="3B4830D2"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5B85ADAC"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p>
    <w:p w14:paraId="326480F8"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b/>
          <w:bCs/>
          <w:sz w:val="24"/>
          <w:szCs w:val="24"/>
        </w:rPr>
        <w:commentReference w:id="340"/>
      </w:r>
      <w:r w:rsidRPr="00944672">
        <w:rPr>
          <w:rFonts w:ascii="Arial" w:hAnsi="Arial" w:cs="Arial"/>
          <w:b/>
          <w:bCs/>
          <w:sz w:val="24"/>
          <w:szCs w:val="24"/>
        </w:rPr>
        <w:t>&gt;&gt;&gt; Mittwoch, 10. April 2013 &lt;&lt;&lt;</w:t>
      </w:r>
    </w:p>
    <w:p w14:paraId="54B469A2"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284546E4"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Aus der Kälte des New Yorker Frühlings kommend, öffnete Xi Cheng Fu die Tür zu Moons JAM und eine Wolke von Koriander und Kimchi kam ihm entgegen.</w:t>
      </w:r>
    </w:p>
    <w:p w14:paraId="04BD66E8"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„Guten Tag Jessica, schön Sie wieder zu sehen, haben Sie sich von Ihrer Grippe erholt?“ Fragte Xi mit dem freundlichen, glatten Tonfall, der den UN-Diplomaten zu eigen war. „Oh Hallo Herr Xi, schön dass Sie wieder bei uns vorbeischauen, ich hatte befürchtet, dass Sie zu dem neuen chinesischen Diner abgewandert sind, weil Sie so lange nicht mehr hier waren. </w:t>
      </w:r>
    </w:p>
    <w:p w14:paraId="71219018"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Und Danke der Nachfrage, ich war </w:t>
      </w:r>
      <w:r w:rsidRPr="00944672">
        <w:rPr>
          <w:rFonts w:ascii="Arial" w:hAnsi="Arial" w:cs="Arial"/>
          <w:noProof/>
          <w:sz w:val="24"/>
          <w:szCs w:val="24"/>
        </w:rPr>
        <w:t>nur</w:t>
      </w:r>
      <w:r w:rsidRPr="00944672">
        <w:rPr>
          <w:rFonts w:ascii="Arial" w:hAnsi="Arial" w:cs="Arial"/>
          <w:sz w:val="24"/>
          <w:szCs w:val="24"/>
        </w:rPr>
        <w:t xml:space="preserve"> ein paar Tage </w:t>
      </w:r>
      <w:r w:rsidRPr="00944672">
        <w:rPr>
          <w:rFonts w:ascii="Arial" w:hAnsi="Arial" w:cs="Arial"/>
          <w:noProof/>
          <w:sz w:val="24"/>
          <w:szCs w:val="24"/>
        </w:rPr>
        <w:t>so</w:t>
      </w:r>
      <w:r w:rsidRPr="00944672">
        <w:rPr>
          <w:rFonts w:ascii="Arial" w:hAnsi="Arial" w:cs="Arial"/>
          <w:sz w:val="24"/>
          <w:szCs w:val="24"/>
        </w:rPr>
        <w:t xml:space="preserve"> matt, dass ich nicht zu arbeiten vermochte, </w:t>
      </w:r>
      <w:r w:rsidRPr="00944672">
        <w:rPr>
          <w:rFonts w:ascii="Arial" w:hAnsi="Arial" w:cs="Arial"/>
          <w:noProof/>
          <w:sz w:val="24"/>
          <w:szCs w:val="24"/>
        </w:rPr>
        <w:t>jetzt</w:t>
      </w:r>
      <w:r w:rsidRPr="00944672">
        <w:rPr>
          <w:rFonts w:ascii="Arial" w:hAnsi="Arial" w:cs="Arial"/>
          <w:sz w:val="24"/>
          <w:szCs w:val="24"/>
        </w:rPr>
        <w:t xml:space="preserve"> ist alles wieder gut.“</w:t>
      </w:r>
    </w:p>
    <w:p w14:paraId="2FA1E34E"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„Sehen Sie Jessica, sobald ein ‚Diner‘ authentische Szechuan Küche anbietet, muss ich dort Essen gehen. </w:t>
      </w:r>
      <w:r w:rsidRPr="00944672">
        <w:rPr>
          <w:rFonts w:ascii="Arial" w:hAnsi="Arial" w:cs="Arial"/>
          <w:noProof/>
          <w:sz w:val="24"/>
          <w:szCs w:val="24"/>
        </w:rPr>
        <w:t>Auch</w:t>
      </w:r>
      <w:r w:rsidRPr="00944672">
        <w:rPr>
          <w:rFonts w:ascii="Arial" w:hAnsi="Arial" w:cs="Arial"/>
          <w:sz w:val="24"/>
          <w:szCs w:val="24"/>
        </w:rPr>
        <w:t xml:space="preserve"> wenn das Personal dort, nicht mit Ihrer Freundlichkeit mithalten kann.“ Beantwortete Xi die Frage wobei Jessica sich höflich, um die Freude über das Lob nicht zu direkt zu zeigen, halb wegdrehte.</w:t>
      </w:r>
    </w:p>
    <w:p w14:paraId="7099E11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„Herr Xi, Sie kommen </w:t>
      </w:r>
      <w:r w:rsidRPr="00944672">
        <w:rPr>
          <w:rFonts w:ascii="Arial" w:hAnsi="Arial" w:cs="Arial"/>
          <w:noProof/>
          <w:sz w:val="24"/>
          <w:szCs w:val="24"/>
        </w:rPr>
        <w:t>doch</w:t>
      </w:r>
      <w:r w:rsidRPr="00944672">
        <w:rPr>
          <w:rFonts w:ascii="Arial" w:hAnsi="Arial" w:cs="Arial"/>
          <w:sz w:val="24"/>
          <w:szCs w:val="24"/>
        </w:rPr>
        <w:t xml:space="preserve"> nicht um mich Rot werden zu sehen! Was kann ich heute für Sie tun? </w:t>
      </w:r>
      <w:r w:rsidRPr="00944672">
        <w:rPr>
          <w:rFonts w:ascii="Arial" w:hAnsi="Arial" w:cs="Arial"/>
          <w:noProof/>
          <w:sz w:val="24"/>
          <w:szCs w:val="24"/>
        </w:rPr>
        <w:t>Allerdings</w:t>
      </w:r>
      <w:r w:rsidRPr="00944672">
        <w:rPr>
          <w:rFonts w:ascii="Arial" w:hAnsi="Arial" w:cs="Arial"/>
          <w:sz w:val="24"/>
          <w:szCs w:val="24"/>
        </w:rPr>
        <w:t xml:space="preserve"> muss ich vorwegschicken, dass wir zurzeit keinen freien Tisch haben.“ Setzte Jessica die Unterhaltung mit einem </w:t>
      </w:r>
      <w:r w:rsidRPr="00944672">
        <w:rPr>
          <w:rFonts w:ascii="Arial" w:hAnsi="Arial" w:cs="Arial"/>
          <w:noProof/>
          <w:sz w:val="24"/>
          <w:szCs w:val="24"/>
        </w:rPr>
        <w:t>schüchternen</w:t>
      </w:r>
      <w:r w:rsidRPr="00944672">
        <w:rPr>
          <w:rFonts w:ascii="Arial" w:hAnsi="Arial" w:cs="Arial"/>
          <w:sz w:val="24"/>
          <w:szCs w:val="24"/>
        </w:rPr>
        <w:t xml:space="preserve"> Lächeln fort.</w:t>
      </w:r>
    </w:p>
    <w:p w14:paraId="5A5DA45F"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„Das macht rein </w:t>
      </w:r>
      <w:r w:rsidRPr="00944672">
        <w:rPr>
          <w:rFonts w:ascii="Arial" w:hAnsi="Arial" w:cs="Arial"/>
          <w:noProof/>
          <w:sz w:val="24"/>
          <w:szCs w:val="24"/>
        </w:rPr>
        <w:t>gar</w:t>
      </w:r>
      <w:r w:rsidRPr="00944672">
        <w:rPr>
          <w:rFonts w:ascii="Arial" w:hAnsi="Arial" w:cs="Arial"/>
          <w:sz w:val="24"/>
          <w:szCs w:val="24"/>
        </w:rPr>
        <w:t xml:space="preserve"> nicht, vielmehr möchte ich für Morgen das Separee für eine Stunde buchen, </w:t>
      </w:r>
      <w:r w:rsidRPr="00944672">
        <w:rPr>
          <w:rFonts w:ascii="Arial" w:hAnsi="Arial" w:cs="Arial"/>
          <w:noProof/>
          <w:sz w:val="24"/>
          <w:szCs w:val="24"/>
        </w:rPr>
        <w:t>selbstverständlich</w:t>
      </w:r>
      <w:r w:rsidRPr="00944672">
        <w:rPr>
          <w:rFonts w:ascii="Arial" w:hAnsi="Arial" w:cs="Arial"/>
          <w:sz w:val="24"/>
          <w:szCs w:val="24"/>
        </w:rPr>
        <w:t xml:space="preserve"> inklusive des Tagesmenüs. Ah…. Und für zwei Personen bitte.“</w:t>
      </w:r>
    </w:p>
    <w:p w14:paraId="5577A927"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„Gern Herr Xi, ich schaue gleich im Buch nach.“ Antworte Jessica und drehte sich nach hinten, um das Reservierungsbuch von der Anrichte zu nehmen. „</w:t>
      </w:r>
      <w:r w:rsidRPr="00944672">
        <w:rPr>
          <w:rFonts w:ascii="Arial" w:hAnsi="Arial" w:cs="Arial"/>
          <w:noProof/>
          <w:sz w:val="24"/>
          <w:szCs w:val="24"/>
        </w:rPr>
        <w:t>Also</w:t>
      </w:r>
      <w:r w:rsidRPr="00944672">
        <w:rPr>
          <w:rFonts w:ascii="Arial" w:hAnsi="Arial" w:cs="Arial"/>
          <w:sz w:val="24"/>
          <w:szCs w:val="24"/>
        </w:rPr>
        <w:t xml:space="preserve">… morgen, Donnerstag…. … Hmm“, Jessica zögerte. „Ich habe für 13 Uhr eine Anfrage von Herrn, ups, darf ich nicht sagen, </w:t>
      </w:r>
      <w:r w:rsidRPr="00944672">
        <w:rPr>
          <w:rFonts w:ascii="Arial" w:hAnsi="Arial" w:cs="Arial"/>
          <w:noProof/>
          <w:sz w:val="24"/>
          <w:szCs w:val="24"/>
        </w:rPr>
        <w:t>aber</w:t>
      </w:r>
      <w:r w:rsidRPr="00944672">
        <w:rPr>
          <w:rFonts w:ascii="Arial" w:hAnsi="Arial" w:cs="Arial"/>
          <w:sz w:val="24"/>
          <w:szCs w:val="24"/>
        </w:rPr>
        <w:t xml:space="preserve"> die Zusage sollte bis heute Nachmittag </w:t>
      </w:r>
      <w:r w:rsidRPr="00944672">
        <w:rPr>
          <w:rFonts w:ascii="Arial" w:hAnsi="Arial" w:cs="Arial"/>
          <w:noProof/>
          <w:sz w:val="24"/>
          <w:szCs w:val="24"/>
        </w:rPr>
        <w:t>hier</w:t>
      </w:r>
      <w:r w:rsidRPr="00944672">
        <w:rPr>
          <w:rFonts w:ascii="Arial" w:hAnsi="Arial" w:cs="Arial"/>
          <w:sz w:val="24"/>
          <w:szCs w:val="24"/>
        </w:rPr>
        <w:t xml:space="preserve"> sein. Ginge es </w:t>
      </w:r>
      <w:r w:rsidRPr="00944672">
        <w:rPr>
          <w:rFonts w:ascii="Arial" w:hAnsi="Arial" w:cs="Arial"/>
          <w:noProof/>
          <w:sz w:val="24"/>
          <w:szCs w:val="24"/>
        </w:rPr>
        <w:t>auch</w:t>
      </w:r>
      <w:r w:rsidRPr="00944672">
        <w:rPr>
          <w:rFonts w:ascii="Arial" w:hAnsi="Arial" w:cs="Arial"/>
          <w:sz w:val="24"/>
          <w:szCs w:val="24"/>
        </w:rPr>
        <w:t xml:space="preserve"> ab 14:00 Uhr? Oder möchten Sie </w:t>
      </w:r>
      <w:r w:rsidRPr="00944672">
        <w:rPr>
          <w:rFonts w:ascii="Arial" w:hAnsi="Arial" w:cs="Arial"/>
          <w:noProof/>
          <w:sz w:val="24"/>
          <w:szCs w:val="24"/>
        </w:rPr>
        <w:t>lieber</w:t>
      </w:r>
      <w:r w:rsidRPr="00944672">
        <w:rPr>
          <w:rFonts w:ascii="Arial" w:hAnsi="Arial" w:cs="Arial"/>
          <w:sz w:val="24"/>
          <w:szCs w:val="24"/>
        </w:rPr>
        <w:t xml:space="preserve"> am Freitag kommen?!“ Versuchte Jessica den Termin für Herrn Xi zu fixieren. </w:t>
      </w:r>
    </w:p>
    <w:p w14:paraId="6AA1126F"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lastRenderedPageBreak/>
        <w:t>„Ach Jessica, es gibt nur eine Person, die Ihre Reservierungen so ungenau vornimmt und dann zum Termin kommt… Sie wissen doch, so viele sind wir nicht „da drüben“, lächelte Herr Xi zurück, und wies mit dem Kopf Richtung UN-Gebäude, um dann fortzufahren, „Es ist mir recht, dass Herr Park vorher hier ist. Ich nehme gern den Termin um 14:00 Uhr.“</w:t>
      </w:r>
    </w:p>
    <w:p w14:paraId="404D214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 „Ich habe nicht gesagt, dass der Vertreter Nordkoreas hier angefragt hat“ sagte Jessica, „was unterstellen Sie mir?“ „Ich unterstelle gar nichts, aber es ist allgemein bekannt, dass zum einen Herr Park sich in das Essen hier verliebt hat und, dass er immer etwas länger benötigt, um seine Reservierung zu bestätigen. Vergessen Sie nicht, wir Stammkunden kennen uns.“ Lachte Herr Xi, der in diesem Moment seine sonst vorsichtige Art zu formulieren abgelegt hatte.</w:t>
      </w:r>
    </w:p>
    <w:p w14:paraId="6A02DC1D"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„Also gut, ich trage Sie für 14:00 Uhr ein, soll ich wieder ‚China‘ schreiben, damit kein Name auffällt?“</w:t>
      </w:r>
    </w:p>
    <w:p w14:paraId="0AC32246"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 „Das wäre sehr nett“ bis morgen dann.</w:t>
      </w:r>
    </w:p>
    <w:p w14:paraId="7B0693D2"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4661C890" w14:textId="77777777" w:rsidR="00944672" w:rsidRPr="00944672" w:rsidRDefault="00944672" w:rsidP="00944672">
      <w:pPr>
        <w:suppressAutoHyphens/>
        <w:autoSpaceDE w:val="0"/>
        <w:autoSpaceDN w:val="0"/>
        <w:adjustRightInd w:val="0"/>
        <w:spacing w:after="0" w:line="292" w:lineRule="auto"/>
        <w:jc w:val="center"/>
        <w:rPr>
          <w:rFonts w:ascii="Arial" w:hAnsi="Arial" w:cs="Arial"/>
          <w:sz w:val="24"/>
          <w:szCs w:val="24"/>
        </w:rPr>
      </w:pPr>
      <w:r w:rsidRPr="00944672">
        <w:rPr>
          <w:rFonts w:ascii="Arial" w:hAnsi="Arial" w:cs="Arial"/>
          <w:sz w:val="24"/>
          <w:szCs w:val="24"/>
        </w:rPr>
        <w:t>***</w:t>
      </w:r>
    </w:p>
    <w:p w14:paraId="30581E18"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3F875A22"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p>
    <w:p w14:paraId="469994E8"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p>
    <w:p w14:paraId="0CF257DC"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p>
    <w:p w14:paraId="482142A7"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b/>
          <w:bCs/>
          <w:sz w:val="24"/>
          <w:szCs w:val="24"/>
        </w:rPr>
        <w:commentReference w:id="341"/>
      </w:r>
      <w:r w:rsidRPr="00944672">
        <w:rPr>
          <w:rFonts w:ascii="Arial" w:hAnsi="Arial" w:cs="Arial"/>
          <w:b/>
          <w:bCs/>
          <w:sz w:val="24"/>
          <w:szCs w:val="24"/>
        </w:rPr>
        <w:t>&gt;&gt;&gt; Donnerstag, 11. April 2013 &lt;&lt;&lt;</w:t>
      </w:r>
    </w:p>
    <w:p w14:paraId="3F06CF31"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0347726E"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Ein lauwarmer Wind wehte aus Süden, und die New Yorker wunderten Sie wieder einmal darüber, wie schnell sich im Frühling die Wettelager änderte.</w:t>
      </w:r>
    </w:p>
    <w:p w14:paraId="66FDA17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Um 13:45 Uhr verließen Herr Xi und der Referent für asiatische Handelsfragen der Republik Malaysia, Mohammed bin-Osman das UN-Gebäude, da sie sich in der Lobby beim Rausgehen getroffen hatten. Der Zufall spielte hier keine große Rolle. Die beiden waren um 14:00 Uhr zum Essen verabredet und der Fußweg von der Lobby zu Moons JAM betrug Rund 10 Minuten.</w:t>
      </w:r>
    </w:p>
    <w:p w14:paraId="2B27C187"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Da die Unterführung wegen Bauarbeiten gesperrt war, führte der Weg über die 1</w:t>
      </w:r>
      <w:r w:rsidRPr="00944672">
        <w:rPr>
          <w:rFonts w:ascii="Arial" w:hAnsi="Arial" w:cs="Arial"/>
          <w:sz w:val="24"/>
          <w:szCs w:val="24"/>
          <w:vertAlign w:val="superscript"/>
        </w:rPr>
        <w:t>st</w:t>
      </w:r>
      <w:r w:rsidRPr="00944672">
        <w:rPr>
          <w:rFonts w:ascii="Arial" w:hAnsi="Arial" w:cs="Arial"/>
          <w:sz w:val="24"/>
          <w:szCs w:val="24"/>
        </w:rPr>
        <w:t xml:space="preserve"> Ave, was den Fußweg um drei Minuten </w:t>
      </w:r>
      <w:r w:rsidRPr="00944672">
        <w:rPr>
          <w:rFonts w:ascii="Arial" w:hAnsi="Arial" w:cs="Arial"/>
          <w:noProof/>
          <w:sz w:val="24"/>
          <w:szCs w:val="24"/>
        </w:rPr>
        <w:t>verlängerte</w:t>
      </w:r>
      <w:r w:rsidRPr="00944672">
        <w:rPr>
          <w:rFonts w:ascii="Arial" w:hAnsi="Arial" w:cs="Arial"/>
          <w:sz w:val="24"/>
          <w:szCs w:val="24"/>
        </w:rPr>
        <w:t xml:space="preserve"> (die Ampel war immer Rot, egal wann man kam).</w:t>
      </w:r>
    </w:p>
    <w:p w14:paraId="2F380F1E"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Während des kurzen Fußweges unterhielten sich die Männer über die üblichen, wichtigen Dinge: das Wetter, den Verkehr und die Vermutung, was es heute das Tagesmenü sein würde. </w:t>
      </w:r>
    </w:p>
    <w:p w14:paraId="14A8B8C9"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Nichts verriet, dass die beiden Themen zu besprechen hatten, die besser nicht im UN-Gebäude besprochen werden </w:t>
      </w:r>
      <w:r w:rsidRPr="00944672">
        <w:rPr>
          <w:rFonts w:ascii="Arial" w:hAnsi="Arial" w:cs="Arial"/>
          <w:noProof/>
          <w:sz w:val="24"/>
          <w:szCs w:val="24"/>
        </w:rPr>
        <w:t>sollten</w:t>
      </w:r>
      <w:r w:rsidRPr="00944672">
        <w:rPr>
          <w:rFonts w:ascii="Arial" w:hAnsi="Arial" w:cs="Arial"/>
          <w:sz w:val="24"/>
          <w:szCs w:val="24"/>
        </w:rPr>
        <w:t>.</w:t>
      </w:r>
    </w:p>
    <w:p w14:paraId="27C5A40E"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lastRenderedPageBreak/>
        <w:t>Als die beiden die 41</w:t>
      </w:r>
      <w:r w:rsidRPr="00944672">
        <w:rPr>
          <w:rFonts w:ascii="Arial" w:hAnsi="Arial" w:cs="Arial"/>
          <w:sz w:val="24"/>
          <w:szCs w:val="24"/>
          <w:vertAlign w:val="superscript"/>
        </w:rPr>
        <w:t>st</w:t>
      </w:r>
      <w:r w:rsidRPr="00944672">
        <w:rPr>
          <w:rFonts w:ascii="Arial" w:hAnsi="Arial" w:cs="Arial"/>
          <w:sz w:val="24"/>
          <w:szCs w:val="24"/>
        </w:rPr>
        <w:t xml:space="preserve"> Street auf der linken Seite Richtung Restaurant gingen, sahen sie auf der rechten Straßenseite den Nordkoreaner Park in Begleitung von Frau Sissiewe, aus dem Niger, Richtung 1</w:t>
      </w:r>
      <w:r w:rsidRPr="00944672">
        <w:rPr>
          <w:rFonts w:ascii="Arial" w:hAnsi="Arial" w:cs="Arial"/>
          <w:sz w:val="24"/>
          <w:szCs w:val="24"/>
          <w:vertAlign w:val="superscript"/>
        </w:rPr>
        <w:t>st</w:t>
      </w:r>
      <w:r w:rsidRPr="00944672">
        <w:rPr>
          <w:rFonts w:ascii="Arial" w:hAnsi="Arial" w:cs="Arial"/>
          <w:sz w:val="24"/>
          <w:szCs w:val="24"/>
        </w:rPr>
        <w:t xml:space="preserve"> Ave gehen.</w:t>
      </w:r>
    </w:p>
    <w:p w14:paraId="643366EE"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„Was will denn die nigische Handelsreferentin von Nordkorea?“ Wunderte sich bin-Osman.</w:t>
      </w:r>
    </w:p>
    <w:p w14:paraId="23009AFE"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„Ah wir sind da“ unterbrach Herr Xi den Gedanken seines malaysischen Begleiters und beide betraten das Restaurant.</w:t>
      </w:r>
    </w:p>
    <w:p w14:paraId="6946D6A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„Guten Tag meine Herren,“ begrüßte Sie Frau Moon, „darf ich Sie zu Ihrem Tisch bringen?“</w:t>
      </w:r>
    </w:p>
    <w:p w14:paraId="5DA53FA5"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Nachdem beide am Tisch platzgenommen hatten, und so saßen, dass Sie sich ungestört unterhalten konnten, ohne dass an den anderen Tischen gehört werden konnte, was sie sprachen, gaben sie Ihre Getränke Bestellungen auf: Jasmin-Tee für Herrn XI, Darjeeling First Flush für bin-Osman.</w:t>
      </w:r>
    </w:p>
    <w:p w14:paraId="278796A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„Wir haben Glück gehabt, dass Herr Park vor uns hier war,“ sagte bin-Osman, „dann brauchen wir uns nicht so viele Gedanken darum machen, wer noch alles mithört.“ Dieser Kommentar wurde am anderen Ende des Mikrofones, das hier installiert war und das Gespräch aufnahm, mit einem Lächeln quittiert.</w:t>
      </w:r>
    </w:p>
    <w:p w14:paraId="17AA515E"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Es wurde weiterhin ein wenig Small Talk betrieben, bis Frau Moon mit den Vorspeisen kam: Kokossuppe mit Garnelen und ein kleiner Kimchi-Burger. </w:t>
      </w:r>
    </w:p>
    <w:p w14:paraId="7C00436F"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Nachdem Frau Moon den Tisch wieder verlassen hatte und sie die köstliche Suppe probiert hatten, sagte bin-Osman: „Wir müssen uns bitte unbedingt über eine Sache unterhalten.“ Schweigend aßen beide Ihre Suppe. </w:t>
      </w:r>
    </w:p>
    <w:p w14:paraId="3127F3AF"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„Ich vermute, dass es um eine Sache von imminenter Wichtigkeit geht, wenn Sie extra auf das Treffen hier bestanden haben?“ Fragte Xi vorsichtig nach.</w:t>
      </w:r>
    </w:p>
    <w:p w14:paraId="64BC4BE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„Sie wissen, dass wir in Kuala Lumpur zu einer Drehscheibe der besonderen Art geworden sind, und dass wir gern bei Geschäften mit China vermitteln.“ Klar gegen eine </w:t>
      </w:r>
      <w:del w:id="342" w:author="info" w:date="2024-12-05T21:48:00Z">
        <w:r w:rsidRPr="00944672" w:rsidDel="0000000F">
          <w:rPr>
            <w:rFonts w:ascii="Arial" w:hAnsi="Arial" w:cs="Arial"/>
            <w:sz w:val="24"/>
            <w:szCs w:val="24"/>
          </w:rPr>
          <w:delText>substantielle</w:delText>
        </w:r>
      </w:del>
      <w:ins w:id="343" w:author="info" w:date="2024-12-05T21:48:00Z">
        <w:r w:rsidRPr="00944672">
          <w:rPr>
            <w:rFonts w:ascii="Arial" w:hAnsi="Arial" w:cs="Arial"/>
            <w:sz w:val="24"/>
            <w:szCs w:val="24"/>
          </w:rPr>
          <w:t>substanzielle</w:t>
        </w:r>
      </w:ins>
      <w:r w:rsidRPr="00944672">
        <w:rPr>
          <w:rFonts w:ascii="Arial" w:hAnsi="Arial" w:cs="Arial"/>
          <w:sz w:val="24"/>
          <w:szCs w:val="24"/>
        </w:rPr>
        <w:t xml:space="preserve"> Provision schoss es Xi durch den Kopf. „Herr bin-Osman, das ist nichts Neues, warum müssen wir das hier besprechen? Auch wenn das Essen ausgezeichnet ist?“ Provozierte Xi sein Gegenüber.</w:t>
      </w:r>
    </w:p>
    <w:p w14:paraId="26B7BF45"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Bevor bin-Osman antworten konnte, klopfte es kurz am Rahmen des Separees, damit die dort sitzenden sich rechtzeitig neutralen Themen zuwenden konnten, und Frau Moon kam, um das Geschirr der Vorspeise abzuräumen.</w:t>
      </w:r>
    </w:p>
    <w:p w14:paraId="72318D4F"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„Meine Herren, für den Hauptgang werde ich etwas öfter kommen, es gibt koreanisches BBQ und malaysische Satays, scharfe Soße wie immer separat.“ Eröffnete Frau Moon und das Gespräch der beiden wandte sich dem Essen zu. </w:t>
      </w:r>
    </w:p>
    <w:p w14:paraId="72070855"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Der Zuhörer auf der anderen Seite verzog das Gesicht, denn er hoffte, heute Wichtiges zu erfahren.</w:t>
      </w:r>
    </w:p>
    <w:p w14:paraId="12D78FCE"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Während des Hauptganges wurde die Geduld des Zuhörers auf eine weitere Probe gestellt.</w:t>
      </w:r>
    </w:p>
    <w:p w14:paraId="72B48D1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lastRenderedPageBreak/>
        <w:t xml:space="preserve"> Das Gespräch drehte sich um verschiedene Unternehmen, die vorhatten in China zu investieren, denen aber der direkte Marktzugang fehlte. </w:t>
      </w:r>
    </w:p>
    <w:p w14:paraId="1396124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Ein zweiter Themenkomplex drehte sich um Geschäftsmöglichkeiten in, speziellen, Branchen (sonst würde kein Vermittler benötigt) und wie Malaysia davon profitieren würde.</w:t>
      </w:r>
    </w:p>
    <w:p w14:paraId="7F484D76"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Sung Il-Sen hatte heute Abhördienst und erwartete, dass die Auswertung wieder eine langweilige Angelegenheit werden würde. Dabei hätte er fast den wichtigsten Satz des Tages überhört (zum Glück lief das Band mit). </w:t>
      </w:r>
    </w:p>
    <w:p w14:paraId="13D0AAFF"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„Im nächsten Jahr werden wir die Projekte </w:t>
      </w:r>
      <w:r w:rsidRPr="00944672">
        <w:rPr>
          <w:rFonts w:ascii="Arial" w:hAnsi="Arial" w:cs="Arial"/>
          <w:i/>
          <w:iCs/>
          <w:sz w:val="24"/>
          <w:szCs w:val="24"/>
        </w:rPr>
        <w:t>Sì Huán</w:t>
      </w:r>
      <w:r w:rsidRPr="00944672">
        <w:rPr>
          <w:rFonts w:ascii="Arial" w:hAnsi="Arial" w:cs="Arial"/>
          <w:sz w:val="24"/>
          <w:szCs w:val="24"/>
        </w:rPr>
        <w:t xml:space="preserve"> und </w:t>
      </w:r>
      <w:r w:rsidRPr="00944672">
        <w:rPr>
          <w:rFonts w:ascii="Arial" w:hAnsi="Arial" w:cs="Arial"/>
          <w:i/>
          <w:iCs/>
          <w:sz w:val="24"/>
          <w:szCs w:val="24"/>
        </w:rPr>
        <w:t>Makanan Naga</w:t>
      </w:r>
      <w:r w:rsidRPr="00944672">
        <w:rPr>
          <w:rFonts w:ascii="Arial" w:hAnsi="Arial" w:cs="Arial"/>
          <w:sz w:val="24"/>
          <w:szCs w:val="24"/>
        </w:rPr>
        <w:t xml:space="preserve"> aktivieren müssen.“ Sagte bin-Osman in leisem Ton und sorgte damit dafür, dass Xi sich verschluckte und hustete, dadurch hätte Sung Il-Sen diese Information fast überhört.</w:t>
      </w:r>
    </w:p>
    <w:p w14:paraId="473CA751"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Nach dem Husten sagte Xi in besorgtem Tonfall: „Wie sicher ist das?“</w:t>
      </w:r>
    </w:p>
    <w:p w14:paraId="7CEBAE7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„Ich denke, dass wir das in zwei Monaten wissen.“ War die Antwort und das Gespräch wandte sich wieder anderen Themen zu.</w:t>
      </w:r>
    </w:p>
    <w:p w14:paraId="78919FA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„Verdammt, was habe ich da gerade gehört?“ Fragte sich Sung Il-Sen und bereitete eine saubere Abschrift des Gespräches vor. Wenn der General das zu lesen bekommt, wird einiges passieren, dachte er, als er eine Arbeit begann.</w:t>
      </w:r>
    </w:p>
    <w:p w14:paraId="05A63345"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540985B4" w14:textId="77777777" w:rsidR="00944672" w:rsidRPr="00944672" w:rsidRDefault="00944672" w:rsidP="00944672">
      <w:pPr>
        <w:autoSpaceDE w:val="0"/>
        <w:autoSpaceDN w:val="0"/>
        <w:adjustRightInd w:val="0"/>
        <w:spacing w:after="0" w:line="292" w:lineRule="auto"/>
        <w:jc w:val="center"/>
        <w:rPr>
          <w:rFonts w:ascii="Arial" w:hAnsi="Arial" w:cs="Arial"/>
          <w:sz w:val="24"/>
          <w:szCs w:val="24"/>
        </w:rPr>
      </w:pPr>
      <w:r w:rsidRPr="00944672">
        <w:rPr>
          <w:rFonts w:ascii="Arial" w:hAnsi="Arial" w:cs="Arial"/>
          <w:sz w:val="24"/>
          <w:szCs w:val="24"/>
        </w:rPr>
        <w:t>***</w:t>
      </w:r>
    </w:p>
    <w:p w14:paraId="0C5B279B" w14:textId="77777777" w:rsidR="00944672" w:rsidRPr="00944672" w:rsidRDefault="00944672" w:rsidP="00944672">
      <w:pPr>
        <w:autoSpaceDE w:val="0"/>
        <w:autoSpaceDN w:val="0"/>
        <w:adjustRightInd w:val="0"/>
        <w:spacing w:after="0" w:line="292" w:lineRule="auto"/>
        <w:ind w:firstLine="227"/>
        <w:jc w:val="center"/>
        <w:rPr>
          <w:rFonts w:ascii="Arial" w:hAnsi="Arial" w:cs="Arial"/>
          <w:sz w:val="24"/>
          <w:szCs w:val="24"/>
        </w:rPr>
      </w:pPr>
    </w:p>
    <w:p w14:paraId="200B174A"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Am Abend setzte er sich vor seinen PC und öffnete die Verschlüsselungsfunktion.  Nachdem die Verbindung offen war schrieb er:</w:t>
      </w:r>
    </w:p>
    <w:p w14:paraId="64892B47"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7D4E21E0"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Malgun Gothic" w:eastAsia="Malgun Gothic" w:hAnsi="Malgun Gothic" w:cs="Malgun Gothic" w:hint="eastAsia"/>
          <w:sz w:val="24"/>
          <w:szCs w:val="24"/>
        </w:rPr>
        <w:t>정보</w:t>
      </w:r>
      <w:r w:rsidRPr="00944672">
        <w:rPr>
          <w:rFonts w:ascii="Arial" w:hAnsi="Arial" w:cs="Arial"/>
          <w:sz w:val="24"/>
          <w:szCs w:val="24"/>
        </w:rPr>
        <w:t xml:space="preserve">: </w:t>
      </w:r>
      <w:r w:rsidRPr="00944672">
        <w:rPr>
          <w:rFonts w:ascii="Malgun Gothic" w:eastAsia="Malgun Gothic" w:hAnsi="Malgun Gothic" w:cs="Malgun Gothic" w:hint="eastAsia"/>
          <w:sz w:val="24"/>
          <w:szCs w:val="24"/>
        </w:rPr>
        <w:t>상황</w:t>
      </w:r>
      <w:r w:rsidRPr="00944672">
        <w:rPr>
          <w:rFonts w:ascii="Arial" w:hAnsi="Arial" w:cs="Arial"/>
          <w:sz w:val="24"/>
          <w:szCs w:val="24"/>
        </w:rPr>
        <w:t xml:space="preserve"> </w:t>
      </w:r>
      <w:r w:rsidRPr="00944672">
        <w:rPr>
          <w:rFonts w:ascii="Malgun Gothic" w:eastAsia="Malgun Gothic" w:hAnsi="Malgun Gothic" w:cs="Malgun Gothic" w:hint="eastAsia"/>
          <w:sz w:val="24"/>
          <w:szCs w:val="24"/>
        </w:rPr>
        <w:t>불분명</w:t>
      </w:r>
      <w:r w:rsidRPr="00944672">
        <w:rPr>
          <w:rFonts w:ascii="Arial" w:hAnsi="Arial" w:cs="Arial"/>
          <w:sz w:val="24"/>
          <w:szCs w:val="24"/>
        </w:rPr>
        <w:t xml:space="preserve">, </w:t>
      </w:r>
      <w:r w:rsidRPr="00944672">
        <w:rPr>
          <w:rFonts w:ascii="Malgun Gothic" w:eastAsia="Malgun Gothic" w:hAnsi="Malgun Gothic" w:cs="Malgun Gothic" w:hint="eastAsia"/>
          <w:sz w:val="24"/>
          <w:szCs w:val="24"/>
        </w:rPr>
        <w:t>순수한</w:t>
      </w:r>
      <w:r w:rsidRPr="00944672">
        <w:rPr>
          <w:rFonts w:ascii="Arial" w:hAnsi="Arial" w:cs="Arial"/>
          <w:sz w:val="24"/>
          <w:szCs w:val="24"/>
        </w:rPr>
        <w:t xml:space="preserve"> </w:t>
      </w:r>
      <w:r w:rsidRPr="00944672">
        <w:rPr>
          <w:rFonts w:ascii="Malgun Gothic" w:eastAsia="Malgun Gothic" w:hAnsi="Malgun Gothic" w:cs="Malgun Gothic" w:hint="eastAsia"/>
          <w:sz w:val="24"/>
          <w:szCs w:val="24"/>
        </w:rPr>
        <w:t>관찰</w:t>
      </w:r>
    </w:p>
    <w:p w14:paraId="39767B79"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Malgun Gothic" w:eastAsia="Malgun Gothic" w:hAnsi="Malgun Gothic" w:cs="Malgun Gothic" w:hint="eastAsia"/>
          <w:sz w:val="24"/>
          <w:szCs w:val="24"/>
        </w:rPr>
        <w:t>저희</w:t>
      </w:r>
      <w:r w:rsidRPr="00944672">
        <w:rPr>
          <w:rFonts w:ascii="Arial" w:hAnsi="Arial" w:cs="Arial"/>
          <w:sz w:val="24"/>
          <w:szCs w:val="24"/>
        </w:rPr>
        <w:t xml:space="preserve"> </w:t>
      </w:r>
      <w:r w:rsidRPr="00944672">
        <w:rPr>
          <w:rFonts w:ascii="Malgun Gothic" w:eastAsia="Malgun Gothic" w:hAnsi="Malgun Gothic" w:cs="Malgun Gothic" w:hint="eastAsia"/>
          <w:sz w:val="24"/>
          <w:szCs w:val="24"/>
        </w:rPr>
        <w:t>대표가</w:t>
      </w:r>
      <w:r w:rsidRPr="00944672">
        <w:rPr>
          <w:rFonts w:ascii="Arial" w:hAnsi="Arial" w:cs="Arial"/>
          <w:sz w:val="24"/>
          <w:szCs w:val="24"/>
        </w:rPr>
        <w:t xml:space="preserve"> </w:t>
      </w:r>
      <w:r w:rsidRPr="00944672">
        <w:rPr>
          <w:rFonts w:ascii="Malgun Gothic" w:eastAsia="Malgun Gothic" w:hAnsi="Malgun Gothic" w:cs="Malgun Gothic" w:hint="eastAsia"/>
          <w:sz w:val="24"/>
          <w:szCs w:val="24"/>
        </w:rPr>
        <w:t>니제르</w:t>
      </w:r>
      <w:r w:rsidRPr="00944672">
        <w:rPr>
          <w:rFonts w:ascii="Arial" w:hAnsi="Arial" w:cs="Arial"/>
          <w:sz w:val="24"/>
          <w:szCs w:val="24"/>
        </w:rPr>
        <w:t xml:space="preserve"> </w:t>
      </w:r>
      <w:r w:rsidRPr="00944672">
        <w:rPr>
          <w:rFonts w:ascii="Malgun Gothic" w:eastAsia="Malgun Gothic" w:hAnsi="Malgun Gothic" w:cs="Malgun Gothic" w:hint="eastAsia"/>
          <w:sz w:val="24"/>
          <w:szCs w:val="24"/>
        </w:rPr>
        <w:t>대표를</w:t>
      </w:r>
      <w:r w:rsidRPr="00944672">
        <w:rPr>
          <w:rFonts w:ascii="Arial" w:hAnsi="Arial" w:cs="Arial"/>
          <w:sz w:val="24"/>
          <w:szCs w:val="24"/>
        </w:rPr>
        <w:t xml:space="preserve"> </w:t>
      </w:r>
      <w:r w:rsidRPr="00944672">
        <w:rPr>
          <w:rFonts w:ascii="Malgun Gothic" w:eastAsia="Malgun Gothic" w:hAnsi="Malgun Gothic" w:cs="Malgun Gothic" w:hint="eastAsia"/>
          <w:sz w:val="24"/>
          <w:szCs w:val="24"/>
        </w:rPr>
        <w:t>만났습니다</w:t>
      </w:r>
      <w:r w:rsidRPr="00944672">
        <w:rPr>
          <w:rFonts w:ascii="Arial" w:hAnsi="Arial" w:cs="Arial"/>
          <w:sz w:val="24"/>
          <w:szCs w:val="24"/>
        </w:rPr>
        <w:t>.</w:t>
      </w:r>
    </w:p>
    <w:p w14:paraId="116B966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Malgun Gothic" w:eastAsia="Malgun Gothic" w:hAnsi="Malgun Gothic" w:cs="Malgun Gothic" w:hint="eastAsia"/>
          <w:sz w:val="24"/>
          <w:szCs w:val="24"/>
        </w:rPr>
        <w:t>결과는</w:t>
      </w:r>
      <w:r w:rsidRPr="00944672">
        <w:rPr>
          <w:rFonts w:ascii="Arial" w:hAnsi="Arial" w:cs="Arial"/>
          <w:sz w:val="24"/>
          <w:szCs w:val="24"/>
        </w:rPr>
        <w:t xml:space="preserve"> </w:t>
      </w:r>
      <w:r w:rsidRPr="00944672">
        <w:rPr>
          <w:rFonts w:ascii="Malgun Gothic" w:eastAsia="Malgun Gothic" w:hAnsi="Malgun Gothic" w:cs="Malgun Gothic" w:hint="eastAsia"/>
          <w:sz w:val="24"/>
          <w:szCs w:val="24"/>
        </w:rPr>
        <w:t>다음과</w:t>
      </w:r>
      <w:r w:rsidRPr="00944672">
        <w:rPr>
          <w:rFonts w:ascii="Arial" w:hAnsi="Arial" w:cs="Arial"/>
          <w:sz w:val="24"/>
          <w:szCs w:val="24"/>
        </w:rPr>
        <w:t xml:space="preserve"> </w:t>
      </w:r>
      <w:r w:rsidRPr="00944672">
        <w:rPr>
          <w:rFonts w:ascii="Malgun Gothic" w:eastAsia="Malgun Gothic" w:hAnsi="Malgun Gothic" w:cs="Malgun Gothic" w:hint="eastAsia"/>
          <w:sz w:val="24"/>
          <w:szCs w:val="24"/>
        </w:rPr>
        <w:t>같습니다</w:t>
      </w:r>
      <w:r w:rsidRPr="00944672">
        <w:rPr>
          <w:rFonts w:ascii="Arial" w:hAnsi="Arial" w:cs="Arial"/>
          <w:sz w:val="24"/>
          <w:szCs w:val="24"/>
        </w:rPr>
        <w:t>.</w:t>
      </w:r>
    </w:p>
    <w:p w14:paraId="677648F5"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1. </w:t>
      </w:r>
      <w:r w:rsidRPr="00944672">
        <w:rPr>
          <w:rFonts w:ascii="Malgun Gothic" w:eastAsia="Malgun Gothic" w:hAnsi="Malgun Gothic" w:cs="Malgun Gothic" w:hint="eastAsia"/>
          <w:sz w:val="24"/>
          <w:szCs w:val="24"/>
        </w:rPr>
        <w:t>정치적으로</w:t>
      </w:r>
      <w:r w:rsidRPr="00944672">
        <w:rPr>
          <w:rFonts w:ascii="Arial" w:hAnsi="Arial" w:cs="Arial"/>
          <w:sz w:val="24"/>
          <w:szCs w:val="24"/>
        </w:rPr>
        <w:t xml:space="preserve"> </w:t>
      </w:r>
      <w:r w:rsidRPr="00944672">
        <w:rPr>
          <w:rFonts w:ascii="Malgun Gothic" w:eastAsia="Malgun Gothic" w:hAnsi="Malgun Gothic" w:cs="Malgun Gothic" w:hint="eastAsia"/>
          <w:sz w:val="24"/>
          <w:szCs w:val="24"/>
        </w:rPr>
        <w:t>최신</w:t>
      </w:r>
      <w:r w:rsidRPr="00944672">
        <w:rPr>
          <w:rFonts w:ascii="Arial" w:hAnsi="Arial" w:cs="Arial"/>
          <w:sz w:val="24"/>
          <w:szCs w:val="24"/>
        </w:rPr>
        <w:t xml:space="preserve"> </w:t>
      </w:r>
      <w:r w:rsidRPr="00944672">
        <w:rPr>
          <w:rFonts w:ascii="Malgun Gothic" w:eastAsia="Malgun Gothic" w:hAnsi="Malgun Gothic" w:cs="Malgun Gothic" w:hint="eastAsia"/>
          <w:sz w:val="24"/>
          <w:szCs w:val="24"/>
        </w:rPr>
        <w:t>정보를</w:t>
      </w:r>
      <w:r w:rsidRPr="00944672">
        <w:rPr>
          <w:rFonts w:ascii="Arial" w:hAnsi="Arial" w:cs="Arial"/>
          <w:sz w:val="24"/>
          <w:szCs w:val="24"/>
        </w:rPr>
        <w:t xml:space="preserve"> </w:t>
      </w:r>
      <w:r w:rsidRPr="00944672">
        <w:rPr>
          <w:rFonts w:ascii="Malgun Gothic" w:eastAsia="Malgun Gothic" w:hAnsi="Malgun Gothic" w:cs="Malgun Gothic" w:hint="eastAsia"/>
          <w:sz w:val="24"/>
          <w:szCs w:val="24"/>
        </w:rPr>
        <w:t>얻기</w:t>
      </w:r>
      <w:r w:rsidRPr="00944672">
        <w:rPr>
          <w:rFonts w:ascii="Arial" w:hAnsi="Arial" w:cs="Arial"/>
          <w:sz w:val="24"/>
          <w:szCs w:val="24"/>
        </w:rPr>
        <w:t xml:space="preserve"> </w:t>
      </w:r>
      <w:r w:rsidRPr="00944672">
        <w:rPr>
          <w:rFonts w:ascii="Malgun Gothic" w:eastAsia="Malgun Gothic" w:hAnsi="Malgun Gothic" w:cs="Malgun Gothic" w:hint="eastAsia"/>
          <w:sz w:val="24"/>
          <w:szCs w:val="24"/>
        </w:rPr>
        <w:t>위한</w:t>
      </w:r>
      <w:r w:rsidRPr="00944672">
        <w:rPr>
          <w:rFonts w:ascii="Arial" w:hAnsi="Arial" w:cs="Arial"/>
          <w:sz w:val="24"/>
          <w:szCs w:val="24"/>
        </w:rPr>
        <w:t xml:space="preserve"> </w:t>
      </w:r>
      <w:r w:rsidRPr="00944672">
        <w:rPr>
          <w:rFonts w:ascii="Malgun Gothic" w:eastAsia="Malgun Gothic" w:hAnsi="Malgun Gothic" w:cs="Malgun Gothic" w:hint="eastAsia"/>
          <w:sz w:val="24"/>
          <w:szCs w:val="24"/>
        </w:rPr>
        <w:t>정기적인</w:t>
      </w:r>
      <w:r w:rsidRPr="00944672">
        <w:rPr>
          <w:rFonts w:ascii="Arial" w:hAnsi="Arial" w:cs="Arial"/>
          <w:sz w:val="24"/>
          <w:szCs w:val="24"/>
        </w:rPr>
        <w:t xml:space="preserve"> </w:t>
      </w:r>
      <w:r w:rsidRPr="00944672">
        <w:rPr>
          <w:rFonts w:ascii="Malgun Gothic" w:eastAsia="Malgun Gothic" w:hAnsi="Malgun Gothic" w:cs="Malgun Gothic" w:hint="eastAsia"/>
          <w:sz w:val="24"/>
          <w:szCs w:val="24"/>
        </w:rPr>
        <w:t>회담</w:t>
      </w:r>
      <w:r w:rsidRPr="00944672">
        <w:rPr>
          <w:rFonts w:ascii="Arial" w:hAnsi="Arial" w:cs="Arial"/>
          <w:sz w:val="24"/>
          <w:szCs w:val="24"/>
        </w:rPr>
        <w:t xml:space="preserve"> </w:t>
      </w:r>
      <w:r w:rsidRPr="00944672">
        <w:rPr>
          <w:rFonts w:ascii="Malgun Gothic" w:eastAsia="Malgun Gothic" w:hAnsi="Malgun Gothic" w:cs="Malgun Gothic" w:hint="eastAsia"/>
          <w:sz w:val="24"/>
          <w:szCs w:val="24"/>
        </w:rPr>
        <w:t>개최</w:t>
      </w:r>
    </w:p>
    <w:p w14:paraId="3FD9C0C9"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2. </w:t>
      </w:r>
      <w:r w:rsidRPr="00944672">
        <w:rPr>
          <w:rFonts w:ascii="Malgun Gothic" w:eastAsia="Malgun Gothic" w:hAnsi="Malgun Gothic" w:cs="Malgun Gothic" w:hint="eastAsia"/>
          <w:sz w:val="24"/>
          <w:szCs w:val="24"/>
        </w:rPr>
        <w:t>니제르가</w:t>
      </w:r>
      <w:r w:rsidRPr="00944672">
        <w:rPr>
          <w:rFonts w:ascii="Arial" w:hAnsi="Arial" w:cs="Arial"/>
          <w:sz w:val="24"/>
          <w:szCs w:val="24"/>
        </w:rPr>
        <w:t xml:space="preserve"> </w:t>
      </w:r>
      <w:r w:rsidRPr="00944672">
        <w:rPr>
          <w:rFonts w:ascii="Malgun Gothic" w:eastAsia="Malgun Gothic" w:hAnsi="Malgun Gothic" w:cs="Malgun Gothic" w:hint="eastAsia"/>
          <w:sz w:val="24"/>
          <w:szCs w:val="24"/>
        </w:rPr>
        <w:t>무기</w:t>
      </w:r>
      <w:r w:rsidRPr="00944672">
        <w:rPr>
          <w:rFonts w:ascii="Arial" w:hAnsi="Arial" w:cs="Arial"/>
          <w:sz w:val="24"/>
          <w:szCs w:val="24"/>
        </w:rPr>
        <w:t xml:space="preserve"> </w:t>
      </w:r>
      <w:r w:rsidRPr="00944672">
        <w:rPr>
          <w:rFonts w:ascii="Malgun Gothic" w:eastAsia="Malgun Gothic" w:hAnsi="Malgun Gothic" w:cs="Malgun Gothic" w:hint="eastAsia"/>
          <w:sz w:val="24"/>
          <w:szCs w:val="24"/>
        </w:rPr>
        <w:t>구매를</w:t>
      </w:r>
      <w:r w:rsidRPr="00944672">
        <w:rPr>
          <w:rFonts w:ascii="Arial" w:hAnsi="Arial" w:cs="Arial"/>
          <w:sz w:val="24"/>
          <w:szCs w:val="24"/>
        </w:rPr>
        <w:t xml:space="preserve"> </w:t>
      </w:r>
      <w:r w:rsidRPr="00944672">
        <w:rPr>
          <w:rFonts w:ascii="Malgun Gothic" w:eastAsia="Malgun Gothic" w:hAnsi="Malgun Gothic" w:cs="Malgun Gothic" w:hint="eastAsia"/>
          <w:sz w:val="24"/>
          <w:szCs w:val="24"/>
        </w:rPr>
        <w:t>원함</w:t>
      </w:r>
    </w:p>
    <w:p w14:paraId="1FC5BA6F"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3. </w:t>
      </w:r>
      <w:r w:rsidRPr="00944672">
        <w:rPr>
          <w:rFonts w:ascii="Malgun Gothic" w:eastAsia="Malgun Gothic" w:hAnsi="Malgun Gothic" w:cs="Malgun Gothic" w:hint="eastAsia"/>
          <w:sz w:val="24"/>
          <w:szCs w:val="24"/>
        </w:rPr>
        <w:t>현지</w:t>
      </w:r>
      <w:r w:rsidRPr="00944672">
        <w:rPr>
          <w:rFonts w:ascii="Arial" w:hAnsi="Arial" w:cs="Arial"/>
          <w:sz w:val="24"/>
          <w:szCs w:val="24"/>
        </w:rPr>
        <w:t xml:space="preserve"> </w:t>
      </w:r>
      <w:r w:rsidRPr="00944672">
        <w:rPr>
          <w:rFonts w:ascii="Malgun Gothic" w:eastAsia="Malgun Gothic" w:hAnsi="Malgun Gothic" w:cs="Malgun Gothic" w:hint="eastAsia"/>
          <w:sz w:val="24"/>
          <w:szCs w:val="24"/>
        </w:rPr>
        <w:t>원자재</w:t>
      </w:r>
      <w:r w:rsidRPr="00944672">
        <w:rPr>
          <w:rFonts w:ascii="Arial" w:hAnsi="Arial" w:cs="Arial"/>
          <w:sz w:val="24"/>
          <w:szCs w:val="24"/>
        </w:rPr>
        <w:t>(</w:t>
      </w:r>
      <w:r w:rsidRPr="00944672">
        <w:rPr>
          <w:rFonts w:ascii="Malgun Gothic" w:eastAsia="Malgun Gothic" w:hAnsi="Malgun Gothic" w:cs="Malgun Gothic" w:hint="eastAsia"/>
          <w:sz w:val="24"/>
          <w:szCs w:val="24"/>
        </w:rPr>
        <w:t>특히</w:t>
      </w:r>
      <w:r w:rsidRPr="00944672">
        <w:rPr>
          <w:rFonts w:ascii="Arial" w:hAnsi="Arial" w:cs="Arial"/>
          <w:sz w:val="24"/>
          <w:szCs w:val="24"/>
        </w:rPr>
        <w:t xml:space="preserve"> </w:t>
      </w:r>
      <w:r w:rsidRPr="00944672">
        <w:rPr>
          <w:rFonts w:ascii="Malgun Gothic" w:eastAsia="Malgun Gothic" w:hAnsi="Malgun Gothic" w:cs="Malgun Gothic" w:hint="eastAsia"/>
          <w:sz w:val="24"/>
          <w:szCs w:val="24"/>
        </w:rPr>
        <w:t>우라늄</w:t>
      </w:r>
      <w:r w:rsidRPr="00944672">
        <w:rPr>
          <w:rFonts w:ascii="Arial" w:hAnsi="Arial" w:cs="Arial"/>
          <w:sz w:val="24"/>
          <w:szCs w:val="24"/>
        </w:rPr>
        <w:t>)</w:t>
      </w:r>
      <w:r w:rsidRPr="00944672">
        <w:rPr>
          <w:rFonts w:ascii="Malgun Gothic" w:eastAsia="Malgun Gothic" w:hAnsi="Malgun Gothic" w:cs="Malgun Gothic" w:hint="eastAsia"/>
          <w:sz w:val="24"/>
          <w:szCs w:val="24"/>
        </w:rPr>
        <w:t>에</w:t>
      </w:r>
      <w:r w:rsidRPr="00944672">
        <w:rPr>
          <w:rFonts w:ascii="Arial" w:hAnsi="Arial" w:cs="Arial"/>
          <w:sz w:val="24"/>
          <w:szCs w:val="24"/>
        </w:rPr>
        <w:t xml:space="preserve"> </w:t>
      </w:r>
      <w:r w:rsidRPr="00944672">
        <w:rPr>
          <w:rFonts w:ascii="Malgun Gothic" w:eastAsia="Malgun Gothic" w:hAnsi="Malgun Gothic" w:cs="Malgun Gothic" w:hint="eastAsia"/>
          <w:sz w:val="24"/>
          <w:szCs w:val="24"/>
        </w:rPr>
        <w:t>대한</w:t>
      </w:r>
      <w:r w:rsidRPr="00944672">
        <w:rPr>
          <w:rFonts w:ascii="Arial" w:hAnsi="Arial" w:cs="Arial"/>
          <w:sz w:val="24"/>
          <w:szCs w:val="24"/>
        </w:rPr>
        <w:t xml:space="preserve"> </w:t>
      </w:r>
      <w:r w:rsidRPr="00944672">
        <w:rPr>
          <w:rFonts w:ascii="Malgun Gothic" w:eastAsia="Malgun Gothic" w:hAnsi="Malgun Gothic" w:cs="Malgun Gothic" w:hint="eastAsia"/>
          <w:sz w:val="24"/>
          <w:szCs w:val="24"/>
        </w:rPr>
        <w:t>우리의</w:t>
      </w:r>
      <w:r w:rsidRPr="00944672">
        <w:rPr>
          <w:rFonts w:ascii="Arial" w:hAnsi="Arial" w:cs="Arial"/>
          <w:sz w:val="24"/>
          <w:szCs w:val="24"/>
        </w:rPr>
        <w:t xml:space="preserve"> </w:t>
      </w:r>
      <w:r w:rsidRPr="00944672">
        <w:rPr>
          <w:rFonts w:ascii="Malgun Gothic" w:eastAsia="Malgun Gothic" w:hAnsi="Malgun Gothic" w:cs="Malgun Gothic" w:hint="eastAsia"/>
          <w:sz w:val="24"/>
          <w:szCs w:val="24"/>
        </w:rPr>
        <w:t>관심이</w:t>
      </w:r>
      <w:r w:rsidRPr="00944672">
        <w:rPr>
          <w:rFonts w:ascii="Arial" w:hAnsi="Arial" w:cs="Arial"/>
          <w:sz w:val="24"/>
          <w:szCs w:val="24"/>
        </w:rPr>
        <w:t xml:space="preserve"> </w:t>
      </w:r>
      <w:r w:rsidRPr="00944672">
        <w:rPr>
          <w:rFonts w:ascii="Malgun Gothic" w:eastAsia="Malgun Gothic" w:hAnsi="Malgun Gothic" w:cs="Malgun Gothic" w:hint="eastAsia"/>
          <w:sz w:val="24"/>
          <w:szCs w:val="24"/>
        </w:rPr>
        <w:t>표명되었습니다</w:t>
      </w:r>
      <w:r w:rsidRPr="00944672">
        <w:rPr>
          <w:rFonts w:ascii="Arial" w:hAnsi="Arial" w:cs="Arial"/>
          <w:sz w:val="24"/>
          <w:szCs w:val="24"/>
        </w:rPr>
        <w:t>.</w:t>
      </w:r>
    </w:p>
    <w:p w14:paraId="7F8DFEE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4. </w:t>
      </w:r>
      <w:r w:rsidRPr="00944672">
        <w:rPr>
          <w:rFonts w:ascii="Malgun Gothic" w:eastAsia="Malgun Gothic" w:hAnsi="Malgun Gothic" w:cs="Malgun Gothic" w:hint="eastAsia"/>
          <w:sz w:val="24"/>
          <w:szCs w:val="24"/>
        </w:rPr>
        <w:t>니제르는</w:t>
      </w:r>
      <w:r w:rsidRPr="00944672">
        <w:rPr>
          <w:rFonts w:ascii="Arial" w:hAnsi="Arial" w:cs="Arial"/>
          <w:sz w:val="24"/>
          <w:szCs w:val="24"/>
        </w:rPr>
        <w:t xml:space="preserve"> </w:t>
      </w:r>
      <w:r w:rsidRPr="00944672">
        <w:rPr>
          <w:rFonts w:ascii="Malgun Gothic" w:eastAsia="Malgun Gothic" w:hAnsi="Malgun Gothic" w:cs="Malgun Gothic" w:hint="eastAsia"/>
          <w:sz w:val="24"/>
          <w:szCs w:val="24"/>
        </w:rPr>
        <w:t>바라토</w:t>
      </w:r>
      <w:r w:rsidRPr="00944672">
        <w:rPr>
          <w:rFonts w:ascii="Arial" w:hAnsi="Arial" w:cs="Arial"/>
          <w:sz w:val="24"/>
          <w:szCs w:val="24"/>
        </w:rPr>
        <w:t xml:space="preserve"> </w:t>
      </w:r>
      <w:r w:rsidRPr="00944672">
        <w:rPr>
          <w:rFonts w:ascii="Malgun Gothic" w:eastAsia="Malgun Gothic" w:hAnsi="Malgun Gothic" w:cs="Malgun Gothic" w:hint="eastAsia"/>
          <w:sz w:val="24"/>
          <w:szCs w:val="24"/>
        </w:rPr>
        <w:t>거래에</w:t>
      </w:r>
      <w:r w:rsidRPr="00944672">
        <w:rPr>
          <w:rFonts w:ascii="Arial" w:hAnsi="Arial" w:cs="Arial"/>
          <w:sz w:val="24"/>
          <w:szCs w:val="24"/>
        </w:rPr>
        <w:t xml:space="preserve"> </w:t>
      </w:r>
      <w:r w:rsidRPr="00944672">
        <w:rPr>
          <w:rFonts w:ascii="Malgun Gothic" w:eastAsia="Malgun Gothic" w:hAnsi="Malgun Gothic" w:cs="Malgun Gothic" w:hint="eastAsia"/>
          <w:sz w:val="24"/>
          <w:szCs w:val="24"/>
        </w:rPr>
        <w:t>관심이</w:t>
      </w:r>
      <w:r w:rsidRPr="00944672">
        <w:rPr>
          <w:rFonts w:ascii="Arial" w:hAnsi="Arial" w:cs="Arial"/>
          <w:sz w:val="24"/>
          <w:szCs w:val="24"/>
        </w:rPr>
        <w:t xml:space="preserve"> </w:t>
      </w:r>
      <w:r w:rsidRPr="00944672">
        <w:rPr>
          <w:rFonts w:ascii="Malgun Gothic" w:eastAsia="Malgun Gothic" w:hAnsi="Malgun Gothic" w:cs="Malgun Gothic" w:hint="eastAsia"/>
          <w:sz w:val="24"/>
          <w:szCs w:val="24"/>
        </w:rPr>
        <w:t>있으며</w:t>
      </w:r>
      <w:r w:rsidRPr="00944672">
        <w:rPr>
          <w:rFonts w:ascii="Arial" w:hAnsi="Arial" w:cs="Arial"/>
          <w:sz w:val="24"/>
          <w:szCs w:val="24"/>
        </w:rPr>
        <w:t xml:space="preserve">, </w:t>
      </w:r>
      <w:r w:rsidRPr="00944672">
        <w:rPr>
          <w:rFonts w:ascii="Malgun Gothic" w:eastAsia="Malgun Gothic" w:hAnsi="Malgun Gothic" w:cs="Malgun Gothic" w:hint="eastAsia"/>
          <w:sz w:val="24"/>
          <w:szCs w:val="24"/>
        </w:rPr>
        <w:t>이에</w:t>
      </w:r>
      <w:r w:rsidRPr="00944672">
        <w:rPr>
          <w:rFonts w:ascii="Arial" w:hAnsi="Arial" w:cs="Arial"/>
          <w:sz w:val="24"/>
          <w:szCs w:val="24"/>
        </w:rPr>
        <w:t xml:space="preserve"> </w:t>
      </w:r>
      <w:r w:rsidRPr="00944672">
        <w:rPr>
          <w:rFonts w:ascii="Malgun Gothic" w:eastAsia="Malgun Gothic" w:hAnsi="Malgun Gothic" w:cs="Malgun Gothic" w:hint="eastAsia"/>
          <w:sz w:val="24"/>
          <w:szCs w:val="24"/>
        </w:rPr>
        <w:t>상응하는</w:t>
      </w:r>
      <w:r w:rsidRPr="00944672">
        <w:rPr>
          <w:rFonts w:ascii="Arial" w:hAnsi="Arial" w:cs="Arial"/>
          <w:sz w:val="24"/>
          <w:szCs w:val="24"/>
        </w:rPr>
        <w:t xml:space="preserve"> </w:t>
      </w:r>
      <w:r w:rsidRPr="00944672">
        <w:rPr>
          <w:rFonts w:ascii="Malgun Gothic" w:eastAsia="Malgun Gothic" w:hAnsi="Malgun Gothic" w:cs="Malgun Gothic" w:hint="eastAsia"/>
          <w:sz w:val="24"/>
          <w:szCs w:val="24"/>
        </w:rPr>
        <w:t>가치가</w:t>
      </w:r>
      <w:r w:rsidRPr="00944672">
        <w:rPr>
          <w:rFonts w:ascii="Arial" w:hAnsi="Arial" w:cs="Arial"/>
          <w:sz w:val="24"/>
          <w:szCs w:val="24"/>
        </w:rPr>
        <w:t xml:space="preserve"> </w:t>
      </w:r>
      <w:r w:rsidRPr="00944672">
        <w:rPr>
          <w:rFonts w:ascii="Malgun Gothic" w:eastAsia="Malgun Gothic" w:hAnsi="Malgun Gothic" w:cs="Malgun Gothic" w:hint="eastAsia"/>
          <w:sz w:val="24"/>
          <w:szCs w:val="24"/>
        </w:rPr>
        <w:t>아직</w:t>
      </w:r>
      <w:r w:rsidRPr="00944672">
        <w:rPr>
          <w:rFonts w:ascii="Arial" w:hAnsi="Arial" w:cs="Arial"/>
          <w:sz w:val="24"/>
          <w:szCs w:val="24"/>
        </w:rPr>
        <w:t xml:space="preserve"> </w:t>
      </w:r>
      <w:r w:rsidRPr="00944672">
        <w:rPr>
          <w:rFonts w:ascii="Malgun Gothic" w:eastAsia="Malgun Gothic" w:hAnsi="Malgun Gothic" w:cs="Malgun Gothic" w:hint="eastAsia"/>
          <w:sz w:val="24"/>
          <w:szCs w:val="24"/>
        </w:rPr>
        <w:t>협상</w:t>
      </w:r>
      <w:r w:rsidRPr="00944672">
        <w:rPr>
          <w:rFonts w:ascii="Arial" w:hAnsi="Arial" w:cs="Arial"/>
          <w:sz w:val="24"/>
          <w:szCs w:val="24"/>
        </w:rPr>
        <w:t xml:space="preserve"> </w:t>
      </w:r>
      <w:r w:rsidRPr="00944672">
        <w:rPr>
          <w:rFonts w:ascii="Malgun Gothic" w:eastAsia="Malgun Gothic" w:hAnsi="Malgun Gothic" w:cs="Malgun Gothic" w:hint="eastAsia"/>
          <w:sz w:val="24"/>
          <w:szCs w:val="24"/>
        </w:rPr>
        <w:t>중임</w:t>
      </w:r>
      <w:r w:rsidRPr="00944672">
        <w:rPr>
          <w:rFonts w:ascii="Arial" w:hAnsi="Arial" w:cs="Arial"/>
          <w:sz w:val="24"/>
          <w:szCs w:val="24"/>
        </w:rPr>
        <w:t>.</w:t>
      </w:r>
    </w:p>
    <w:p w14:paraId="0577CD51"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Malgun Gothic" w:eastAsia="Malgun Gothic" w:hAnsi="Malgun Gothic" w:cs="Malgun Gothic" w:hint="eastAsia"/>
          <w:sz w:val="24"/>
          <w:szCs w:val="24"/>
        </w:rPr>
        <w:t>참고</w:t>
      </w:r>
      <w:r w:rsidRPr="00944672">
        <w:rPr>
          <w:rFonts w:ascii="Arial" w:hAnsi="Arial" w:cs="Arial"/>
          <w:sz w:val="24"/>
          <w:szCs w:val="24"/>
        </w:rPr>
        <w:t xml:space="preserve">: </w:t>
      </w:r>
      <w:r w:rsidRPr="00944672">
        <w:rPr>
          <w:rFonts w:ascii="Malgun Gothic" w:eastAsia="Malgun Gothic" w:hAnsi="Malgun Gothic" w:cs="Malgun Gothic" w:hint="eastAsia"/>
          <w:sz w:val="24"/>
          <w:szCs w:val="24"/>
        </w:rPr>
        <w:t>이</w:t>
      </w:r>
      <w:r w:rsidRPr="00944672">
        <w:rPr>
          <w:rFonts w:ascii="Arial" w:hAnsi="Arial" w:cs="Arial"/>
          <w:sz w:val="24"/>
          <w:szCs w:val="24"/>
        </w:rPr>
        <w:t xml:space="preserve"> </w:t>
      </w:r>
      <w:r w:rsidRPr="00944672">
        <w:rPr>
          <w:rFonts w:ascii="Malgun Gothic" w:eastAsia="Malgun Gothic" w:hAnsi="Malgun Gothic" w:cs="Malgun Gothic" w:hint="eastAsia"/>
          <w:sz w:val="24"/>
          <w:szCs w:val="24"/>
        </w:rPr>
        <w:t>중</w:t>
      </w:r>
      <w:r w:rsidRPr="00944672">
        <w:rPr>
          <w:rFonts w:ascii="Arial" w:hAnsi="Arial" w:cs="Arial"/>
          <w:sz w:val="24"/>
          <w:szCs w:val="24"/>
        </w:rPr>
        <w:t xml:space="preserve"> </w:t>
      </w:r>
      <w:r w:rsidRPr="00944672">
        <w:rPr>
          <w:rFonts w:ascii="Malgun Gothic" w:eastAsia="Malgun Gothic" w:hAnsi="Malgun Gothic" w:cs="Malgun Gothic" w:hint="eastAsia"/>
          <w:sz w:val="24"/>
          <w:szCs w:val="24"/>
        </w:rPr>
        <w:t>어느</w:t>
      </w:r>
      <w:r w:rsidRPr="00944672">
        <w:rPr>
          <w:rFonts w:ascii="Arial" w:hAnsi="Arial" w:cs="Arial"/>
          <w:sz w:val="24"/>
          <w:szCs w:val="24"/>
        </w:rPr>
        <w:t xml:space="preserve"> </w:t>
      </w:r>
      <w:r w:rsidRPr="00944672">
        <w:rPr>
          <w:rFonts w:ascii="Malgun Gothic" w:eastAsia="Malgun Gothic" w:hAnsi="Malgun Gothic" w:cs="Malgun Gothic" w:hint="eastAsia"/>
          <w:sz w:val="24"/>
          <w:szCs w:val="24"/>
        </w:rPr>
        <w:t>것도</w:t>
      </w:r>
      <w:r w:rsidRPr="00944672">
        <w:rPr>
          <w:rFonts w:ascii="Arial" w:hAnsi="Arial" w:cs="Arial"/>
          <w:sz w:val="24"/>
          <w:szCs w:val="24"/>
        </w:rPr>
        <w:t xml:space="preserve"> </w:t>
      </w:r>
      <w:r w:rsidRPr="00944672">
        <w:rPr>
          <w:rFonts w:ascii="Malgun Gothic" w:eastAsia="Malgun Gothic" w:hAnsi="Malgun Gothic" w:cs="Malgun Gothic" w:hint="eastAsia"/>
          <w:sz w:val="24"/>
          <w:szCs w:val="24"/>
        </w:rPr>
        <w:t>입증된</w:t>
      </w:r>
      <w:r w:rsidRPr="00944672">
        <w:rPr>
          <w:rFonts w:ascii="Arial" w:hAnsi="Arial" w:cs="Arial"/>
          <w:sz w:val="24"/>
          <w:szCs w:val="24"/>
        </w:rPr>
        <w:t xml:space="preserve"> </w:t>
      </w:r>
      <w:r w:rsidRPr="00944672">
        <w:rPr>
          <w:rFonts w:ascii="Malgun Gothic" w:eastAsia="Malgun Gothic" w:hAnsi="Malgun Gothic" w:cs="Malgun Gothic" w:hint="eastAsia"/>
          <w:sz w:val="24"/>
          <w:szCs w:val="24"/>
        </w:rPr>
        <w:t>것은</w:t>
      </w:r>
      <w:r w:rsidRPr="00944672">
        <w:rPr>
          <w:rFonts w:ascii="Arial" w:hAnsi="Arial" w:cs="Arial"/>
          <w:sz w:val="24"/>
          <w:szCs w:val="24"/>
        </w:rPr>
        <w:t xml:space="preserve"> </w:t>
      </w:r>
      <w:r w:rsidRPr="00944672">
        <w:rPr>
          <w:rFonts w:ascii="Malgun Gothic" w:eastAsia="Malgun Gothic" w:hAnsi="Malgun Gothic" w:cs="Malgun Gothic" w:hint="eastAsia"/>
          <w:sz w:val="24"/>
          <w:szCs w:val="24"/>
        </w:rPr>
        <w:t>없으며</w:t>
      </w:r>
      <w:r w:rsidRPr="00944672">
        <w:rPr>
          <w:rFonts w:ascii="Arial" w:hAnsi="Arial" w:cs="Arial"/>
          <w:sz w:val="24"/>
          <w:szCs w:val="24"/>
        </w:rPr>
        <w:t xml:space="preserve">, </w:t>
      </w:r>
      <w:r w:rsidRPr="00944672">
        <w:rPr>
          <w:rFonts w:ascii="Malgun Gothic" w:eastAsia="Malgun Gothic" w:hAnsi="Malgun Gothic" w:cs="Malgun Gothic" w:hint="eastAsia"/>
          <w:sz w:val="24"/>
          <w:szCs w:val="24"/>
        </w:rPr>
        <w:t>단지</w:t>
      </w:r>
      <w:r w:rsidRPr="00944672">
        <w:rPr>
          <w:rFonts w:ascii="Arial" w:hAnsi="Arial" w:cs="Arial"/>
          <w:sz w:val="24"/>
          <w:szCs w:val="24"/>
        </w:rPr>
        <w:t xml:space="preserve"> </w:t>
      </w:r>
      <w:r w:rsidRPr="00944672">
        <w:rPr>
          <w:rFonts w:ascii="Malgun Gothic" w:eastAsia="Malgun Gothic" w:hAnsi="Malgun Gothic" w:cs="Malgun Gothic" w:hint="eastAsia"/>
          <w:sz w:val="24"/>
          <w:szCs w:val="24"/>
        </w:rPr>
        <w:t>정보일</w:t>
      </w:r>
      <w:r w:rsidRPr="00944672">
        <w:rPr>
          <w:rFonts w:ascii="Arial" w:hAnsi="Arial" w:cs="Arial"/>
          <w:sz w:val="24"/>
          <w:szCs w:val="24"/>
        </w:rPr>
        <w:t xml:space="preserve"> </w:t>
      </w:r>
      <w:r w:rsidRPr="00944672">
        <w:rPr>
          <w:rFonts w:ascii="Malgun Gothic" w:eastAsia="Malgun Gothic" w:hAnsi="Malgun Gothic" w:cs="Malgun Gothic" w:hint="eastAsia"/>
          <w:sz w:val="24"/>
          <w:szCs w:val="24"/>
        </w:rPr>
        <w:t>뿐입니다</w:t>
      </w:r>
      <w:r w:rsidRPr="00944672">
        <w:rPr>
          <w:rFonts w:ascii="Arial" w:hAnsi="Arial" w:cs="Arial"/>
          <w:sz w:val="24"/>
          <w:szCs w:val="24"/>
        </w:rPr>
        <w:t>.</w:t>
      </w:r>
    </w:p>
    <w:p w14:paraId="600C4C4E"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52D828CC"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Information: Situation unklar, reine Beobachtung</w:t>
      </w:r>
    </w:p>
    <w:p w14:paraId="49A1F97E"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Unser Vertreter hat sich mit einer Vertreterin Nigers getroffen.</w:t>
      </w:r>
    </w:p>
    <w:p w14:paraId="65ED3961"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Die Ergebnisse umfassen</w:t>
      </w:r>
    </w:p>
    <w:p w14:paraId="58BF199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lastRenderedPageBreak/>
        <w:t>1. regelmäßige Gespräche, um politisch auf dem Laufenden zu bleiben</w:t>
      </w:r>
    </w:p>
    <w:p w14:paraId="3645065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2. Niger will Waffen kaufen</w:t>
      </w:r>
    </w:p>
    <w:p w14:paraId="11117E65"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3. unser Interesse an lokalen Rohstoffen (insbesondere Uran) wurde geäußert.</w:t>
      </w:r>
    </w:p>
    <w:p w14:paraId="672A980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4. Niger ist an einem Baratto-Handel interessiert, über den Gegenwert wird noch verhandelt.</w:t>
      </w:r>
    </w:p>
    <w:p w14:paraId="6817D667"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Anmerkung: Nichts davon ist bewiesen, es handelt sich nur um Informationen.</w:t>
      </w:r>
    </w:p>
    <w:p w14:paraId="758929A5"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2A0FA54A"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p>
    <w:p w14:paraId="3544D596"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Er fragte sich, ob das in Ordnung war, dass er das weitergegeben hatte, aber sein Bauchgefühl hatte ihn dazu veranlasst.</w:t>
      </w:r>
    </w:p>
    <w:p w14:paraId="2CC29CD5" w14:textId="77777777" w:rsidR="00944672" w:rsidRPr="00944672" w:rsidRDefault="00944672" w:rsidP="00944672">
      <w:pPr>
        <w:autoSpaceDE w:val="0"/>
        <w:autoSpaceDN w:val="0"/>
        <w:adjustRightInd w:val="0"/>
        <w:spacing w:after="0" w:line="292" w:lineRule="auto"/>
        <w:ind w:firstLine="227"/>
        <w:jc w:val="both"/>
        <w:rPr>
          <w:ins w:id="344" w:author="info" w:date="2024-12-05T21:52:00Z"/>
          <w:rFonts w:ascii="Arial" w:hAnsi="Arial" w:cs="Arial"/>
          <w:sz w:val="24"/>
          <w:szCs w:val="24"/>
        </w:rPr>
      </w:pPr>
      <w:r w:rsidRPr="00944672">
        <w:rPr>
          <w:rFonts w:ascii="Arial" w:hAnsi="Arial" w:cs="Arial"/>
          <w:sz w:val="24"/>
          <w:szCs w:val="24"/>
        </w:rPr>
        <w:t>Er schloss das System und gng zu seiner Familie um zu Abend zu essen.</w:t>
      </w:r>
    </w:p>
    <w:p w14:paraId="410759D7" w14:textId="77777777" w:rsidR="00944672" w:rsidRPr="00944672" w:rsidRDefault="00944672" w:rsidP="00944672">
      <w:pPr>
        <w:autoSpaceDE w:val="0"/>
        <w:autoSpaceDN w:val="0"/>
        <w:adjustRightInd w:val="0"/>
        <w:spacing w:after="0" w:line="292" w:lineRule="auto"/>
        <w:ind w:firstLine="227"/>
        <w:jc w:val="both"/>
        <w:rPr>
          <w:ins w:id="345" w:author="info" w:date="2024-12-05T21:52:00Z"/>
          <w:rFonts w:ascii="Arial" w:hAnsi="Arial" w:cs="Arial"/>
          <w:sz w:val="24"/>
          <w:szCs w:val="24"/>
        </w:rPr>
      </w:pPr>
      <w:ins w:id="346" w:author="info" w:date="2024-12-05T21:52:00Z">
        <w:r w:rsidRPr="00944672">
          <w:rPr>
            <w:rFonts w:ascii="Arial" w:hAnsi="Arial" w:cs="Arial"/>
            <w:sz w:val="24"/>
            <w:szCs w:val="24"/>
          </w:rPr>
          <w:t>Nach dem Abendessen, öffnte das System noch einmal und schrieb eine weitere Meldung:</w:t>
        </w:r>
      </w:ins>
    </w:p>
    <w:p w14:paraId="520E6B5D"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Malgun Gothic" w:eastAsia="Malgun Gothic" w:hAnsi="Malgun Gothic" w:cs="Malgun Gothic" w:hint="eastAsia"/>
          <w:sz w:val="24"/>
          <w:szCs w:val="24"/>
        </w:rPr>
        <w:t>중화인민공화국</w:t>
      </w:r>
      <w:r w:rsidRPr="00944672">
        <w:rPr>
          <w:rFonts w:ascii="Arial" w:hAnsi="Arial" w:cs="Arial"/>
          <w:sz w:val="24"/>
          <w:szCs w:val="24"/>
        </w:rPr>
        <w:t xml:space="preserve"> </w:t>
      </w:r>
      <w:r w:rsidRPr="00944672">
        <w:rPr>
          <w:rFonts w:ascii="Malgun Gothic" w:eastAsia="Malgun Gothic" w:hAnsi="Malgun Gothic" w:cs="Malgun Gothic" w:hint="eastAsia"/>
          <w:sz w:val="24"/>
          <w:szCs w:val="24"/>
        </w:rPr>
        <w:t>대표와</w:t>
      </w:r>
      <w:r w:rsidRPr="00944672">
        <w:rPr>
          <w:rFonts w:ascii="Arial" w:hAnsi="Arial" w:cs="Arial"/>
          <w:sz w:val="24"/>
          <w:szCs w:val="24"/>
        </w:rPr>
        <w:t xml:space="preserve"> </w:t>
      </w:r>
      <w:r w:rsidRPr="00944672">
        <w:rPr>
          <w:rFonts w:ascii="Malgun Gothic" w:eastAsia="Malgun Gothic" w:hAnsi="Malgun Gothic" w:cs="Malgun Gothic" w:hint="eastAsia"/>
          <w:sz w:val="24"/>
          <w:szCs w:val="24"/>
        </w:rPr>
        <w:t>말레이시아</w:t>
      </w:r>
      <w:r w:rsidRPr="00944672">
        <w:rPr>
          <w:rFonts w:ascii="Arial" w:hAnsi="Arial" w:cs="Arial"/>
          <w:sz w:val="24"/>
          <w:szCs w:val="24"/>
        </w:rPr>
        <w:t xml:space="preserve"> </w:t>
      </w:r>
      <w:r w:rsidRPr="00944672">
        <w:rPr>
          <w:rFonts w:ascii="Malgun Gothic" w:eastAsia="Malgun Gothic" w:hAnsi="Malgun Gothic" w:cs="Malgun Gothic" w:hint="eastAsia"/>
          <w:sz w:val="24"/>
          <w:szCs w:val="24"/>
        </w:rPr>
        <w:t>연방</w:t>
      </w:r>
      <w:r w:rsidRPr="00944672">
        <w:rPr>
          <w:rFonts w:ascii="Arial" w:hAnsi="Arial" w:cs="Arial"/>
          <w:sz w:val="24"/>
          <w:szCs w:val="24"/>
        </w:rPr>
        <w:t xml:space="preserve"> </w:t>
      </w:r>
      <w:r w:rsidRPr="00944672">
        <w:rPr>
          <w:rFonts w:ascii="Malgun Gothic" w:eastAsia="Malgun Gothic" w:hAnsi="Malgun Gothic" w:cs="Malgun Gothic" w:hint="eastAsia"/>
          <w:sz w:val="24"/>
          <w:szCs w:val="24"/>
        </w:rPr>
        <w:t>대표</w:t>
      </w:r>
      <w:r w:rsidRPr="00944672">
        <w:rPr>
          <w:rFonts w:ascii="Arial" w:hAnsi="Arial" w:cs="Arial"/>
          <w:sz w:val="24"/>
          <w:szCs w:val="24"/>
        </w:rPr>
        <w:t xml:space="preserve"> </w:t>
      </w:r>
      <w:r w:rsidRPr="00944672">
        <w:rPr>
          <w:rFonts w:ascii="Malgun Gothic" w:eastAsia="Malgun Gothic" w:hAnsi="Malgun Gothic" w:cs="Malgun Gothic" w:hint="eastAsia"/>
          <w:sz w:val="24"/>
          <w:szCs w:val="24"/>
        </w:rPr>
        <w:t>간의</w:t>
      </w:r>
      <w:r w:rsidRPr="00944672">
        <w:rPr>
          <w:rFonts w:ascii="Arial" w:hAnsi="Arial" w:cs="Arial"/>
          <w:sz w:val="24"/>
          <w:szCs w:val="24"/>
        </w:rPr>
        <w:t xml:space="preserve"> </w:t>
      </w:r>
      <w:r w:rsidRPr="00944672">
        <w:rPr>
          <w:rFonts w:ascii="Malgun Gothic" w:eastAsia="Malgun Gothic" w:hAnsi="Malgun Gothic" w:cs="Malgun Gothic" w:hint="eastAsia"/>
          <w:sz w:val="24"/>
          <w:szCs w:val="24"/>
        </w:rPr>
        <w:t>대화에</w:t>
      </w:r>
      <w:r w:rsidRPr="00944672">
        <w:rPr>
          <w:rFonts w:ascii="Arial" w:hAnsi="Arial" w:cs="Arial"/>
          <w:sz w:val="24"/>
          <w:szCs w:val="24"/>
        </w:rPr>
        <w:t xml:space="preserve"> </w:t>
      </w:r>
      <w:r w:rsidRPr="00944672">
        <w:rPr>
          <w:rFonts w:ascii="Malgun Gothic" w:eastAsia="Malgun Gothic" w:hAnsi="Malgun Gothic" w:cs="Malgun Gothic" w:hint="eastAsia"/>
          <w:sz w:val="24"/>
          <w:szCs w:val="24"/>
        </w:rPr>
        <w:t>대한</w:t>
      </w:r>
      <w:r w:rsidRPr="00944672">
        <w:rPr>
          <w:rFonts w:ascii="Arial" w:hAnsi="Arial" w:cs="Arial"/>
          <w:sz w:val="24"/>
          <w:szCs w:val="24"/>
        </w:rPr>
        <w:t xml:space="preserve"> </w:t>
      </w:r>
      <w:r w:rsidRPr="00944672">
        <w:rPr>
          <w:rFonts w:ascii="Malgun Gothic" w:eastAsia="Malgun Gothic" w:hAnsi="Malgun Gothic" w:cs="Malgun Gothic" w:hint="eastAsia"/>
          <w:sz w:val="24"/>
          <w:szCs w:val="24"/>
        </w:rPr>
        <w:t>정보입니다</w:t>
      </w:r>
      <w:r w:rsidRPr="00944672">
        <w:rPr>
          <w:rFonts w:ascii="Arial" w:hAnsi="Arial" w:cs="Arial"/>
          <w:sz w:val="24"/>
          <w:szCs w:val="24"/>
        </w:rPr>
        <w:t>.</w:t>
      </w:r>
    </w:p>
    <w:p w14:paraId="0E39BBF6"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Malgun Gothic" w:eastAsia="Malgun Gothic" w:hAnsi="Malgun Gothic" w:cs="Malgun Gothic" w:hint="eastAsia"/>
          <w:sz w:val="24"/>
          <w:szCs w:val="24"/>
        </w:rPr>
        <w:t>대화</w:t>
      </w:r>
      <w:r w:rsidRPr="00944672">
        <w:rPr>
          <w:rFonts w:ascii="Arial" w:hAnsi="Arial" w:cs="Arial"/>
          <w:sz w:val="24"/>
          <w:szCs w:val="24"/>
        </w:rPr>
        <w:t xml:space="preserve"> </w:t>
      </w:r>
      <w:r w:rsidRPr="00944672">
        <w:rPr>
          <w:rFonts w:ascii="Malgun Gothic" w:eastAsia="Malgun Gothic" w:hAnsi="Malgun Gothic" w:cs="Malgun Gothic" w:hint="eastAsia"/>
          <w:sz w:val="24"/>
          <w:szCs w:val="24"/>
        </w:rPr>
        <w:t>내용은</w:t>
      </w:r>
      <w:r w:rsidRPr="00944672">
        <w:rPr>
          <w:rFonts w:ascii="Arial" w:hAnsi="Arial" w:cs="Arial"/>
          <w:sz w:val="24"/>
          <w:szCs w:val="24"/>
        </w:rPr>
        <w:t xml:space="preserve"> </w:t>
      </w:r>
      <w:r w:rsidRPr="00944672">
        <w:rPr>
          <w:rFonts w:ascii="Malgun Gothic" w:eastAsia="Malgun Gothic" w:hAnsi="Malgun Gothic" w:cs="Malgun Gothic" w:hint="eastAsia"/>
          <w:sz w:val="24"/>
          <w:szCs w:val="24"/>
        </w:rPr>
        <w:t>명확하지</w:t>
      </w:r>
      <w:r w:rsidRPr="00944672">
        <w:rPr>
          <w:rFonts w:ascii="Arial" w:hAnsi="Arial" w:cs="Arial"/>
          <w:sz w:val="24"/>
          <w:szCs w:val="24"/>
        </w:rPr>
        <w:t xml:space="preserve"> </w:t>
      </w:r>
      <w:r w:rsidRPr="00944672">
        <w:rPr>
          <w:rFonts w:ascii="Malgun Gothic" w:eastAsia="Malgun Gothic" w:hAnsi="Malgun Gothic" w:cs="Malgun Gothic" w:hint="eastAsia"/>
          <w:sz w:val="24"/>
          <w:szCs w:val="24"/>
        </w:rPr>
        <w:t>않지만</w:t>
      </w:r>
      <w:r w:rsidRPr="00944672">
        <w:rPr>
          <w:rFonts w:ascii="Arial" w:hAnsi="Arial" w:cs="Arial"/>
          <w:sz w:val="24"/>
          <w:szCs w:val="24"/>
        </w:rPr>
        <w:t xml:space="preserve"> </w:t>
      </w:r>
      <w:r w:rsidRPr="00944672">
        <w:rPr>
          <w:rFonts w:ascii="Malgun Gothic" w:eastAsia="Malgun Gothic" w:hAnsi="Malgun Gothic" w:cs="Malgun Gothic" w:hint="eastAsia"/>
          <w:sz w:val="24"/>
          <w:szCs w:val="24"/>
        </w:rPr>
        <w:t>말레이시아</w:t>
      </w:r>
      <w:r w:rsidRPr="00944672">
        <w:rPr>
          <w:rFonts w:ascii="Arial" w:hAnsi="Arial" w:cs="Arial"/>
          <w:sz w:val="24"/>
          <w:szCs w:val="24"/>
        </w:rPr>
        <w:t xml:space="preserve"> </w:t>
      </w:r>
      <w:r w:rsidRPr="00944672">
        <w:rPr>
          <w:rFonts w:ascii="Malgun Gothic" w:eastAsia="Malgun Gothic" w:hAnsi="Malgun Gothic" w:cs="Malgun Gothic" w:hint="eastAsia"/>
          <w:sz w:val="24"/>
          <w:szCs w:val="24"/>
        </w:rPr>
        <w:t>대표는</w:t>
      </w:r>
      <w:r w:rsidRPr="00944672">
        <w:rPr>
          <w:rFonts w:ascii="Arial" w:hAnsi="Arial" w:cs="Arial"/>
          <w:sz w:val="24"/>
          <w:szCs w:val="24"/>
        </w:rPr>
        <w:t xml:space="preserve"> </w:t>
      </w:r>
      <w:r w:rsidRPr="00944672">
        <w:rPr>
          <w:rFonts w:ascii="Malgun Gothic" w:eastAsia="Malgun Gothic" w:hAnsi="Malgun Gothic" w:cs="Malgun Gothic" w:hint="eastAsia"/>
          <w:sz w:val="24"/>
          <w:szCs w:val="24"/>
        </w:rPr>
        <w:t>가까운</w:t>
      </w:r>
      <w:r w:rsidRPr="00944672">
        <w:rPr>
          <w:rFonts w:ascii="Arial" w:hAnsi="Arial" w:cs="Arial"/>
          <w:sz w:val="24"/>
          <w:szCs w:val="24"/>
        </w:rPr>
        <w:t xml:space="preserve"> </w:t>
      </w:r>
      <w:r w:rsidRPr="00944672">
        <w:rPr>
          <w:rFonts w:ascii="Malgun Gothic" w:eastAsia="Malgun Gothic" w:hAnsi="Malgun Gothic" w:cs="Malgun Gothic" w:hint="eastAsia"/>
          <w:sz w:val="24"/>
          <w:szCs w:val="24"/>
        </w:rPr>
        <w:t>시일</w:t>
      </w:r>
      <w:r w:rsidRPr="00944672">
        <w:rPr>
          <w:rFonts w:ascii="Arial" w:hAnsi="Arial" w:cs="Arial"/>
          <w:sz w:val="24"/>
          <w:szCs w:val="24"/>
        </w:rPr>
        <w:t xml:space="preserve"> </w:t>
      </w:r>
      <w:r w:rsidRPr="00944672">
        <w:rPr>
          <w:rFonts w:ascii="Malgun Gothic" w:eastAsia="Malgun Gothic" w:hAnsi="Malgun Gothic" w:cs="Malgun Gothic" w:hint="eastAsia"/>
          <w:sz w:val="24"/>
          <w:szCs w:val="24"/>
        </w:rPr>
        <w:t>내에</w:t>
      </w:r>
      <w:r w:rsidRPr="00944672">
        <w:rPr>
          <w:rFonts w:ascii="Arial" w:hAnsi="Arial" w:cs="Arial"/>
          <w:sz w:val="24"/>
          <w:szCs w:val="24"/>
        </w:rPr>
        <w:t xml:space="preserve"> </w:t>
      </w:r>
      <w:r w:rsidRPr="00944672">
        <w:rPr>
          <w:rFonts w:ascii="Malgun Gothic" w:eastAsia="Malgun Gothic" w:hAnsi="Malgun Gothic" w:cs="Malgun Gothic" w:hint="eastAsia"/>
          <w:sz w:val="24"/>
          <w:szCs w:val="24"/>
        </w:rPr>
        <w:t>두</w:t>
      </w:r>
      <w:r w:rsidRPr="00944672">
        <w:rPr>
          <w:rFonts w:ascii="Arial" w:hAnsi="Arial" w:cs="Arial"/>
          <w:sz w:val="24"/>
          <w:szCs w:val="24"/>
        </w:rPr>
        <w:t xml:space="preserve"> </w:t>
      </w:r>
      <w:r w:rsidRPr="00944672">
        <w:rPr>
          <w:rFonts w:ascii="Malgun Gothic" w:eastAsia="Malgun Gothic" w:hAnsi="Malgun Gothic" w:cs="Malgun Gothic" w:hint="eastAsia"/>
          <w:sz w:val="24"/>
          <w:szCs w:val="24"/>
        </w:rPr>
        <w:t>개의</w:t>
      </w:r>
      <w:r w:rsidRPr="00944672">
        <w:rPr>
          <w:rFonts w:ascii="Arial" w:hAnsi="Arial" w:cs="Arial"/>
          <w:sz w:val="24"/>
          <w:szCs w:val="24"/>
        </w:rPr>
        <w:t xml:space="preserve"> </w:t>
      </w:r>
      <w:r w:rsidRPr="00944672">
        <w:rPr>
          <w:rFonts w:ascii="Malgun Gothic" w:eastAsia="Malgun Gothic" w:hAnsi="Malgun Gothic" w:cs="Malgun Gothic" w:hint="eastAsia"/>
          <w:sz w:val="24"/>
          <w:szCs w:val="24"/>
        </w:rPr>
        <w:t>프로젝트가</w:t>
      </w:r>
      <w:r w:rsidRPr="00944672">
        <w:rPr>
          <w:rFonts w:ascii="Arial" w:hAnsi="Arial" w:cs="Arial"/>
          <w:sz w:val="24"/>
          <w:szCs w:val="24"/>
        </w:rPr>
        <w:t xml:space="preserve"> </w:t>
      </w:r>
      <w:r w:rsidRPr="00944672">
        <w:rPr>
          <w:rFonts w:ascii="Malgun Gothic" w:eastAsia="Malgun Gothic" w:hAnsi="Malgun Gothic" w:cs="Malgun Gothic" w:hint="eastAsia"/>
          <w:sz w:val="24"/>
          <w:szCs w:val="24"/>
        </w:rPr>
        <w:t>시작될</w:t>
      </w:r>
      <w:r w:rsidRPr="00944672">
        <w:rPr>
          <w:rFonts w:ascii="Arial" w:hAnsi="Arial" w:cs="Arial"/>
          <w:sz w:val="24"/>
          <w:szCs w:val="24"/>
        </w:rPr>
        <w:t xml:space="preserve"> </w:t>
      </w:r>
      <w:r w:rsidRPr="00944672">
        <w:rPr>
          <w:rFonts w:ascii="Malgun Gothic" w:eastAsia="Malgun Gothic" w:hAnsi="Malgun Gothic" w:cs="Malgun Gothic" w:hint="eastAsia"/>
          <w:sz w:val="24"/>
          <w:szCs w:val="24"/>
        </w:rPr>
        <w:t>것이라고</w:t>
      </w:r>
      <w:r w:rsidRPr="00944672">
        <w:rPr>
          <w:rFonts w:ascii="Arial" w:hAnsi="Arial" w:cs="Arial"/>
          <w:sz w:val="24"/>
          <w:szCs w:val="24"/>
        </w:rPr>
        <w:t xml:space="preserve"> </w:t>
      </w:r>
      <w:r w:rsidRPr="00944672">
        <w:rPr>
          <w:rFonts w:ascii="Malgun Gothic" w:eastAsia="Malgun Gothic" w:hAnsi="Malgun Gothic" w:cs="Malgun Gothic" w:hint="eastAsia"/>
          <w:sz w:val="24"/>
          <w:szCs w:val="24"/>
        </w:rPr>
        <w:t>언급했고</w:t>
      </w:r>
      <w:r w:rsidRPr="00944672">
        <w:rPr>
          <w:rFonts w:ascii="Arial" w:hAnsi="Arial" w:cs="Arial"/>
          <w:sz w:val="24"/>
          <w:szCs w:val="24"/>
        </w:rPr>
        <w:t xml:space="preserve">, </w:t>
      </w:r>
      <w:r w:rsidRPr="00944672">
        <w:rPr>
          <w:rFonts w:ascii="Malgun Gothic" w:eastAsia="Malgun Gothic" w:hAnsi="Malgun Gothic" w:cs="Malgun Gothic" w:hint="eastAsia"/>
          <w:sz w:val="24"/>
          <w:szCs w:val="24"/>
        </w:rPr>
        <w:t>중국</w:t>
      </w:r>
      <w:r w:rsidRPr="00944672">
        <w:rPr>
          <w:rFonts w:ascii="Arial" w:hAnsi="Arial" w:cs="Arial"/>
          <w:sz w:val="24"/>
          <w:szCs w:val="24"/>
        </w:rPr>
        <w:t xml:space="preserve"> </w:t>
      </w:r>
      <w:r w:rsidRPr="00944672">
        <w:rPr>
          <w:rFonts w:ascii="Malgun Gothic" w:eastAsia="Malgun Gothic" w:hAnsi="Malgun Gothic" w:cs="Malgun Gothic" w:hint="eastAsia"/>
          <w:sz w:val="24"/>
          <w:szCs w:val="24"/>
        </w:rPr>
        <w:t>대표는</w:t>
      </w:r>
      <w:r w:rsidRPr="00944672">
        <w:rPr>
          <w:rFonts w:ascii="Arial" w:hAnsi="Arial" w:cs="Arial"/>
          <w:sz w:val="24"/>
          <w:szCs w:val="24"/>
        </w:rPr>
        <w:t xml:space="preserve"> </w:t>
      </w:r>
      <w:r w:rsidRPr="00944672">
        <w:rPr>
          <w:rFonts w:ascii="Malgun Gothic" w:eastAsia="Malgun Gothic" w:hAnsi="Malgun Gothic" w:cs="Malgun Gothic" w:hint="eastAsia"/>
          <w:sz w:val="24"/>
          <w:szCs w:val="24"/>
        </w:rPr>
        <w:t>숨이</w:t>
      </w:r>
      <w:r w:rsidRPr="00944672">
        <w:rPr>
          <w:rFonts w:ascii="Arial" w:hAnsi="Arial" w:cs="Arial"/>
          <w:sz w:val="24"/>
          <w:szCs w:val="24"/>
        </w:rPr>
        <w:t xml:space="preserve"> </w:t>
      </w:r>
      <w:r w:rsidRPr="00944672">
        <w:rPr>
          <w:rFonts w:ascii="Malgun Gothic" w:eastAsia="Malgun Gothic" w:hAnsi="Malgun Gothic" w:cs="Malgun Gothic" w:hint="eastAsia"/>
          <w:sz w:val="24"/>
          <w:szCs w:val="24"/>
        </w:rPr>
        <w:t>막혔습니다</w:t>
      </w:r>
      <w:r w:rsidRPr="00944672">
        <w:rPr>
          <w:rFonts w:ascii="Arial" w:hAnsi="Arial" w:cs="Arial"/>
          <w:sz w:val="24"/>
          <w:szCs w:val="24"/>
        </w:rPr>
        <w:t>.</w:t>
      </w:r>
    </w:p>
    <w:p w14:paraId="57EC726E"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Malgun Gothic" w:eastAsia="Malgun Gothic" w:hAnsi="Malgun Gothic" w:cs="Malgun Gothic" w:hint="eastAsia"/>
          <w:sz w:val="24"/>
          <w:szCs w:val="24"/>
        </w:rPr>
        <w:t>다음은</w:t>
      </w:r>
      <w:r w:rsidRPr="00944672">
        <w:rPr>
          <w:rFonts w:ascii="Arial" w:hAnsi="Arial" w:cs="Arial"/>
          <w:sz w:val="24"/>
          <w:szCs w:val="24"/>
        </w:rPr>
        <w:t xml:space="preserve"> </w:t>
      </w:r>
      <w:r w:rsidRPr="00944672">
        <w:rPr>
          <w:rFonts w:ascii="Malgun Gothic" w:eastAsia="Malgun Gothic" w:hAnsi="Malgun Gothic" w:cs="Malgun Gothic" w:hint="eastAsia"/>
          <w:sz w:val="24"/>
          <w:szCs w:val="24"/>
        </w:rPr>
        <w:t>녹음된</w:t>
      </w:r>
      <w:r w:rsidRPr="00944672">
        <w:rPr>
          <w:rFonts w:ascii="Arial" w:hAnsi="Arial" w:cs="Arial"/>
          <w:sz w:val="24"/>
          <w:szCs w:val="24"/>
        </w:rPr>
        <w:t xml:space="preserve"> </w:t>
      </w:r>
      <w:r w:rsidRPr="00944672">
        <w:rPr>
          <w:rFonts w:ascii="Malgun Gothic" w:eastAsia="Malgun Gothic" w:hAnsi="Malgun Gothic" w:cs="Malgun Gothic" w:hint="eastAsia"/>
          <w:sz w:val="24"/>
          <w:szCs w:val="24"/>
        </w:rPr>
        <w:t>문구입니다</w:t>
      </w:r>
      <w:r w:rsidRPr="00944672">
        <w:rPr>
          <w:rFonts w:ascii="Arial" w:hAnsi="Arial" w:cs="Arial"/>
          <w:sz w:val="24"/>
          <w:szCs w:val="24"/>
        </w:rPr>
        <w:t>:</w:t>
      </w:r>
    </w:p>
    <w:p w14:paraId="24EECA4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Malgun Gothic" w:eastAsia="Malgun Gothic" w:hAnsi="Malgun Gothic" w:cs="Malgun Gothic" w:hint="eastAsia"/>
          <w:sz w:val="24"/>
          <w:szCs w:val="24"/>
        </w:rPr>
        <w:t>말레이시아</w:t>
      </w:r>
      <w:r w:rsidRPr="00944672">
        <w:rPr>
          <w:rFonts w:ascii="Arial" w:hAnsi="Arial" w:cs="Arial"/>
          <w:sz w:val="24"/>
          <w:szCs w:val="24"/>
        </w:rPr>
        <w:t>: “</w:t>
      </w:r>
      <w:r w:rsidRPr="00944672">
        <w:rPr>
          <w:rFonts w:ascii="Malgun Gothic" w:eastAsia="Malgun Gothic" w:hAnsi="Malgun Gothic" w:cs="Malgun Gothic" w:hint="eastAsia"/>
          <w:sz w:val="24"/>
          <w:szCs w:val="24"/>
        </w:rPr>
        <w:t>내년에는</w:t>
      </w:r>
      <w:r w:rsidRPr="00944672">
        <w:rPr>
          <w:rFonts w:ascii="Arial" w:hAnsi="Arial" w:cs="Arial"/>
          <w:sz w:val="24"/>
          <w:szCs w:val="24"/>
        </w:rPr>
        <w:t xml:space="preserve"> </w:t>
      </w:r>
      <w:r w:rsidRPr="00944672">
        <w:rPr>
          <w:rFonts w:ascii="Malgun Gothic" w:eastAsia="Malgun Gothic" w:hAnsi="Malgun Gothic" w:cs="Malgun Gothic" w:hint="eastAsia"/>
          <w:sz w:val="24"/>
          <w:szCs w:val="24"/>
        </w:rPr>
        <w:t>시환</w:t>
      </w:r>
      <w:r w:rsidRPr="00944672">
        <w:rPr>
          <w:rFonts w:ascii="Arial" w:hAnsi="Arial" w:cs="Arial"/>
          <w:sz w:val="24"/>
          <w:szCs w:val="24"/>
        </w:rPr>
        <w:t>(‘</w:t>
      </w:r>
      <w:r w:rsidRPr="00944672">
        <w:rPr>
          <w:rFonts w:ascii="Malgun Gothic" w:eastAsia="Malgun Gothic" w:hAnsi="Malgun Gothic" w:cs="Malgun Gothic" w:hint="eastAsia"/>
          <w:sz w:val="24"/>
          <w:szCs w:val="24"/>
        </w:rPr>
        <w:t>기뻐할</w:t>
      </w:r>
      <w:r w:rsidRPr="00944672">
        <w:rPr>
          <w:rFonts w:ascii="Arial" w:hAnsi="Arial" w:cs="Arial"/>
          <w:sz w:val="24"/>
          <w:szCs w:val="24"/>
        </w:rPr>
        <w:t xml:space="preserve"> </w:t>
      </w:r>
      <w:r w:rsidRPr="00944672">
        <w:rPr>
          <w:rFonts w:ascii="Malgun Gothic" w:eastAsia="Malgun Gothic" w:hAnsi="Malgun Gothic" w:cs="Malgun Gothic" w:hint="eastAsia"/>
          <w:sz w:val="24"/>
          <w:szCs w:val="24"/>
        </w:rPr>
        <w:t>수</w:t>
      </w:r>
      <w:r w:rsidRPr="00944672">
        <w:rPr>
          <w:rFonts w:ascii="Arial" w:hAnsi="Arial" w:cs="Arial"/>
          <w:sz w:val="24"/>
          <w:szCs w:val="24"/>
        </w:rPr>
        <w:t xml:space="preserve"> </w:t>
      </w:r>
      <w:r w:rsidRPr="00944672">
        <w:rPr>
          <w:rFonts w:ascii="Malgun Gothic" w:eastAsia="Malgun Gothic" w:hAnsi="Malgun Gothic" w:cs="Malgun Gothic" w:hint="eastAsia"/>
          <w:sz w:val="24"/>
          <w:szCs w:val="24"/>
        </w:rPr>
        <w:t>있다</w:t>
      </w:r>
      <w:r w:rsidRPr="00944672">
        <w:rPr>
          <w:rFonts w:ascii="Arial" w:hAnsi="Arial" w:cs="Arial"/>
          <w:sz w:val="24"/>
          <w:szCs w:val="24"/>
        </w:rPr>
        <w:t>’ ??)</w:t>
      </w:r>
      <w:r w:rsidRPr="00944672">
        <w:rPr>
          <w:rFonts w:ascii="Malgun Gothic" w:eastAsia="Malgun Gothic" w:hAnsi="Malgun Gothic" w:cs="Malgun Gothic" w:hint="eastAsia"/>
          <w:sz w:val="24"/>
          <w:szCs w:val="24"/>
        </w:rPr>
        <w:t>과</w:t>
      </w:r>
      <w:r w:rsidRPr="00944672">
        <w:rPr>
          <w:rFonts w:ascii="Arial" w:hAnsi="Arial" w:cs="Arial"/>
          <w:sz w:val="24"/>
          <w:szCs w:val="24"/>
        </w:rPr>
        <w:t xml:space="preserve"> </w:t>
      </w:r>
      <w:r w:rsidRPr="00944672">
        <w:rPr>
          <w:rFonts w:ascii="Malgun Gothic" w:eastAsia="Malgun Gothic" w:hAnsi="Malgun Gothic" w:cs="Malgun Gothic" w:hint="eastAsia"/>
          <w:sz w:val="24"/>
          <w:szCs w:val="24"/>
        </w:rPr>
        <w:t>마카난</w:t>
      </w:r>
      <w:r w:rsidRPr="00944672">
        <w:rPr>
          <w:rFonts w:ascii="Arial" w:hAnsi="Arial" w:cs="Arial"/>
          <w:sz w:val="24"/>
          <w:szCs w:val="24"/>
        </w:rPr>
        <w:t xml:space="preserve"> </w:t>
      </w:r>
      <w:r w:rsidRPr="00944672">
        <w:rPr>
          <w:rFonts w:ascii="Malgun Gothic" w:eastAsia="Malgun Gothic" w:hAnsi="Malgun Gothic" w:cs="Malgun Gothic" w:hint="eastAsia"/>
          <w:sz w:val="24"/>
          <w:szCs w:val="24"/>
        </w:rPr>
        <w:t>나가</w:t>
      </w:r>
      <w:r w:rsidRPr="00944672">
        <w:rPr>
          <w:rFonts w:ascii="Arial" w:hAnsi="Arial" w:cs="Arial"/>
          <w:sz w:val="24"/>
          <w:szCs w:val="24"/>
        </w:rPr>
        <w:t>(</w:t>
      </w:r>
      <w:r w:rsidRPr="00944672">
        <w:rPr>
          <w:rFonts w:ascii="Malgun Gothic" w:eastAsia="Malgun Gothic" w:hAnsi="Malgun Gothic" w:cs="Malgun Gothic" w:hint="eastAsia"/>
          <w:sz w:val="24"/>
          <w:szCs w:val="24"/>
        </w:rPr>
        <w:t>드래곤</w:t>
      </w:r>
      <w:r w:rsidRPr="00944672">
        <w:rPr>
          <w:rFonts w:ascii="Arial" w:hAnsi="Arial" w:cs="Arial"/>
          <w:sz w:val="24"/>
          <w:szCs w:val="24"/>
        </w:rPr>
        <w:t xml:space="preserve"> </w:t>
      </w:r>
      <w:r w:rsidRPr="00944672">
        <w:rPr>
          <w:rFonts w:ascii="Malgun Gothic" w:eastAsia="Malgun Gothic" w:hAnsi="Malgun Gothic" w:cs="Malgun Gothic" w:hint="eastAsia"/>
          <w:sz w:val="24"/>
          <w:szCs w:val="24"/>
        </w:rPr>
        <w:t>푸드</w:t>
      </w:r>
      <w:r w:rsidRPr="00944672">
        <w:rPr>
          <w:rFonts w:ascii="Arial" w:hAnsi="Arial" w:cs="Arial"/>
          <w:sz w:val="24"/>
          <w:szCs w:val="24"/>
        </w:rPr>
        <w:t xml:space="preserve"> ??) </w:t>
      </w:r>
      <w:r w:rsidRPr="00944672">
        <w:rPr>
          <w:rFonts w:ascii="Malgun Gothic" w:eastAsia="Malgun Gothic" w:hAnsi="Malgun Gothic" w:cs="Malgun Gothic" w:hint="eastAsia"/>
          <w:sz w:val="24"/>
          <w:szCs w:val="24"/>
        </w:rPr>
        <w:t>프로젝트를</w:t>
      </w:r>
      <w:r w:rsidRPr="00944672">
        <w:rPr>
          <w:rFonts w:ascii="Arial" w:hAnsi="Arial" w:cs="Arial"/>
          <w:sz w:val="24"/>
          <w:szCs w:val="24"/>
        </w:rPr>
        <w:t xml:space="preserve"> </w:t>
      </w:r>
      <w:r w:rsidRPr="00944672">
        <w:rPr>
          <w:rFonts w:ascii="Malgun Gothic" w:eastAsia="Malgun Gothic" w:hAnsi="Malgun Gothic" w:cs="Malgun Gothic" w:hint="eastAsia"/>
          <w:sz w:val="24"/>
          <w:szCs w:val="24"/>
        </w:rPr>
        <w:t>활성화해야</w:t>
      </w:r>
      <w:r w:rsidRPr="00944672">
        <w:rPr>
          <w:rFonts w:ascii="Arial" w:hAnsi="Arial" w:cs="Arial"/>
          <w:sz w:val="24"/>
          <w:szCs w:val="24"/>
        </w:rPr>
        <w:t xml:space="preserve"> </w:t>
      </w:r>
      <w:r w:rsidRPr="00944672">
        <w:rPr>
          <w:rFonts w:ascii="Malgun Gothic" w:eastAsia="Malgun Gothic" w:hAnsi="Malgun Gothic" w:cs="Malgun Gothic" w:hint="eastAsia"/>
          <w:sz w:val="24"/>
          <w:szCs w:val="24"/>
        </w:rPr>
        <w:t>할</w:t>
      </w:r>
      <w:r w:rsidRPr="00944672">
        <w:rPr>
          <w:rFonts w:ascii="Arial" w:hAnsi="Arial" w:cs="Arial"/>
          <w:sz w:val="24"/>
          <w:szCs w:val="24"/>
        </w:rPr>
        <w:t xml:space="preserve"> </w:t>
      </w:r>
      <w:r w:rsidRPr="00944672">
        <w:rPr>
          <w:rFonts w:ascii="Malgun Gothic" w:eastAsia="Malgun Gothic" w:hAnsi="Malgun Gothic" w:cs="Malgun Gothic" w:hint="eastAsia"/>
          <w:sz w:val="24"/>
          <w:szCs w:val="24"/>
        </w:rPr>
        <w:t>것입니다</w:t>
      </w:r>
      <w:r w:rsidRPr="00944672">
        <w:rPr>
          <w:rFonts w:ascii="Arial" w:hAnsi="Arial" w:cs="Arial"/>
          <w:sz w:val="24"/>
          <w:szCs w:val="24"/>
        </w:rPr>
        <w:t xml:space="preserve">.” </w:t>
      </w:r>
      <w:r w:rsidRPr="00944672">
        <w:rPr>
          <w:rFonts w:ascii="Malgun Gothic" w:eastAsia="Malgun Gothic" w:hAnsi="Malgun Gothic" w:cs="Malgun Gothic" w:hint="eastAsia"/>
          <w:sz w:val="24"/>
          <w:szCs w:val="24"/>
        </w:rPr>
        <w:t>빈</w:t>
      </w:r>
      <w:r w:rsidRPr="00944672">
        <w:rPr>
          <w:rFonts w:ascii="Arial" w:hAnsi="Arial" w:cs="Arial"/>
          <w:sz w:val="24"/>
          <w:szCs w:val="24"/>
        </w:rPr>
        <w:t xml:space="preserve"> </w:t>
      </w:r>
      <w:r w:rsidRPr="00944672">
        <w:rPr>
          <w:rFonts w:ascii="Malgun Gothic" w:eastAsia="Malgun Gothic" w:hAnsi="Malgun Gothic" w:cs="Malgun Gothic" w:hint="eastAsia"/>
          <w:sz w:val="24"/>
          <w:szCs w:val="24"/>
        </w:rPr>
        <w:t>오스만이</w:t>
      </w:r>
      <w:r w:rsidRPr="00944672">
        <w:rPr>
          <w:rFonts w:ascii="Arial" w:hAnsi="Arial" w:cs="Arial"/>
          <w:sz w:val="24"/>
          <w:szCs w:val="24"/>
        </w:rPr>
        <w:t xml:space="preserve"> </w:t>
      </w:r>
      <w:r w:rsidRPr="00944672">
        <w:rPr>
          <w:rFonts w:ascii="Malgun Gothic" w:eastAsia="Malgun Gothic" w:hAnsi="Malgun Gothic" w:cs="Malgun Gothic" w:hint="eastAsia"/>
          <w:sz w:val="24"/>
          <w:szCs w:val="24"/>
        </w:rPr>
        <w:t>낮은</w:t>
      </w:r>
      <w:r w:rsidRPr="00944672">
        <w:rPr>
          <w:rFonts w:ascii="Arial" w:hAnsi="Arial" w:cs="Arial"/>
          <w:sz w:val="24"/>
          <w:szCs w:val="24"/>
        </w:rPr>
        <w:t xml:space="preserve"> </w:t>
      </w:r>
      <w:r w:rsidRPr="00944672">
        <w:rPr>
          <w:rFonts w:ascii="Malgun Gothic" w:eastAsia="Malgun Gothic" w:hAnsi="Malgun Gothic" w:cs="Malgun Gothic" w:hint="eastAsia"/>
          <w:sz w:val="24"/>
          <w:szCs w:val="24"/>
        </w:rPr>
        <w:t>어조로</w:t>
      </w:r>
      <w:r w:rsidRPr="00944672">
        <w:rPr>
          <w:rFonts w:ascii="Arial" w:hAnsi="Arial" w:cs="Arial"/>
          <w:sz w:val="24"/>
          <w:szCs w:val="24"/>
        </w:rPr>
        <w:t xml:space="preserve"> </w:t>
      </w:r>
      <w:r w:rsidRPr="00944672">
        <w:rPr>
          <w:rFonts w:ascii="Malgun Gothic" w:eastAsia="Malgun Gothic" w:hAnsi="Malgun Gothic" w:cs="Malgun Gothic" w:hint="eastAsia"/>
          <w:sz w:val="24"/>
          <w:szCs w:val="24"/>
        </w:rPr>
        <w:t>중국에</w:t>
      </w:r>
      <w:r w:rsidRPr="00944672">
        <w:rPr>
          <w:rFonts w:ascii="Arial" w:hAnsi="Arial" w:cs="Arial"/>
          <w:sz w:val="24"/>
          <w:szCs w:val="24"/>
        </w:rPr>
        <w:t xml:space="preserve"> </w:t>
      </w:r>
      <w:r w:rsidRPr="00944672">
        <w:rPr>
          <w:rFonts w:ascii="Malgun Gothic" w:eastAsia="Malgun Gothic" w:hAnsi="Malgun Gothic" w:cs="Malgun Gothic" w:hint="eastAsia"/>
          <w:sz w:val="24"/>
          <w:szCs w:val="24"/>
        </w:rPr>
        <w:t>말했다</w:t>
      </w:r>
      <w:r w:rsidRPr="00944672">
        <w:rPr>
          <w:rFonts w:ascii="Arial" w:hAnsi="Arial" w:cs="Arial"/>
          <w:sz w:val="24"/>
          <w:szCs w:val="24"/>
        </w:rPr>
        <w:t xml:space="preserve">: </w:t>
      </w:r>
      <w:r w:rsidRPr="00944672">
        <w:rPr>
          <w:rFonts w:ascii="Malgun Gothic" w:eastAsia="Malgun Gothic" w:hAnsi="Malgun Gothic" w:cs="Malgun Gothic" w:hint="eastAsia"/>
          <w:sz w:val="24"/>
          <w:szCs w:val="24"/>
        </w:rPr>
        <w:t>목이</w:t>
      </w:r>
      <w:r w:rsidRPr="00944672">
        <w:rPr>
          <w:rFonts w:ascii="Arial" w:hAnsi="Arial" w:cs="Arial"/>
          <w:sz w:val="24"/>
          <w:szCs w:val="24"/>
        </w:rPr>
        <w:t xml:space="preserve"> </w:t>
      </w:r>
      <w:r w:rsidRPr="00944672">
        <w:rPr>
          <w:rFonts w:ascii="Malgun Gothic" w:eastAsia="Malgun Gothic" w:hAnsi="Malgun Gothic" w:cs="Malgun Gothic" w:hint="eastAsia"/>
          <w:sz w:val="24"/>
          <w:szCs w:val="24"/>
        </w:rPr>
        <w:t>막히고</w:t>
      </w:r>
      <w:r w:rsidRPr="00944672">
        <w:rPr>
          <w:rFonts w:ascii="Arial" w:hAnsi="Arial" w:cs="Arial"/>
          <w:sz w:val="24"/>
          <w:szCs w:val="24"/>
        </w:rPr>
        <w:t xml:space="preserve"> </w:t>
      </w:r>
      <w:r w:rsidRPr="00944672">
        <w:rPr>
          <w:rFonts w:ascii="Malgun Gothic" w:eastAsia="Malgun Gothic" w:hAnsi="Malgun Gothic" w:cs="Malgun Gothic" w:hint="eastAsia"/>
          <w:sz w:val="24"/>
          <w:szCs w:val="24"/>
        </w:rPr>
        <w:t>기침이</w:t>
      </w:r>
      <w:r w:rsidRPr="00944672">
        <w:rPr>
          <w:rFonts w:ascii="Arial" w:hAnsi="Arial" w:cs="Arial"/>
          <w:sz w:val="24"/>
          <w:szCs w:val="24"/>
        </w:rPr>
        <w:t xml:space="preserve"> </w:t>
      </w:r>
      <w:r w:rsidRPr="00944672">
        <w:rPr>
          <w:rFonts w:ascii="Malgun Gothic" w:eastAsia="Malgun Gothic" w:hAnsi="Malgun Gothic" w:cs="Malgun Gothic" w:hint="eastAsia"/>
          <w:sz w:val="24"/>
          <w:szCs w:val="24"/>
        </w:rPr>
        <w:t>났다</w:t>
      </w:r>
      <w:r w:rsidRPr="00944672">
        <w:rPr>
          <w:rFonts w:ascii="Arial" w:hAnsi="Arial" w:cs="Arial"/>
          <w:sz w:val="24"/>
          <w:szCs w:val="24"/>
        </w:rPr>
        <w:t>.</w:t>
      </w:r>
    </w:p>
    <w:p w14:paraId="77D35B09"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Malgun Gothic" w:eastAsia="Malgun Gothic" w:hAnsi="Malgun Gothic" w:cs="Malgun Gothic" w:hint="eastAsia"/>
          <w:sz w:val="24"/>
          <w:szCs w:val="24"/>
        </w:rPr>
        <w:t>중국</w:t>
      </w:r>
      <w:r w:rsidRPr="00944672">
        <w:rPr>
          <w:rFonts w:ascii="Arial" w:hAnsi="Arial" w:cs="Arial"/>
          <w:sz w:val="24"/>
          <w:szCs w:val="24"/>
        </w:rPr>
        <w:t>: “</w:t>
      </w:r>
      <w:r w:rsidRPr="00944672">
        <w:rPr>
          <w:rFonts w:ascii="Malgun Gothic" w:eastAsia="Malgun Gothic" w:hAnsi="Malgun Gothic" w:cs="Malgun Gothic" w:hint="eastAsia"/>
          <w:sz w:val="24"/>
          <w:szCs w:val="24"/>
        </w:rPr>
        <w:t>얼마나</w:t>
      </w:r>
      <w:r w:rsidRPr="00944672">
        <w:rPr>
          <w:rFonts w:ascii="Arial" w:hAnsi="Arial" w:cs="Arial"/>
          <w:sz w:val="24"/>
          <w:szCs w:val="24"/>
        </w:rPr>
        <w:t xml:space="preserve"> </w:t>
      </w:r>
      <w:r w:rsidRPr="00944672">
        <w:rPr>
          <w:rFonts w:ascii="Malgun Gothic" w:eastAsia="Malgun Gothic" w:hAnsi="Malgun Gothic" w:cs="Malgun Gothic" w:hint="eastAsia"/>
          <w:sz w:val="24"/>
          <w:szCs w:val="24"/>
        </w:rPr>
        <w:t>확실합니까</w:t>
      </w:r>
      <w:r w:rsidRPr="00944672">
        <w:rPr>
          <w:rFonts w:ascii="Arial" w:hAnsi="Arial" w:cs="Arial"/>
          <w:sz w:val="24"/>
          <w:szCs w:val="24"/>
        </w:rPr>
        <w:t>?”</w:t>
      </w:r>
    </w:p>
    <w:p w14:paraId="02586687" w14:textId="77777777" w:rsidR="00944672" w:rsidRPr="00944672" w:rsidRDefault="00944672" w:rsidP="00944672">
      <w:pPr>
        <w:autoSpaceDE w:val="0"/>
        <w:autoSpaceDN w:val="0"/>
        <w:adjustRightInd w:val="0"/>
        <w:spacing w:after="0" w:line="292" w:lineRule="auto"/>
        <w:ind w:firstLine="227"/>
        <w:jc w:val="both"/>
        <w:rPr>
          <w:ins w:id="347" w:author="info" w:date="2024-12-05T22:00:00Z"/>
          <w:rFonts w:ascii="Arial" w:hAnsi="Arial" w:cs="Arial"/>
          <w:sz w:val="24"/>
          <w:szCs w:val="24"/>
        </w:rPr>
      </w:pPr>
      <w:r w:rsidRPr="00944672">
        <w:rPr>
          <w:rFonts w:ascii="Malgun Gothic" w:eastAsia="Malgun Gothic" w:hAnsi="Malgun Gothic" w:cs="Malgun Gothic" w:hint="eastAsia"/>
          <w:sz w:val="24"/>
          <w:szCs w:val="24"/>
        </w:rPr>
        <w:t>말레이시아</w:t>
      </w:r>
      <w:r w:rsidRPr="00944672">
        <w:rPr>
          <w:rFonts w:ascii="Arial" w:hAnsi="Arial" w:cs="Arial"/>
          <w:sz w:val="24"/>
          <w:szCs w:val="24"/>
        </w:rPr>
        <w:t>: “</w:t>
      </w:r>
      <w:r w:rsidRPr="00944672">
        <w:rPr>
          <w:rFonts w:ascii="Malgun Gothic" w:eastAsia="Malgun Gothic" w:hAnsi="Malgun Gothic" w:cs="Malgun Gothic" w:hint="eastAsia"/>
          <w:sz w:val="24"/>
          <w:szCs w:val="24"/>
        </w:rPr>
        <w:t>두</w:t>
      </w:r>
      <w:r w:rsidRPr="00944672">
        <w:rPr>
          <w:rFonts w:ascii="Arial" w:hAnsi="Arial" w:cs="Arial"/>
          <w:sz w:val="24"/>
          <w:szCs w:val="24"/>
        </w:rPr>
        <w:t xml:space="preserve"> </w:t>
      </w:r>
      <w:r w:rsidRPr="00944672">
        <w:rPr>
          <w:rFonts w:ascii="Malgun Gothic" w:eastAsia="Malgun Gothic" w:hAnsi="Malgun Gothic" w:cs="Malgun Gothic" w:hint="eastAsia"/>
          <w:sz w:val="24"/>
          <w:szCs w:val="24"/>
        </w:rPr>
        <w:t>달</w:t>
      </w:r>
      <w:r w:rsidRPr="00944672">
        <w:rPr>
          <w:rFonts w:ascii="Arial" w:hAnsi="Arial" w:cs="Arial"/>
          <w:sz w:val="24"/>
          <w:szCs w:val="24"/>
        </w:rPr>
        <w:t xml:space="preserve"> </w:t>
      </w:r>
      <w:r w:rsidRPr="00944672">
        <w:rPr>
          <w:rFonts w:ascii="Malgun Gothic" w:eastAsia="Malgun Gothic" w:hAnsi="Malgun Gothic" w:cs="Malgun Gothic" w:hint="eastAsia"/>
          <w:sz w:val="24"/>
          <w:szCs w:val="24"/>
        </w:rPr>
        <w:t>후면</w:t>
      </w:r>
      <w:r w:rsidRPr="00944672">
        <w:rPr>
          <w:rFonts w:ascii="Arial" w:hAnsi="Arial" w:cs="Arial"/>
          <w:sz w:val="24"/>
          <w:szCs w:val="24"/>
        </w:rPr>
        <w:t xml:space="preserve"> </w:t>
      </w:r>
      <w:r w:rsidRPr="00944672">
        <w:rPr>
          <w:rFonts w:ascii="Malgun Gothic" w:eastAsia="Malgun Gothic" w:hAnsi="Malgun Gothic" w:cs="Malgun Gothic" w:hint="eastAsia"/>
          <w:sz w:val="24"/>
          <w:szCs w:val="24"/>
        </w:rPr>
        <w:t>알</w:t>
      </w:r>
      <w:r w:rsidRPr="00944672">
        <w:rPr>
          <w:rFonts w:ascii="Arial" w:hAnsi="Arial" w:cs="Arial"/>
          <w:sz w:val="24"/>
          <w:szCs w:val="24"/>
        </w:rPr>
        <w:t xml:space="preserve"> </w:t>
      </w:r>
      <w:r w:rsidRPr="00944672">
        <w:rPr>
          <w:rFonts w:ascii="Malgun Gothic" w:eastAsia="Malgun Gothic" w:hAnsi="Malgun Gothic" w:cs="Malgun Gothic" w:hint="eastAsia"/>
          <w:sz w:val="24"/>
          <w:szCs w:val="24"/>
        </w:rPr>
        <w:t>수</w:t>
      </w:r>
      <w:r w:rsidRPr="00944672">
        <w:rPr>
          <w:rFonts w:ascii="Arial" w:hAnsi="Arial" w:cs="Arial"/>
          <w:sz w:val="24"/>
          <w:szCs w:val="24"/>
        </w:rPr>
        <w:t xml:space="preserve"> </w:t>
      </w:r>
      <w:r w:rsidRPr="00944672">
        <w:rPr>
          <w:rFonts w:ascii="Malgun Gothic" w:eastAsia="Malgun Gothic" w:hAnsi="Malgun Gothic" w:cs="Malgun Gothic" w:hint="eastAsia"/>
          <w:sz w:val="24"/>
          <w:szCs w:val="24"/>
        </w:rPr>
        <w:t>있을</w:t>
      </w:r>
      <w:r w:rsidRPr="00944672">
        <w:rPr>
          <w:rFonts w:ascii="Arial" w:hAnsi="Arial" w:cs="Arial"/>
          <w:sz w:val="24"/>
          <w:szCs w:val="24"/>
        </w:rPr>
        <w:t xml:space="preserve"> </w:t>
      </w:r>
      <w:r w:rsidRPr="00944672">
        <w:rPr>
          <w:rFonts w:ascii="Malgun Gothic" w:eastAsia="Malgun Gothic" w:hAnsi="Malgun Gothic" w:cs="Malgun Gothic" w:hint="eastAsia"/>
          <w:sz w:val="24"/>
          <w:szCs w:val="24"/>
        </w:rPr>
        <w:t>것</w:t>
      </w:r>
      <w:r w:rsidRPr="00944672">
        <w:rPr>
          <w:rFonts w:ascii="Arial" w:hAnsi="Arial" w:cs="Arial"/>
          <w:sz w:val="24"/>
          <w:szCs w:val="24"/>
        </w:rPr>
        <w:t xml:space="preserve"> </w:t>
      </w:r>
      <w:r w:rsidRPr="00944672">
        <w:rPr>
          <w:rFonts w:ascii="Malgun Gothic" w:eastAsia="Malgun Gothic" w:hAnsi="Malgun Gothic" w:cs="Malgun Gothic" w:hint="eastAsia"/>
          <w:sz w:val="24"/>
          <w:szCs w:val="24"/>
        </w:rPr>
        <w:t>같습니다</w:t>
      </w:r>
      <w:r w:rsidRPr="00944672">
        <w:rPr>
          <w:rFonts w:ascii="Arial" w:hAnsi="Arial" w:cs="Arial"/>
          <w:sz w:val="24"/>
          <w:szCs w:val="24"/>
        </w:rPr>
        <w:t>.”</w:t>
      </w:r>
    </w:p>
    <w:p w14:paraId="1461FF12" w14:textId="77777777" w:rsidR="00944672" w:rsidRPr="00944672" w:rsidRDefault="00944672" w:rsidP="00944672">
      <w:pPr>
        <w:autoSpaceDE w:val="0"/>
        <w:autoSpaceDN w:val="0"/>
        <w:adjustRightInd w:val="0"/>
        <w:spacing w:after="0" w:line="292" w:lineRule="auto"/>
        <w:ind w:firstLine="227"/>
        <w:jc w:val="both"/>
        <w:rPr>
          <w:ins w:id="348" w:author="info" w:date="2024-12-05T22:00:00Z"/>
          <w:rFonts w:ascii="Arial" w:hAnsi="Arial" w:cs="Arial"/>
          <w:sz w:val="24"/>
          <w:szCs w:val="24"/>
        </w:rPr>
      </w:pPr>
    </w:p>
    <w:p w14:paraId="0E830799"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Information über ein Gespräch zwischen einem Vertreter der Volksrepublik China und einem Vertreter der Föderation Malaysia.</w:t>
      </w:r>
    </w:p>
    <w:p w14:paraId="53C72996"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Das Gespräch macht keinen offensichtlichen Sinn, aber der malaysische Vertreter erwähnte, dass in naher Zukunft zwei Projekte gestartet werden, woraufhin der chinesische Vertreter sich verschluckte.</w:t>
      </w:r>
    </w:p>
    <w:p w14:paraId="1A93316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Anbei der aufgezeichnete Wortlaut:</w:t>
      </w:r>
    </w:p>
    <w:p w14:paraId="1BDA914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Malaysia: „Im nächsten Jahr werden wir die Projekte Sì Huán (“sich freuen zu können” ??) und Makanan Naga (Drachenfutter??) Aktivieren müssen.“ Sagte bin-Osman in leisem Ton China: verschluckte sich und hustete.</w:t>
      </w:r>
    </w:p>
    <w:p w14:paraId="2B03793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China: „Wie sicher ist das?“</w:t>
      </w:r>
    </w:p>
    <w:p w14:paraId="3F4D8CC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Malaysia: „Ich denke, dass wir das in zwei Monaten wissen.“</w:t>
      </w:r>
    </w:p>
    <w:p w14:paraId="1D1E22FB" w14:textId="77777777" w:rsidR="00944672" w:rsidRPr="00944672" w:rsidRDefault="00944672" w:rsidP="00944672">
      <w:pPr>
        <w:keepNext/>
        <w:keepLines/>
        <w:pageBreakBefore/>
        <w:numPr>
          <w:ilvl w:val="0"/>
          <w:numId w:val="1"/>
        </w:numPr>
        <w:suppressAutoHyphens/>
        <w:autoSpaceDE w:val="0"/>
        <w:autoSpaceDN w:val="0"/>
        <w:adjustRightInd w:val="0"/>
        <w:spacing w:before="744" w:after="120" w:line="417" w:lineRule="auto"/>
        <w:jc w:val="center"/>
        <w:outlineLvl w:val="0"/>
        <w:rPr>
          <w:rFonts w:ascii="Arial" w:hAnsi="Arial" w:cs="Arial"/>
          <w:b/>
          <w:bCs/>
          <w:sz w:val="24"/>
          <w:szCs w:val="24"/>
        </w:rPr>
      </w:pPr>
      <w:r w:rsidRPr="00944672">
        <w:rPr>
          <w:rFonts w:ascii="Arial" w:hAnsi="Arial" w:cs="Arial"/>
          <w:b/>
          <w:bCs/>
          <w:sz w:val="24"/>
          <w:szCs w:val="24"/>
        </w:rPr>
        <w:lastRenderedPageBreak/>
        <w:t xml:space="preserve">: </w:t>
      </w:r>
      <w:r w:rsidRPr="00944672">
        <w:rPr>
          <w:rFonts w:ascii="Arial" w:hAnsi="Arial" w:cs="Arial"/>
          <w:b/>
          <w:bCs/>
          <w:sz w:val="24"/>
          <w:szCs w:val="24"/>
        </w:rPr>
        <w:br/>
        <w:t>„Sei in der Ratskammer festen Standes, damit du die Lage beherrschen kannst.“ (Sun Tsu)</w:t>
      </w:r>
    </w:p>
    <w:p w14:paraId="2830C09D"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b/>
          <w:bCs/>
          <w:sz w:val="24"/>
          <w:szCs w:val="24"/>
        </w:rPr>
        <w:commentReference w:id="349"/>
      </w:r>
      <w:r w:rsidRPr="00944672">
        <w:rPr>
          <w:rFonts w:ascii="Arial" w:hAnsi="Arial" w:cs="Arial"/>
          <w:b/>
          <w:bCs/>
          <w:sz w:val="24"/>
          <w:szCs w:val="24"/>
        </w:rPr>
        <w:t>&gt;&gt;&gt; Projekt Mujigage &lt;&lt;&lt;</w:t>
      </w:r>
    </w:p>
    <w:p w14:paraId="715A212C"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Im Jahr 2012 hatte die Marine in Nordkorea angefangen, sich intensiver mit der eigenen Entwicklung von U-Booten zu beschäftigen. Durch alte Verbindungen zur ehemaligen jugoslawischen Republik lagen der Marine die Konstruktionspläne der SAVA-und der </w:t>
      </w:r>
      <w:r w:rsidRPr="00944672">
        <w:rPr>
          <w:rFonts w:ascii="Arial" w:hAnsi="Arial" w:cs="Arial"/>
          <w:noProof/>
          <w:sz w:val="24"/>
          <w:szCs w:val="24"/>
        </w:rPr>
        <w:t>HEROJ-Typen</w:t>
      </w:r>
      <w:r w:rsidRPr="00944672">
        <w:rPr>
          <w:rFonts w:ascii="Arial" w:hAnsi="Arial" w:cs="Arial"/>
          <w:sz w:val="24"/>
          <w:szCs w:val="24"/>
        </w:rPr>
        <w:t xml:space="preserve"> vor. </w:t>
      </w:r>
    </w:p>
    <w:p w14:paraId="29B78288"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Durch die Verschrottung von sowjetischen U-Booten hatte sich die nordkoreanische Marine Kenntnisse im U-Boot-Bau angeeignet. Um dieses Wissen zu erlangen, wurde das sogenannte Reverse Engineering, das sorgfältige Auseinanderbauen vorhandener U-Boote, angewandt.</w:t>
      </w:r>
    </w:p>
    <w:p w14:paraId="00176477"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Gegen Ende September 2013 war in Nordkorea das erste U-Boot der </w:t>
      </w:r>
      <w:r w:rsidRPr="00944672">
        <w:rPr>
          <w:rFonts w:ascii="Arial" w:hAnsi="Arial" w:cs="Arial"/>
          <w:noProof/>
          <w:sz w:val="24"/>
          <w:szCs w:val="24"/>
        </w:rPr>
        <w:t>Sinpo-Klasse</w:t>
      </w:r>
      <w:r w:rsidRPr="00944672">
        <w:rPr>
          <w:rFonts w:ascii="Arial" w:hAnsi="Arial" w:cs="Arial"/>
          <w:sz w:val="24"/>
          <w:szCs w:val="24"/>
        </w:rPr>
        <w:t xml:space="preserve"> im Rohbau fertig gestellt.</w:t>
      </w:r>
    </w:p>
    <w:p w14:paraId="1C75E088"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Innerhalb der Marine entbrannte ein Streit, wie weit es auszustatten sei, und wann eine erste Testfahrt stattfinden könnte.</w:t>
      </w:r>
    </w:p>
    <w:p w14:paraId="713376D4"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Wie in Nordkorea üblich, wurden die Regierungskreise über die Zwischenstände informiert. Damit gingen die Informationen ebenfalls an das sogenannte ‚Office 39‘ und an den Geheimdienst. Beide </w:t>
      </w:r>
      <w:del w:id="350" w:author="Jens" w:date="2024-12-14T10:54:00Z">
        <w:r w:rsidRPr="00944672" w:rsidDel="00000011">
          <w:rPr>
            <w:rFonts w:ascii="Arial" w:hAnsi="Arial" w:cs="Arial"/>
            <w:sz w:val="24"/>
            <w:szCs w:val="24"/>
          </w:rPr>
          <w:delText>Bereiche</w:delText>
        </w:r>
      </w:del>
      <w:ins w:id="351" w:author="Jens" w:date="2024-12-14T10:54:00Z">
        <w:r w:rsidRPr="00944672">
          <w:rPr>
            <w:rFonts w:ascii="Arial" w:hAnsi="Arial" w:cs="Arial"/>
            <w:sz w:val="24"/>
            <w:szCs w:val="24"/>
          </w:rPr>
          <w:t>Sektionen</w:t>
        </w:r>
      </w:ins>
      <w:r w:rsidRPr="00944672">
        <w:rPr>
          <w:rFonts w:ascii="Arial" w:hAnsi="Arial" w:cs="Arial"/>
          <w:sz w:val="24"/>
          <w:szCs w:val="24"/>
        </w:rPr>
        <w:t xml:space="preserve"> waren dabei, ein Unternehmen in Malaysia zu planen, bei dem große Ressourcen für Nordkorea gesichert werden sollten.</w:t>
      </w:r>
    </w:p>
    <w:p w14:paraId="5E629E0C"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Der Planungsstab für dieses Projekt, dass den Namen ‚Mujigage‘ (Regenbogen) trug, wurde von einem Generalmajor des Geheimdienstes geleitet. </w:t>
      </w:r>
    </w:p>
    <w:p w14:paraId="08561618"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Als Generalmajor Chang Chil Sung, am 05. Oktober 2013, darüber informiert wurde, dass ein neues U-Boot im Rohbau fertig sei, überschlugen sich seine Gedanken. </w:t>
      </w:r>
    </w:p>
    <w:p w14:paraId="699A4120"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Er spielte gerne Schach und sein Geist war darauf trainiert die Schachzüge vorauszuberechnen. Im wahren Leben lässt sich diese Fähigkeit nur bedingt nutzen, was daran liegt, dass menschliches Verhalten verschiedene Permutationen haben kann. Jeder Figur beim Schach sind festgelegte Charakteristika zugeordnet, Menschen hingegen reagieren nicht immer wie geplant. Diese Eigenheiten sorgen dafür, dass sich Neue, teilweise nicht vorhersehbare, Situationen ergeben.</w:t>
      </w:r>
    </w:p>
    <w:p w14:paraId="5DC1617C"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Chang Chil Sung hatte zusätzlich ein Faible für die Schlachten der koreanischen Geschichte und hatte sich dadurch das strategische Denken der Generäle angeeignet.</w:t>
      </w:r>
    </w:p>
    <w:p w14:paraId="5EC5AB5C"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Sein Denkfehler war, dass die beschriebenen Schlachten in ihren Grundlagen nicht verändert werden konnten. </w:t>
      </w:r>
    </w:p>
    <w:p w14:paraId="604BD60A"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Zwar hatte ihn sein strategisches Geschick durch die politischen Fallstricke seines Landes bis zu dieser Position kommen lassen, aber ob er es je zum Verteidigungsminister schaffen würde, würde, zum Teil davon abhängen, welches Ergebnis diese Unternehmung haben würde. </w:t>
      </w:r>
    </w:p>
    <w:p w14:paraId="585F33DE"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lastRenderedPageBreak/>
        <w:t xml:space="preserve">Würde die Mission erfolgreich verlaufen, existierte die Chance auf die nächste Stufe der Karriereleiter. Bei einem Misserfolg bestand durchaus die Möglichkeit, dass er an einer Hirnblutung, ausgelöst durch eine 9mm Kugel, sterben würde. </w:t>
      </w:r>
    </w:p>
    <w:p w14:paraId="5755BD9D"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„Aber,“ dachte Generalmajor Chang Chil Sung, „das ist eine, was-wäre-wenn, Fragestellung. Für alle weiteren Schritte muss dieser Plan erst einmal sauber durchdacht werden.“</w:t>
      </w:r>
    </w:p>
    <w:p w14:paraId="0F581471"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Mit dem Hinweis auf die fortgeschrittene Fertigstellung des U-Bootes, war</w:t>
      </w:r>
      <w:del w:id="352" w:author="Jens" w:date="2024-12-14T10:56:00Z">
        <w:r w:rsidRPr="00944672" w:rsidDel="00000011">
          <w:rPr>
            <w:rFonts w:ascii="Arial" w:hAnsi="Arial" w:cs="Arial"/>
            <w:sz w:val="24"/>
            <w:szCs w:val="24"/>
          </w:rPr>
          <w:delText xml:space="preserve"> es </w:delText>
        </w:r>
      </w:del>
      <w:ins w:id="353" w:author="Jens" w:date="2024-12-14T10:56:00Z">
        <w:r w:rsidRPr="00944672">
          <w:rPr>
            <w:rFonts w:ascii="Arial" w:hAnsi="Arial" w:cs="Arial"/>
            <w:sz w:val="24"/>
            <w:szCs w:val="24"/>
          </w:rPr>
          <w:t xml:space="preserve"> </w:t>
        </w:r>
      </w:ins>
      <w:r w:rsidRPr="00944672">
        <w:rPr>
          <w:rFonts w:ascii="Arial" w:hAnsi="Arial" w:cs="Arial"/>
          <w:sz w:val="24"/>
          <w:szCs w:val="24"/>
        </w:rPr>
        <w:t xml:space="preserve">dem Plan eine </w:t>
      </w:r>
      <w:del w:id="354" w:author="Jens" w:date="2024-12-14T10:56:00Z">
        <w:r w:rsidRPr="00944672" w:rsidDel="00000011">
          <w:rPr>
            <w:rFonts w:ascii="Arial" w:hAnsi="Arial" w:cs="Arial"/>
            <w:sz w:val="24"/>
            <w:szCs w:val="24"/>
          </w:rPr>
          <w:delText>weitere</w:delText>
        </w:r>
      </w:del>
      <w:ins w:id="355" w:author="Jens" w:date="2024-12-14T10:56:00Z">
        <w:r w:rsidRPr="00944672">
          <w:rPr>
            <w:rFonts w:ascii="Arial" w:hAnsi="Arial" w:cs="Arial"/>
            <w:sz w:val="24"/>
            <w:szCs w:val="24"/>
          </w:rPr>
          <w:t>zusätzliche</w:t>
        </w:r>
      </w:ins>
      <w:r w:rsidRPr="00944672">
        <w:rPr>
          <w:rFonts w:ascii="Arial" w:hAnsi="Arial" w:cs="Arial"/>
          <w:sz w:val="24"/>
          <w:szCs w:val="24"/>
        </w:rPr>
        <w:t xml:space="preserve"> Variable hinzu</w:t>
      </w:r>
      <w:ins w:id="356" w:author="Jens" w:date="1970-01-01T01:00:00Z">
        <w:r w:rsidRPr="00944672">
          <w:rPr>
            <w:rFonts w:ascii="Arial" w:hAnsi="Arial" w:cs="Arial"/>
            <w:sz w:val="24"/>
            <w:szCs w:val="24"/>
          </w:rPr>
          <w:t>ge</w:t>
        </w:r>
      </w:ins>
      <w:del w:id="357" w:author="Jens" w:date="2024-12-14T10:57:00Z">
        <w:r w:rsidRPr="00944672" w:rsidDel="00000011">
          <w:rPr>
            <w:rFonts w:ascii="Arial" w:hAnsi="Arial" w:cs="Arial"/>
            <w:sz w:val="24"/>
            <w:szCs w:val="24"/>
          </w:rPr>
          <w:delText>zu</w:delText>
        </w:r>
      </w:del>
      <w:r w:rsidRPr="00944672">
        <w:rPr>
          <w:rFonts w:ascii="Arial" w:hAnsi="Arial" w:cs="Arial"/>
          <w:sz w:val="24"/>
          <w:szCs w:val="24"/>
        </w:rPr>
        <w:t>füg</w:t>
      </w:r>
      <w:ins w:id="358" w:author="Jens" w:date="1970-01-01T01:00:00Z">
        <w:r w:rsidRPr="00944672">
          <w:rPr>
            <w:rFonts w:ascii="Arial" w:hAnsi="Arial" w:cs="Arial"/>
            <w:sz w:val="24"/>
            <w:szCs w:val="24"/>
          </w:rPr>
          <w:t>t worden</w:t>
        </w:r>
      </w:ins>
      <w:del w:id="359" w:author="Jens" w:date="2024-12-14T10:57:00Z">
        <w:r w:rsidRPr="00944672" w:rsidDel="00000011">
          <w:rPr>
            <w:rFonts w:ascii="Arial" w:hAnsi="Arial" w:cs="Arial"/>
            <w:sz w:val="24"/>
            <w:szCs w:val="24"/>
          </w:rPr>
          <w:delText>en</w:delText>
        </w:r>
      </w:del>
      <w:r w:rsidRPr="00944672">
        <w:rPr>
          <w:rFonts w:ascii="Arial" w:hAnsi="Arial" w:cs="Arial"/>
          <w:sz w:val="24"/>
          <w:szCs w:val="24"/>
        </w:rPr>
        <w:t>, und es ergaben sich Lösungsszenarien, für Problemstellungen die er bislang nicht hatte lösen können.</w:t>
      </w:r>
    </w:p>
    <w:p w14:paraId="4114F5D0"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Die Operation ‚Mujigage‘ ist durch den obersten Führer unterstützt worden, weil dieser sich von einem positiven Ergebnis, mehr Wohlstand für das Volk der demokratischen Volksrepublik Korea versprach.</w:t>
      </w:r>
    </w:p>
    <w:p w14:paraId="5C270055"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Hierfür wurde Chang Chil Sung explizit mit Befugnissen ausgestattet, das entsprach nach westlicher Terminologie einem Damoklesschwert, und es galt diese Macht umsichtig zu nutzen.</w:t>
      </w:r>
    </w:p>
    <w:p w14:paraId="5F449990"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Er ließ sich mit der Werft in Sinpo verbinden und fragte den dortigen Direktor Zhou so intensiv aus, dass dieser </w:t>
      </w:r>
      <w:del w:id="360" w:author="Jens" w:date="2024-12-20T07:42:00Z">
        <w:r w:rsidRPr="00944672" w:rsidDel="00000012">
          <w:rPr>
            <w:rFonts w:ascii="Arial" w:hAnsi="Arial" w:cs="Arial"/>
            <w:sz w:val="24"/>
            <w:szCs w:val="24"/>
          </w:rPr>
          <w:delText>glaubte</w:delText>
        </w:r>
      </w:del>
      <w:ins w:id="361" w:author="Jens" w:date="2024-12-20T07:42:00Z">
        <w:r w:rsidRPr="00944672">
          <w:rPr>
            <w:rFonts w:ascii="Arial" w:hAnsi="Arial" w:cs="Arial"/>
            <w:sz w:val="24"/>
            <w:szCs w:val="24"/>
          </w:rPr>
          <w:t>überzeugt war</w:t>
        </w:r>
      </w:ins>
      <w:r w:rsidRPr="00944672">
        <w:rPr>
          <w:rFonts w:ascii="Arial" w:hAnsi="Arial" w:cs="Arial"/>
          <w:sz w:val="24"/>
          <w:szCs w:val="24"/>
        </w:rPr>
        <w:t>, seine letzte Stunde habe geschlagen.</w:t>
      </w:r>
    </w:p>
    <w:p w14:paraId="65C41D99"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Im Anschluss daran ließ er sich mit der Abteilung ‚feindliche Satelliten‘ verbinden, um sich dort die Daten zu den erwarteten Überflugzeiten der Spionagesatelliten geben zu lassen.</w:t>
      </w:r>
    </w:p>
    <w:p w14:paraId="2FB0733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Aus den Ablaufdaten der Überflüge und den Informationen der Werft entwarf er einen groben Plan, prüfte diesen, und ging nach Hause.</w:t>
      </w:r>
    </w:p>
    <w:p w14:paraId="1F3FD4E7"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Tags darauf sah er sich seinen Entwurf an, entdeckte Schwachstellen, korrigierte diese und war am Ende des Arbeitstages sicher, dass dieses Konzept einer kritischen Diskussion standhalten würde. Erst wenn der Plan genehmigt werden würde, würde er sich Gedanken um die tatsächliche Umsetzung machen.</w:t>
      </w:r>
    </w:p>
    <w:p w14:paraId="6ED75AF0"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Auf dem Weg nach Hause, fiel ihm etwas ein, und er machte sich eine Notiz auf seinen Notizblock, riss den Zettel ab und verwahrte diesen in der Innentasche. Es war seiner Müdigkeit geschuldet, dass er den liegengelassenen Notizblock übersah und vergaß.</w:t>
      </w:r>
    </w:p>
    <w:p w14:paraId="56C88BCB"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Der Fahrer, Yoon Byong, hatte sich angewöhnt alles, was im Fahrzeug vergessen wurde, einzusammeln und zu sichten. Zuhause angekommen, legte er den Block in sein geheimes Versteck neben dem Haus und machte Feierabend.</w:t>
      </w:r>
      <w:ins w:id="362" w:author="Jens" w:date="2024-12-14T10:58:00Z">
        <w:r w:rsidRPr="00944672">
          <w:rPr>
            <w:rFonts w:ascii="Arial" w:hAnsi="Arial" w:cs="Arial"/>
            <w:sz w:val="24"/>
            <w:szCs w:val="24"/>
          </w:rPr>
          <w:t xml:space="preserve"> Die gesammelten Informationen würde er an seine Kontaktleute weitergeben und aus dem Land schmuggeln lassen.</w:t>
        </w:r>
      </w:ins>
    </w:p>
    <w:p w14:paraId="66A7C615"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Am </w:t>
      </w:r>
      <w:del w:id="363" w:author="Jens" w:date="2024-12-14T11:02:00Z">
        <w:r w:rsidRPr="00944672" w:rsidDel="00000011">
          <w:rPr>
            <w:rFonts w:ascii="Arial" w:hAnsi="Arial" w:cs="Arial"/>
            <w:sz w:val="24"/>
            <w:szCs w:val="24"/>
          </w:rPr>
          <w:delText>nächsten</w:delText>
        </w:r>
      </w:del>
      <w:ins w:id="364" w:author="Jens" w:date="2024-12-14T11:02:00Z">
        <w:r w:rsidRPr="00944672">
          <w:rPr>
            <w:rFonts w:ascii="Arial" w:hAnsi="Arial" w:cs="Arial"/>
            <w:sz w:val="24"/>
            <w:szCs w:val="24"/>
          </w:rPr>
          <w:t>darauffolgenden</w:t>
        </w:r>
      </w:ins>
      <w:r w:rsidRPr="00944672">
        <w:rPr>
          <w:rFonts w:ascii="Arial" w:hAnsi="Arial" w:cs="Arial"/>
          <w:sz w:val="24"/>
          <w:szCs w:val="24"/>
        </w:rPr>
        <w:t xml:space="preserve"> Tag, bat der Generalmajor im Büro des obersten Führers um einen Termin und bat um bevorzugte Einteilung, soweit es der Terminkalender des obersten Führers zuließ. </w:t>
      </w:r>
    </w:p>
    <w:p w14:paraId="4D66FD94" w14:textId="77777777" w:rsidR="00944672" w:rsidRPr="00944672" w:rsidDel="00000011" w:rsidRDefault="00944672" w:rsidP="00944672">
      <w:pPr>
        <w:suppressAutoHyphens/>
        <w:autoSpaceDE w:val="0"/>
        <w:autoSpaceDN w:val="0"/>
        <w:adjustRightInd w:val="0"/>
        <w:spacing w:after="0" w:line="292" w:lineRule="auto"/>
        <w:ind w:firstLine="227"/>
        <w:jc w:val="both"/>
        <w:rPr>
          <w:del w:id="365" w:author="Jens" w:date="2024-12-14T11:01:00Z"/>
          <w:rFonts w:ascii="Arial" w:hAnsi="Arial" w:cs="Arial"/>
          <w:sz w:val="24"/>
          <w:szCs w:val="24"/>
        </w:rPr>
      </w:pPr>
      <w:r w:rsidRPr="00944672">
        <w:rPr>
          <w:rFonts w:ascii="Arial" w:hAnsi="Arial" w:cs="Arial"/>
          <w:sz w:val="24"/>
          <w:szCs w:val="24"/>
        </w:rPr>
        <w:t xml:space="preserve">Er wurde aufgefordert am nächsten Montag, um 09:15 Uhr vorstellig zu werden, es wurden ihm 18 Minuten gewährt und er sollte eine Vorinformation zustellen, damit sich </w:t>
      </w:r>
      <w:r w:rsidRPr="00944672">
        <w:rPr>
          <w:rFonts w:ascii="Arial" w:hAnsi="Arial" w:cs="Arial"/>
          <w:sz w:val="24"/>
          <w:szCs w:val="24"/>
        </w:rPr>
        <w:lastRenderedPageBreak/>
        <w:t>der oberste Führer vorbereiten konnte.</w:t>
      </w:r>
      <w:ins w:id="366" w:author="Jens" w:date="2024-12-14T11:01:00Z">
        <w:r w:rsidRPr="00944672">
          <w:rPr>
            <w:rFonts w:ascii="Arial" w:hAnsi="Arial" w:cs="Arial"/>
            <w:sz w:val="24"/>
            <w:szCs w:val="24"/>
          </w:rPr>
          <w:t xml:space="preserve"> </w:t>
        </w:r>
      </w:ins>
    </w:p>
    <w:p w14:paraId="031AEA77"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Diese Formulierung </w:t>
      </w:r>
      <w:del w:id="367" w:author="Jens" w:date="2024-12-14T11:01:00Z">
        <w:r w:rsidRPr="00944672" w:rsidDel="00000011">
          <w:rPr>
            <w:rFonts w:ascii="Arial" w:hAnsi="Arial" w:cs="Arial"/>
            <w:sz w:val="24"/>
            <w:szCs w:val="24"/>
          </w:rPr>
          <w:delText>hieß</w:delText>
        </w:r>
      </w:del>
      <w:ins w:id="368" w:author="Jens" w:date="2024-12-14T11:01:00Z">
        <w:r w:rsidRPr="00944672">
          <w:rPr>
            <w:rFonts w:ascii="Arial" w:hAnsi="Arial" w:cs="Arial"/>
            <w:sz w:val="24"/>
            <w:szCs w:val="24"/>
          </w:rPr>
          <w:t>bedeutete</w:t>
        </w:r>
      </w:ins>
      <w:r w:rsidRPr="00944672">
        <w:rPr>
          <w:rFonts w:ascii="Arial" w:hAnsi="Arial" w:cs="Arial"/>
          <w:sz w:val="24"/>
          <w:szCs w:val="24"/>
        </w:rPr>
        <w:t xml:space="preserve">, dass jemand im Büro Geheimnisse sammelte, daher würde auf diesem Memo nur das absolut notwendigste vermerkt werden. </w:t>
      </w:r>
    </w:p>
    <w:p w14:paraId="3AA18696"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Die folgende Woche nutzte er um weitere Informationen zu sammeln und in den Plan einzuarbeiten.</w:t>
      </w:r>
    </w:p>
    <w:p w14:paraId="61B4FA8A"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p>
    <w:p w14:paraId="76FC6D00" w14:textId="77777777" w:rsidR="00944672" w:rsidRPr="00944672" w:rsidRDefault="00944672" w:rsidP="00944672">
      <w:pPr>
        <w:suppressAutoHyphens/>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 xml:space="preserve">*** </w:t>
      </w:r>
    </w:p>
    <w:p w14:paraId="4CEE9648"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7808169A" w14:textId="77777777" w:rsidR="00944672" w:rsidRPr="00944672" w:rsidRDefault="00944672" w:rsidP="00944672">
      <w:pPr>
        <w:autoSpaceDE w:val="0"/>
        <w:autoSpaceDN w:val="0"/>
        <w:adjustRightInd w:val="0"/>
        <w:spacing w:after="0" w:line="292" w:lineRule="auto"/>
        <w:jc w:val="both"/>
        <w:rPr>
          <w:ins w:id="369" w:author="Jens" w:date="2024-12-14T11:01:00Z"/>
          <w:rFonts w:ascii="Arial" w:hAnsi="Arial" w:cs="Arial"/>
          <w:sz w:val="24"/>
          <w:szCs w:val="24"/>
        </w:rPr>
      </w:pPr>
    </w:p>
    <w:p w14:paraId="695818F7"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p>
    <w:p w14:paraId="73C2A1DB"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p>
    <w:p w14:paraId="0CC83E81"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commentReference w:id="370"/>
      </w:r>
      <w:r w:rsidRPr="00944672">
        <w:rPr>
          <w:rFonts w:ascii="Arial" w:hAnsi="Arial" w:cs="Arial"/>
          <w:b/>
          <w:bCs/>
          <w:sz w:val="24"/>
          <w:szCs w:val="24"/>
        </w:rPr>
        <w:t xml:space="preserve">&gt;&gt;&gt; Pyeongyang, Büro des obersten Führers, Montag 14. </w:t>
      </w:r>
      <w:r w:rsidRPr="00944672">
        <w:rPr>
          <w:rFonts w:ascii="Arial" w:hAnsi="Arial" w:cs="Arial"/>
          <w:b/>
          <w:bCs/>
          <w:noProof/>
          <w:sz w:val="24"/>
          <w:szCs w:val="24"/>
        </w:rPr>
        <w:t>Okt</w:t>
      </w:r>
      <w:r w:rsidRPr="00944672">
        <w:rPr>
          <w:rFonts w:ascii="Arial" w:hAnsi="Arial" w:cs="Arial"/>
          <w:b/>
          <w:bCs/>
          <w:sz w:val="24"/>
          <w:szCs w:val="24"/>
        </w:rPr>
        <w:t xml:space="preserve"> 2013&lt;&lt;&lt;</w:t>
      </w:r>
    </w:p>
    <w:p w14:paraId="79129CB9"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Am Montag um 09:00 Uhr war er im Vorzimmer des obersten Führers, und wartete auf seinen Termin. Um 09:14 Uhr wurde er vorgelassen.</w:t>
      </w:r>
    </w:p>
    <w:p w14:paraId="5A135872"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„Generalmajor Chang,“ eröffnete Kim Wong-Hong, der anwesende Chef des SSD, des State Security Department, „Ich sehe, dass Ihr eingereichtes Formular eher oberflächlich verfasst wurde?!“ </w:t>
      </w:r>
    </w:p>
    <w:p w14:paraId="3334F557"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„Oberster Führer, Minister Kim,“ antwortete Chang, ohne zu zögern, „das ist korrekt, ich habe heute etwas zu berichten und vorzuschlagen, was auf keinen Fall jemand außerhalb dieses Büros erfahren sollte.“</w:t>
      </w:r>
    </w:p>
    <w:p w14:paraId="11B4E1F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„Fahren Sie fort.“ Sagte der Minister. Chang </w:t>
      </w:r>
      <w:del w:id="371" w:author="Jens" w:date="2024-12-20T07:43:00Z">
        <w:r w:rsidRPr="00944672" w:rsidDel="00000012">
          <w:rPr>
            <w:rFonts w:ascii="Arial" w:hAnsi="Arial" w:cs="Arial"/>
            <w:sz w:val="24"/>
            <w:szCs w:val="24"/>
          </w:rPr>
          <w:delText>begann</w:delText>
        </w:r>
      </w:del>
      <w:ins w:id="372" w:author="Jens" w:date="2024-12-20T07:43:00Z">
        <w:r w:rsidRPr="00944672">
          <w:rPr>
            <w:rFonts w:ascii="Arial" w:hAnsi="Arial" w:cs="Arial"/>
            <w:sz w:val="24"/>
            <w:szCs w:val="24"/>
          </w:rPr>
          <w:t>setze</w:t>
        </w:r>
      </w:ins>
      <w:r w:rsidRPr="00944672">
        <w:rPr>
          <w:rFonts w:ascii="Arial" w:hAnsi="Arial" w:cs="Arial"/>
          <w:sz w:val="24"/>
          <w:szCs w:val="24"/>
        </w:rPr>
        <w:t xml:space="preserve"> seinen Vortrag</w:t>
      </w:r>
      <w:ins w:id="373" w:author="Jens" w:date="2024-12-20T07:43:00Z">
        <w:r w:rsidRPr="00944672">
          <w:rPr>
            <w:rFonts w:ascii="Arial" w:hAnsi="Arial" w:cs="Arial"/>
            <w:sz w:val="24"/>
            <w:szCs w:val="24"/>
          </w:rPr>
          <w:t xml:space="preserve"> an</w:t>
        </w:r>
      </w:ins>
      <w:r w:rsidRPr="00944672">
        <w:rPr>
          <w:rFonts w:ascii="Arial" w:hAnsi="Arial" w:cs="Arial"/>
          <w:sz w:val="24"/>
          <w:szCs w:val="24"/>
        </w:rPr>
        <w:t xml:space="preserve">, nach fünf Minuten unterbrach der Minister ihn, und nahm das Telefon in die Hand, um das Vorzimmer anzurufen. „Sagen Sie alle Termine der nächsten Stunde ab!“ Bellte er in den Höhrer, dann drehte er sich zu Chang um, „Generalmajor, fahren Sie fort und detailliert bitte.“ </w:t>
      </w:r>
    </w:p>
    <w:p w14:paraId="634DDF5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Der oberste Führer saß dabei und lauschte den Ausführungen.</w:t>
      </w:r>
    </w:p>
    <w:p w14:paraId="3D7E6DFE"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Gegen Ende der, ihm eingeräumten Stunde, sagte der Minister: „Generalmajor, das ist ein verwegener Gedanke, den Sie da entwickelt haben. Außer meinen Notizen wurden keine weiteren Aufzeichnungen vorgenommen? Ist das korrekt?“ „Ja, Minister, das ist korrekt.“ </w:t>
      </w:r>
    </w:p>
    <w:p w14:paraId="364E6B2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„Dann schlage ich jetzt wie folgt vor: Erstens, ich prüfe, ob die von Ihnen angeforderten Ressourcen tatsächlich verfügbar sind und zweites lasse ich das notwendige Personal heraussuchen. </w:t>
      </w:r>
    </w:p>
    <w:p w14:paraId="7970EA97"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Als dritten Punkt, möchte ich anregen, dass wir ein Kriseninterventionsteam bereitstellen, dass notwendige Problemlösungen unterstützt.“ „Eine nette Umschreibung für ein bereitstehendes Killerkommando“ dachte Chang und antwortete laut, „Herr Minister Kim, das halte ich für einen hervorragenden Vorschlag.“</w:t>
      </w:r>
    </w:p>
    <w:p w14:paraId="7BE48AA1"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Kim </w:t>
      </w:r>
      <w:r w:rsidRPr="00944672">
        <w:rPr>
          <w:rFonts w:ascii="Arial" w:hAnsi="Arial" w:cs="Arial"/>
          <w:noProof/>
          <w:sz w:val="24"/>
          <w:szCs w:val="24"/>
        </w:rPr>
        <w:t>Jong-Un</w:t>
      </w:r>
      <w:r w:rsidRPr="00944672">
        <w:rPr>
          <w:rFonts w:ascii="Arial" w:hAnsi="Arial" w:cs="Arial"/>
          <w:sz w:val="24"/>
          <w:szCs w:val="24"/>
        </w:rPr>
        <w:t xml:space="preserve"> klatschte zweimal in die Hände, das Gespräch war beendet. „Generalmajor, Sie erhalten Bescheid!“ Sagte Minister Kim zum Abschied, der oberste Führer wusste, wann es besser war, nichts zu sagen.</w:t>
      </w:r>
    </w:p>
    <w:p w14:paraId="09A7325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lastRenderedPageBreak/>
        <w:t>Chang Chil Sung ließ sich von seinem Fahrer ins Büro bringen und hoffte, dass sich alles so entwickeln würde, wie er es geplant hatte.</w:t>
      </w:r>
    </w:p>
    <w:p w14:paraId="6E43AE3D"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p>
    <w:p w14:paraId="35804A8E" w14:textId="77777777" w:rsidR="00944672" w:rsidRPr="00944672" w:rsidRDefault="00944672" w:rsidP="00944672">
      <w:pPr>
        <w:suppressAutoHyphens/>
        <w:autoSpaceDE w:val="0"/>
        <w:autoSpaceDN w:val="0"/>
        <w:adjustRightInd w:val="0"/>
        <w:spacing w:after="0" w:line="292" w:lineRule="auto"/>
        <w:jc w:val="both"/>
        <w:rPr>
          <w:rFonts w:ascii="Arial" w:hAnsi="Arial" w:cs="Arial"/>
          <w:sz w:val="24"/>
          <w:szCs w:val="24"/>
        </w:rPr>
      </w:pPr>
      <w:r w:rsidRPr="00944672">
        <w:rPr>
          <w:rFonts w:ascii="Arial" w:hAnsi="Arial" w:cs="Arial"/>
          <w:noProof/>
          <w:sz w:val="24"/>
          <w:szCs w:val="24"/>
        </w:rPr>
        <w:t>***</w:t>
      </w:r>
    </w:p>
    <w:p w14:paraId="15B8EEBF"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72ABE1F6" w14:textId="77777777" w:rsidR="00944672" w:rsidRPr="00944672" w:rsidRDefault="00944672" w:rsidP="00944672">
      <w:pPr>
        <w:autoSpaceDE w:val="0"/>
        <w:autoSpaceDN w:val="0"/>
        <w:adjustRightInd w:val="0"/>
        <w:spacing w:after="0" w:line="292" w:lineRule="auto"/>
        <w:jc w:val="both"/>
        <w:rPr>
          <w:rFonts w:ascii="Arial" w:hAnsi="Arial" w:cs="Arial"/>
          <w:b/>
          <w:bCs/>
          <w:sz w:val="24"/>
          <w:szCs w:val="24"/>
        </w:rPr>
      </w:pPr>
      <w:r w:rsidRPr="00944672">
        <w:rPr>
          <w:rFonts w:ascii="Arial" w:hAnsi="Arial" w:cs="Arial"/>
          <w:sz w:val="24"/>
          <w:szCs w:val="24"/>
        </w:rPr>
        <w:commentReference w:id="374"/>
      </w:r>
      <w:r w:rsidRPr="00944672">
        <w:rPr>
          <w:rFonts w:ascii="Arial" w:hAnsi="Arial" w:cs="Arial"/>
          <w:b/>
          <w:bCs/>
          <w:sz w:val="24"/>
          <w:szCs w:val="24"/>
        </w:rPr>
        <w:t xml:space="preserve">&gt;&gt;&gt; Bunker von Minister Kim, Montag 04. </w:t>
      </w:r>
      <w:r w:rsidRPr="00944672">
        <w:rPr>
          <w:rFonts w:ascii="Arial" w:hAnsi="Arial" w:cs="Arial"/>
          <w:b/>
          <w:bCs/>
          <w:noProof/>
          <w:sz w:val="24"/>
          <w:szCs w:val="24"/>
        </w:rPr>
        <w:t>Nov</w:t>
      </w:r>
      <w:r w:rsidRPr="00944672">
        <w:rPr>
          <w:rFonts w:ascii="Arial" w:hAnsi="Arial" w:cs="Arial"/>
          <w:b/>
          <w:bCs/>
          <w:sz w:val="24"/>
          <w:szCs w:val="24"/>
        </w:rPr>
        <w:t xml:space="preserve"> 2013 &lt;&lt;&lt;</w:t>
      </w:r>
    </w:p>
    <w:p w14:paraId="47088CA2"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Drei Wochen später erschien ein Soldat im Vorzimmer des Generalmajors und bat um Einlass, um ein persönliches Dokument zu überbringen. </w:t>
      </w:r>
    </w:p>
    <w:p w14:paraId="2E07FCD8"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Als der Bote wieder gegangen war, öffnete Chang den Umschlag und erstarrte: Alle Anforderungen würden erfüllt werden, er sollte sich am nächsten Tag um 08:15 Uhr im Büro von Minister Kim einfinden.</w:t>
      </w:r>
    </w:p>
    <w:p w14:paraId="037BA3B8" w14:textId="77777777" w:rsidR="00944672" w:rsidRPr="00944672" w:rsidRDefault="00944672" w:rsidP="00944672">
      <w:pPr>
        <w:suppressAutoHyphens/>
        <w:autoSpaceDE w:val="0"/>
        <w:autoSpaceDN w:val="0"/>
        <w:adjustRightInd w:val="0"/>
        <w:spacing w:after="0" w:line="292" w:lineRule="auto"/>
        <w:ind w:firstLine="227"/>
        <w:jc w:val="both"/>
        <w:rPr>
          <w:ins w:id="375" w:author="Jens" w:date="2024-12-20T07:46:00Z"/>
          <w:rFonts w:ascii="Arial" w:hAnsi="Arial" w:cs="Arial"/>
          <w:sz w:val="24"/>
          <w:szCs w:val="24"/>
        </w:rPr>
      </w:pPr>
      <w:r w:rsidRPr="00944672">
        <w:rPr>
          <w:rFonts w:ascii="Arial" w:hAnsi="Arial" w:cs="Arial"/>
          <w:sz w:val="24"/>
          <w:szCs w:val="24"/>
        </w:rPr>
        <w:t>***</w:t>
      </w:r>
    </w:p>
    <w:p w14:paraId="394474A1"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p>
    <w:p w14:paraId="123B1377"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 xml:space="preserve">Als Chang im Ministerbüro erschien, wunderte er sich, dass im Vorzimmer eine Frau Major war und dass ansonsten niemand hier war. </w:t>
      </w:r>
    </w:p>
    <w:p w14:paraId="7F6680F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Er wollte schon ansetzen, um zu fragen, ob der Termin nicht stattfinden würde, als er angesprochen wurde: „Generalmajor Chung, ich bin Major Lim, Auslandsaufklärung.“ Erklang es in dem resoluten Tonfall einer Frau, die schwierige Aufgaben zu meistern hat. „Wir werden uns im Bunker 4 treffen!“ </w:t>
      </w:r>
    </w:p>
    <w:p w14:paraId="1A6D66AF"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Das war keine Bitte, er fühlte sich kommandiert, doch bevor er harsch reagieren konnte, fuhr Major Lim fort. „Wir haben die Nacht durchgearbeitet, um diesen Termin vorzubereiten, aufgrund der geforderten Geheimhaltung, ist niemand hier und auch Sie durften vorab nichts erfahren, um die Geheimhaltung zu wahren.“ </w:t>
      </w:r>
    </w:p>
    <w:p w14:paraId="720905D6"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Ihr Arm zeigte nach links in Richtung eines Treppenhauses „Hier entlang bitte, Herr Generalmajor. Der Fahrstuhl befindet sich im Nachbarraum.“ </w:t>
      </w:r>
    </w:p>
    <w:p w14:paraId="5F31E0C5"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Generalmajor Chang betrat den Raum und zwei bewaffnete Kämpfer traten, die Waffen in Anschlag, hervor beide zielten auf den Generalmajor „Was?!...“, mehr konnte er nicht sagen, denn er wurde streng unterbrochen. „Herr Generalmajor, drehen Sie sich zur Wand. Hände an die Wand, Beine auseinander!“ Der distanzierte Ton, in dem dieses Kommando kam, machte Chang Angst, er tat, wie ihm geheißen war.</w:t>
      </w:r>
    </w:p>
    <w:p w14:paraId="1788D37D"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Der zweite Mann kam nach vorn, steckte die Waffe weg und durchsuchte den Generalmajor mit geübten Griffen. Als die Durchsuchung beendet war, nickte der Kämpfer dem Zweiten zu, der daraufhin die Waffe senkte. Frau Major Lim sprach ihn an: „Herr Generalmajor, bitte entschuldigen Sie die Unannehmlichkeiten, ab jetzt gelten für dieses Projekt andere Regeln.“ </w:t>
      </w:r>
    </w:p>
    <w:p w14:paraId="772627CA" w14:textId="77777777" w:rsidR="00944672" w:rsidRPr="00944672" w:rsidRDefault="00944672" w:rsidP="00944672">
      <w:pPr>
        <w:autoSpaceDE w:val="0"/>
        <w:autoSpaceDN w:val="0"/>
        <w:adjustRightInd w:val="0"/>
        <w:spacing w:after="0" w:line="292" w:lineRule="auto"/>
        <w:ind w:firstLine="227"/>
        <w:jc w:val="both"/>
        <w:rPr>
          <w:ins w:id="376" w:author="Jens" w:date="2024-12-20T07:46:00Z"/>
          <w:rFonts w:ascii="Arial" w:hAnsi="Arial" w:cs="Arial"/>
          <w:sz w:val="24"/>
          <w:szCs w:val="24"/>
        </w:rPr>
      </w:pPr>
      <w:r w:rsidRPr="00944672">
        <w:rPr>
          <w:rFonts w:ascii="Arial" w:hAnsi="Arial" w:cs="Arial"/>
          <w:sz w:val="24"/>
          <w:szCs w:val="24"/>
        </w:rPr>
        <w:t>„Wie darf ich das verstehen?“ Fragte Chang zurück. „Das werden Sie gleich erfahren. Bitte folgen Sie mir zum Fahrstuhl, der Minister erwartet Sie.“</w:t>
      </w:r>
    </w:p>
    <w:p w14:paraId="0DD1783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37FE2F0C" w14:textId="77777777" w:rsidR="00944672" w:rsidRPr="00944672" w:rsidRDefault="00944672" w:rsidP="00944672">
      <w:pPr>
        <w:autoSpaceDE w:val="0"/>
        <w:autoSpaceDN w:val="0"/>
        <w:adjustRightInd w:val="0"/>
        <w:spacing w:after="0" w:line="292" w:lineRule="auto"/>
        <w:jc w:val="both"/>
        <w:rPr>
          <w:ins w:id="377" w:author="Jens" w:date="2024-12-20T07:46:00Z"/>
          <w:rFonts w:ascii="Arial" w:hAnsi="Arial" w:cs="Arial"/>
          <w:sz w:val="24"/>
          <w:szCs w:val="24"/>
        </w:rPr>
      </w:pPr>
      <w:r w:rsidRPr="00944672">
        <w:rPr>
          <w:rFonts w:ascii="Arial" w:hAnsi="Arial" w:cs="Arial"/>
          <w:noProof/>
          <w:sz w:val="24"/>
          <w:szCs w:val="24"/>
        </w:rPr>
        <w:t>***</w:t>
      </w:r>
      <w:r w:rsidRPr="00944672">
        <w:rPr>
          <w:rFonts w:ascii="Arial" w:hAnsi="Arial" w:cs="Arial"/>
          <w:sz w:val="24"/>
          <w:szCs w:val="24"/>
        </w:rPr>
        <w:t xml:space="preserve"> </w:t>
      </w:r>
    </w:p>
    <w:p w14:paraId="2D5FC15E"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4D89FD1A"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 xml:space="preserve">„Chang Chil Sung, schön dass Sie kommen konnten.“, empfing ihn Minister Kim, als hätten Sie sich zum Tee verabredet. „Wir haben Ihren Plan geprüft, und mit der Umsetzung begonnen.“ Fuhr Kim Wong-Hong fort. </w:t>
      </w:r>
    </w:p>
    <w:p w14:paraId="41BFB30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„Was Sie nicht Wissen, ist, um was es tatsächlich geht. Da Sie jetzt in dieses Geheimnis eingeweiht werden, ist es notwendig, sicherzustellen, dass alles sicher ist.“ Sagte der Minister, um dann zu schließen, „das ist meine Leibwache. Die beiden Herren werden uns verlassen und vor der Tür wache beziehen. Major Lim wird uns auf den neusten Stand bringen.“</w:t>
      </w:r>
    </w:p>
    <w:p w14:paraId="7242D7B2" w14:textId="77777777" w:rsidR="00944672" w:rsidRPr="00944672" w:rsidRDefault="00944672" w:rsidP="00944672">
      <w:pPr>
        <w:autoSpaceDE w:val="0"/>
        <w:autoSpaceDN w:val="0"/>
        <w:adjustRightInd w:val="0"/>
        <w:spacing w:after="0" w:line="292" w:lineRule="auto"/>
        <w:ind w:firstLine="227"/>
        <w:jc w:val="both"/>
        <w:rPr>
          <w:ins w:id="378" w:author="Jens" w:date="2024-12-20T07:46:00Z"/>
          <w:rFonts w:ascii="Arial" w:hAnsi="Arial" w:cs="Arial"/>
          <w:sz w:val="24"/>
          <w:szCs w:val="24"/>
        </w:rPr>
      </w:pPr>
      <w:r w:rsidRPr="00944672">
        <w:rPr>
          <w:rFonts w:ascii="Arial" w:hAnsi="Arial" w:cs="Arial"/>
          <w:sz w:val="24"/>
          <w:szCs w:val="24"/>
        </w:rPr>
        <w:t>Langsam dämmerte es Chang Chil Sung, dass er jetzt im engsten Kreis der Geheimnisträger aufgenommen worden war. Hier galt es, jeden Schritt so vorsichtig zu setzen, wie in einem Minenfeld.</w:t>
      </w:r>
    </w:p>
    <w:p w14:paraId="0959B98F"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52305A05" w14:textId="77777777" w:rsidR="00944672" w:rsidRPr="00944672" w:rsidRDefault="00944672" w:rsidP="00944672">
      <w:pPr>
        <w:autoSpaceDE w:val="0"/>
        <w:autoSpaceDN w:val="0"/>
        <w:adjustRightInd w:val="0"/>
        <w:spacing w:after="0" w:line="292" w:lineRule="auto"/>
        <w:jc w:val="both"/>
        <w:rPr>
          <w:ins w:id="379" w:author="Jens" w:date="2024-12-20T07:46:00Z"/>
          <w:rFonts w:ascii="Arial" w:hAnsi="Arial" w:cs="Arial"/>
          <w:sz w:val="24"/>
          <w:szCs w:val="24"/>
        </w:rPr>
      </w:pPr>
      <w:r w:rsidRPr="00944672">
        <w:rPr>
          <w:rFonts w:ascii="Arial" w:hAnsi="Arial" w:cs="Arial"/>
          <w:noProof/>
          <w:sz w:val="24"/>
          <w:szCs w:val="24"/>
        </w:rPr>
        <w:t>***</w:t>
      </w:r>
    </w:p>
    <w:p w14:paraId="23FA5F1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571DBC35"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In der Mitte des Raumes befand sich eine Operationszentrale mit taktischem Display, so das von allen Seiten die Informationen gesehen werden konnten.</w:t>
      </w:r>
    </w:p>
    <w:p w14:paraId="2ACA1D77"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 Direkt vor dem Display waren Plätze für die zwei Operatoren und davor wiederum stand ein alter taktischer Tisch, auf dem die notwendigen Flächeneigenschaften dargestellt werden konnten. </w:t>
      </w:r>
    </w:p>
    <w:p w14:paraId="26D91A66"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In diesem Fall war auf dem Tisch Südost-Asien zu sehen, genau gesagt wurde ein Rechteck abgebildet, in dem die Westküste von Malaysia, bei Penang, den einen Rand bildete. Der untere Rand lief auf der Linie von Singapur über Manado, auf Sulawesi bis in den Indischen Ozean, wo die Inselgruppe von Palau den anderen Rand bildete. Die obere Begrenzung verlief an der Nordspitze von Taiwan.</w:t>
      </w:r>
    </w:p>
    <w:p w14:paraId="71D68F6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Major Lim nahm zur Kenntnis, dass Generalmajor Chung sich orientierte, und versuchte sich ein Bild zu machen. „Wie Sie sehen,“ setzte Major Lim an, „beschränken wir uns hier auf das Gebiet, in dem wir überwiegend agieren werden.“ Mit einem langen Zeigestock kreiste sie zwei Gebiete ein. „Gebiet eins ist das Seegebiet zwischen Vietnam und Malaysia, Gebiet zwei ist das Gebiet rund um den Teilstaat Hatohobei der Republik Palau.“, Major Lim zeigte auf den taktischen Bildschirm, auf dem jetzt die Informationen zu Hatohobei erschienen.</w:t>
      </w:r>
    </w:p>
    <w:p w14:paraId="4F49104E"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Hatohobei oder Tobi ist ein Verwaltungsgebiet von Palau. Das aus einer Insel und einem Atoll bestehende Verwaltungsgebiet hat eine Landfläche von nur 3 km² und ca. 25 Einwohner. Hauptort ist das gleichnamige Dorf Hatohobei auf der Insel Tobi. Zum Staat Hatohobei zählen: Die Insel Tobi, das Atoll Helen-Riff und das Transit-Riff, welches aber nicht auf allen Seekarten verzeichnet ist.</w:t>
      </w:r>
    </w:p>
    <w:p w14:paraId="410353B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„Wir hatten uns überlegt, auf Helen Reef tätig zu werden. Dort leben nur drei Ranger, die unter anderem das Meer auf illegale Fischerei beobachten.“ Führte Major Lim aus, </w:t>
      </w:r>
      <w:r w:rsidRPr="00944672">
        <w:rPr>
          <w:rFonts w:ascii="Arial" w:hAnsi="Arial" w:cs="Arial"/>
          <w:sz w:val="24"/>
          <w:szCs w:val="24"/>
        </w:rPr>
        <w:lastRenderedPageBreak/>
        <w:t xml:space="preserve">„Die drei Ranger auszuschalten, und das Ganze als Piraten-Attacke aussehen zu lassen, war kurz angedacht und ist dann verworfen worden.“ </w:t>
      </w:r>
    </w:p>
    <w:p w14:paraId="37B00D2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Sie machte eine Pause, um Fragen zu ermöglichen. „Da die drei Ranger kein KO Kriterium sind,“ begann Generalmajor Chung, und Major Lim nickte zustimmend, „könnte ich mir vorstellen, dass die Topografie dort ein Problem ist?!“ „Danke, dass Sie das so schnell erkannt haben.“ </w:t>
      </w:r>
    </w:p>
    <w:p w14:paraId="77F5009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Setzte Major Lim ihren Vortrag fort, „Zwar ist das Meer, auf der Außenseite des Riffs, ansprechend tief, und das Atoll wäre eine gute Basis, aber…“ sie machte eine kurze Pause, um einen Schluck Wasser zu trinken, „Die Ranger stehen in regem Kontakt mit vorbeifahrenden Schiffen, so das es auffallen würde, wenn sich die Ranger für eine Woche nicht melden würden. Ein Abreiseszenario zu entwickeln, wäre zu aufwendig. Zum anderen fahren oft Schiffe an dem Riff vorbei, so das wohl zu schnell Spuren entdeckt werden würden.“</w:t>
      </w:r>
    </w:p>
    <w:p w14:paraId="0D25350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„Da Sie das jetzt so ausgiebig erklären, gehe ich davon aus, dass Ihr Plan trotzdem etwas mit diesem, wie heißt das?“ Der Generalmajor schaute hoch auf das Display, „Hatohobei, zu tun hat?“</w:t>
      </w:r>
    </w:p>
    <w:p w14:paraId="6770AED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„Es ist in unserem Interesse, wenn die Welt, erst spät, bzw. am besten gar nicht, davon erfährt, dass wir involviert sind.“ Sagte Minister Kim und fuhr dann fort, „Wir benötigen daher ein einsames und abgelegenes Operationsgebiet.“ Er nickte Major Lim zu und sie führte Ihren Vortrag weiter aus. „Zwischen Tobi-Island,“ sie zeigte wieder mit dem Stock auf den Tisch, „und Helen Reef sind rund 70 km Wasserfläche.“ Einer der beiden Operatoren markierte die Karte mit einem Markierungsstein mit einem Haussymbol, das die dortige Operationsbasis markieren sollte.</w:t>
      </w:r>
    </w:p>
    <w:p w14:paraId="68F0C27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„Ich hatte vorhin erwähnt, dass es ein Riff gibt, das nicht auf allen Seekarten verzeichnet ist.“ Setzte Major Lim an, „Dieses Riff bringt uns keine Vorteile. Wir haben aber in unseren Marinekarten nachgeschaut, und es gibt eine Alternative.“ </w:t>
      </w:r>
    </w:p>
    <w:p w14:paraId="7760AD2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Wieder eine Pause, um die Spannung aufzubauen „Bei Tobi Island und Helen Reef kreuzen sich zwei Unterwasser-Gebirgsketten. Rund 120 km westlich von Tobi Island, gibt es eine Geisterinsel.“ </w:t>
      </w:r>
    </w:p>
    <w:p w14:paraId="52DEFF1D"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Der Minister grinste, als der Generalmajor fragend zu Major Lim sah, „Also eine Insel, die nicht auf den Karten verzeichnet ist. Bei bestimmten Tide-Verhältnissen ist dort eine Insel, sonst ist das ein gefährliches Riff.“ </w:t>
      </w:r>
    </w:p>
    <w:p w14:paraId="4FEDEED9"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„Ah! Langsam verstehe ich.“ Sagte der Generalmajor, Major Lim nickte und fuhr fort, „Im März 2014 werden wir dort begehbares Land haben. Und gleichzeitig ist dort ein Unterwasser-Berghang. Ungefähr 1000 Meter tief.“ </w:t>
      </w:r>
    </w:p>
    <w:p w14:paraId="75F0E99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„Ich verstehe den taktischen Vorteil. Was ist also Ihr Plan?“</w:t>
      </w:r>
    </w:p>
    <w:p w14:paraId="363D981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„Major Lim, vielen Dank bis hierher.“ Schaltete sich Minister Kim ein, „Bitten Sie jetzt die beiden Chungwis herein.“ Major Lim nickte, drehte den Kopf und nickte dem Soldaten an Tür zu, der darauf hin die Außentür öffnete. </w:t>
      </w:r>
    </w:p>
    <w:p w14:paraId="73FFEB7D"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lastRenderedPageBreak/>
        <w:t>Draußen standen sich die beiden Leibwächter des Ministers und die beiden Leutnants in sicherer Entfernung gegenüber und maßen sich mit Blicken. Als die Tür auf ging, schauten die beiden Leutnants Richtung Tür und Major Lim gab den beiden das Zeichen zum Eintreten.</w:t>
      </w:r>
    </w:p>
    <w:p w14:paraId="3BFA0B67"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Leutnant Kwog Him-Chan trug schwarz-gelbe Schulterklappen, die ihn als Mitglied der Marine kennzeichneten, während Leutnant Zang Tae-Min das blau-gelb der Luftwaffe trug.</w:t>
      </w:r>
    </w:p>
    <w:p w14:paraId="029444F7"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„Herr Minister,“ setzte Major Lim an, „wie von Ihnen beauftragt, haben sich diese beiden Herren um die Planung der jeweiligen Teilaspekte gekümmert. Jetzt wo wir hier alles zusammenfassen, besteht die Möglichkeit, Anpassungen in jede Richtung vorzunehmen. Es ist ebenfalls eine Option, das Projekt nicht durchzuführen, wenn es zu viele Unwägbarkeiten gibt.“ </w:t>
      </w:r>
    </w:p>
    <w:p w14:paraId="0D266358"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Kurz stockte Major Lim, als der Minister und der Generalmajor sie ansahen, „Das war die Aufgabenstellung an die beiden Teileinheiten, um klar definieren zu können, welcher Aufwand tatsächlich betrieben werden muss.“ Fügte Sie schnell hinzu, damit Sie nicht Gefahr lief als </w:t>
      </w:r>
      <w:r w:rsidRPr="00944672">
        <w:rPr>
          <w:rFonts w:ascii="Arial" w:hAnsi="Arial" w:cs="Arial"/>
          <w:noProof/>
          <w:sz w:val="24"/>
          <w:szCs w:val="24"/>
        </w:rPr>
        <w:t>Projekt-Vermeiderin</w:t>
      </w:r>
      <w:r w:rsidRPr="00944672">
        <w:rPr>
          <w:rFonts w:ascii="Arial" w:hAnsi="Arial" w:cs="Arial"/>
          <w:sz w:val="24"/>
          <w:szCs w:val="24"/>
        </w:rPr>
        <w:t xml:space="preserve"> gesehen zu werden, was ihrer Gesundheit nicht zuträglich gewesen wäre.</w:t>
      </w:r>
    </w:p>
    <w:p w14:paraId="14BDCF8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Um wieder das Heft des Handelns zu übernehmen fuhr Major Lim fort: „Chungwi Kwong, wie sehen Ihre Vorschläge aus?“ Leutnant Kwong salutierte und trat einen Schritt vor, „Herr Minister, Herr Generalmajor! Wir haben die Daten gesichtet. Wenn wir davon ausgehen, dass das fragliche Flugzeug zum einen eine perfekte Wasserlandung macht und zum anderen das Objekt sich dort befindet, wo wir vermuten, dann gehen wir davon aus, dass wir zwischen 10 und 20 Minuten Zeit haben das Objekt zu bergen, bevor das gelandete Flugzeug im Meer versinkt. Die Bandbreite ergibt sich das der Nichtvorhersehbarkeit der Wellen und Strömungen. Je nach eingesetztem Schiff könnte dieses als Wellenbrecher dienen und uns so extra Zeit verschaffen. Für die Übernahme des Objektes an Bord des Schiffes, gehen wir davon aus, dass das Schiff einen Kran hat, so das das Objekt angehoben werden kann.“ Er salutierte und trat einen Schritt zurück.</w:t>
      </w:r>
    </w:p>
    <w:p w14:paraId="50CE82F6"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Major Lim deutete auf Leutnant Zang, „Chungwi!“ Zang trat einen Schritt vor und begann: „Herr Minister, Herr Generalmajor! Die vorgegebenen Daten, die wir erhielten, haben wir in der Einheit durchgesprochen und sind zu der Erkenntnis gekommen, dass die Vorgaben so, wie gedacht nicht umgesetzt werden können.“ </w:t>
      </w:r>
    </w:p>
    <w:p w14:paraId="1D82F2A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Jetzt fiel Generalmajor Chung ihm ins Wort „Chungwi! Sie führen eine der besten Einheiten der Luftwaffe, wieso sind Sie so inkompetent?!“ </w:t>
      </w:r>
    </w:p>
    <w:p w14:paraId="43A45D71"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Leutnant Zang behielt die Ruhe, hatte er den Ausbruch doch vorausgesehen, und antwortete „Herr Generalmajor, bitte entschuldigen Sie die unpräzise Ausdrucksweise. Ich hatte gesagt, dass der Plan mit den gegebenen Vorgaben nicht erfüllt werden kann.“ </w:t>
      </w:r>
    </w:p>
    <w:p w14:paraId="13A1914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Jetzt unterbrach ihn der Minister „Also haben Sie einen anderen Vorschlag?!“ „Ganz recht, Herr Minister.“ Jetzt hatte die Aufmerksamkeit aller im Bunker. </w:t>
      </w:r>
    </w:p>
    <w:p w14:paraId="384FAA89"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lastRenderedPageBreak/>
        <w:t xml:space="preserve">„Ich weiß, was ich jetzt vorschlage, ist kompliziert, aber wir glauben, dass wir mit den folgenden Veränderungen, den Plan durchführen können.“ </w:t>
      </w:r>
    </w:p>
    <w:p w14:paraId="634E1DC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Zang war die Ruhe selbst, er wusste, dass er mit seinem Leben spielte, aber war sich sicher, dass der Plan funktionieren könnte. </w:t>
      </w:r>
    </w:p>
    <w:p w14:paraId="46D8B36E"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„Wenn Sie erlauben, würde ich gern den Strategietisch nutzen?!“ „Soldat, räumen Sie den Tisch, damit der Leutnant Platz hat.“ Entschied Generalmajor Chung, drehte sich zum Minister und sagte „Mit Ihrer Erlaubnis, natürlich.“ Der Minister nickte, und hatte jetzt das Gefühl, dass der Generalmajor </w:t>
      </w:r>
      <w:r w:rsidRPr="00944672">
        <w:rPr>
          <w:rFonts w:ascii="Arial" w:hAnsi="Arial" w:cs="Arial"/>
          <w:noProof/>
          <w:sz w:val="24"/>
          <w:szCs w:val="24"/>
        </w:rPr>
        <w:t>tatsächlich</w:t>
      </w:r>
      <w:r w:rsidRPr="00944672">
        <w:rPr>
          <w:rFonts w:ascii="Arial" w:hAnsi="Arial" w:cs="Arial"/>
          <w:sz w:val="24"/>
          <w:szCs w:val="24"/>
        </w:rPr>
        <w:t xml:space="preserve"> geeignet war, dieses Projekt zu leiten.</w:t>
      </w:r>
    </w:p>
    <w:p w14:paraId="02686AE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Leutnant Zang hatte beim Hereinkommen in den Raum eine Transporthülle abgeben müssen, und sah jetzt zu dem Soldaten, der diese bewachte. </w:t>
      </w:r>
    </w:p>
    <w:p w14:paraId="7AD95DD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„Chonsa! Öffnen Sie die Transporthülle und legen Sie den Plan dort auf den Tisch.“ Der Soldat gehorchte auf der Stelle, breitete den Plan mit zitternden Händen aus, und zog sich dann auf seinen Posten zurück. Er war froh, dass er nicht mehr gesehen wurde.</w:t>
      </w:r>
    </w:p>
    <w:p w14:paraId="7FF18646"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Leutnant Zang ging an den Tisch und erklärte seinen Plan.</w:t>
      </w:r>
    </w:p>
    <w:p w14:paraId="6FB930B9"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Als er geendet hatte, wurden Fragen gestellt und Verbesserungen vorgeschlagen und wieder verworfen, dann sagte Minister Kim, „So machen wir das!“ </w:t>
      </w:r>
    </w:p>
    <w:p w14:paraId="2E8F2ECE"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Er wandte sich an Generalmajor Chung, „Sie haben ab sofort das Kommando! Major Lim wird Ihnen zur Seite sehen.“ Er sah kurz auf und Major Lim an, „Sie werden den Kontakt zum Geheimdienst herstellen, von dort wird jemand abgestellt, der hier mitarbeiten wird. Die Kompetenzen sind klar, was aus diesem Raum angefordert wird, wird gemacht!“ </w:t>
      </w:r>
    </w:p>
    <w:p w14:paraId="4603699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Dann wandte er sich an die beiden Chungwis, „Sie beide sind für die Planungsphase hierher abgestellt. Sie bekommen nebenan Räume, damit Sie sich mit Ihren Leuten austauschen können.“ Alle wussten, was ein Fehlschlag bedeuten würde, aber der Plan war so verwegen, dass Sie das Risiko eingehen wollten. Zudem wäre ein Nein, mit einer Kugel beantwortet worden, da sie zu </w:t>
      </w:r>
      <w:r w:rsidRPr="00944672">
        <w:rPr>
          <w:rFonts w:ascii="Arial" w:hAnsi="Arial" w:cs="Arial"/>
          <w:noProof/>
          <w:sz w:val="24"/>
          <w:szCs w:val="24"/>
        </w:rPr>
        <w:t>viel</w:t>
      </w:r>
      <w:r w:rsidRPr="00944672">
        <w:rPr>
          <w:rFonts w:ascii="Arial" w:hAnsi="Arial" w:cs="Arial"/>
          <w:sz w:val="24"/>
          <w:szCs w:val="24"/>
        </w:rPr>
        <w:t xml:space="preserve"> </w:t>
      </w:r>
      <w:r w:rsidRPr="00944672">
        <w:rPr>
          <w:rFonts w:ascii="Arial" w:hAnsi="Arial" w:cs="Arial"/>
          <w:noProof/>
          <w:sz w:val="24"/>
          <w:szCs w:val="24"/>
        </w:rPr>
        <w:t>wussten</w:t>
      </w:r>
      <w:r w:rsidRPr="00944672">
        <w:rPr>
          <w:rFonts w:ascii="Arial" w:hAnsi="Arial" w:cs="Arial"/>
          <w:sz w:val="24"/>
          <w:szCs w:val="24"/>
        </w:rPr>
        <w:t>.</w:t>
      </w:r>
    </w:p>
    <w:p w14:paraId="0BF63D51"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Hiermit wurde Projekt Regenbogen zu Operation Mujigage und diese würde die Welt erschüttern.</w:t>
      </w:r>
    </w:p>
    <w:p w14:paraId="009B0B25"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57073F31"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w:t>
      </w:r>
    </w:p>
    <w:p w14:paraId="4C100FD8"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1F3CBCFE" w14:textId="77777777" w:rsidR="00944672" w:rsidRPr="00944672" w:rsidRDefault="00944672" w:rsidP="00944672">
      <w:pPr>
        <w:autoSpaceDE w:val="0"/>
        <w:autoSpaceDN w:val="0"/>
        <w:adjustRightInd w:val="0"/>
        <w:spacing w:after="0" w:line="292" w:lineRule="auto"/>
        <w:jc w:val="both"/>
        <w:rPr>
          <w:rFonts w:ascii="Arial" w:hAnsi="Arial" w:cs="Arial"/>
          <w:b/>
          <w:bCs/>
          <w:sz w:val="24"/>
          <w:szCs w:val="24"/>
        </w:rPr>
      </w:pPr>
      <w:r w:rsidRPr="00944672">
        <w:rPr>
          <w:rFonts w:ascii="Arial" w:hAnsi="Arial" w:cs="Arial"/>
          <w:b/>
          <w:bCs/>
          <w:sz w:val="24"/>
          <w:szCs w:val="24"/>
        </w:rPr>
        <w:commentReference w:id="380"/>
      </w:r>
      <w:r w:rsidRPr="00944672">
        <w:rPr>
          <w:rFonts w:ascii="Arial" w:hAnsi="Arial" w:cs="Arial"/>
          <w:b/>
          <w:bCs/>
          <w:sz w:val="24"/>
          <w:szCs w:val="24"/>
        </w:rPr>
        <w:t>&gt;&gt;&gt; Nordkorea, Sinpo-Werft, Freitag 08. Nov 2013 &lt;&lt;&lt;</w:t>
      </w:r>
    </w:p>
    <w:p w14:paraId="782B28D9"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Direktor Zhou leitete die Sinpo-Werft seit drei Jahren und war stolz auf seine Werft, der es gelungen war, ein U-Boot aus den Daten aus dem Reverse Engineering der alten russischen U-Boote sowie den jugoslawischen Plänen, zu entwickeln. Umso erstaunter war er, über den Befehl, der auf seinem Tisch lag.</w:t>
      </w:r>
    </w:p>
    <w:p w14:paraId="2ACAFF19"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Er griff zum Telefon und wählte die angegebene Nummer: „Projektbüro Mujigage, Major Lim.“ </w:t>
      </w:r>
    </w:p>
    <w:p w14:paraId="48A93C12"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lastRenderedPageBreak/>
        <w:t>„Major Lim, hier ist Direktor Zhou von der Sinpo-Werft, ich habe hier einen Befehl vorliegen der die gesamte Werft-Planung für die nächsten fünf Jahre beeinträchtigt. Das kann doch so nicht gemeint sein?!“ „Direktor Zhou, der oberste Führer hat in seiner unendlichen Weisheit beschlossen, das Projekt Mujigage zum Schwerpunkt zu machen, und ist sich bewusst, dass es in Sinpo Komplikationen geben könnte.“ „Komplikationen?! Frau Major, sie Wissen doch gar nicht wovon Sie reden. Mit diesen Befehl ruinieren Sie Sinpo! Ich werde den obersten Führer um Klarstellung bitten.“ Damit unterbrach der Direktor das Gespräch. Er konnte nicht sehen, dass Major Lim die Augen zusammenkniff.</w:t>
      </w:r>
    </w:p>
    <w:p w14:paraId="1F725E26"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Sie drehte sich zu Generalmajor Chung um, „Wie zu erwarten, gibt es Probleme mit Sinpo. Direktor Zhou will sich an den obersten Führer wenden.“ </w:t>
      </w:r>
    </w:p>
    <w:p w14:paraId="0192A8F5"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Der Generalmajor nickte, „Ich kümmere mich darum.“</w:t>
      </w:r>
    </w:p>
    <w:p w14:paraId="7268679D"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Er brauchte dringend etwas Bewegung, daher ging er zu Büros der Leutnants, die insgeheim hofften, dass ihnen bald Verstärkung zugeteilt werden würde. Zwar war zusätzlich ein Leutnant Gang Bo-Sun vom Geheimdienst dazugekommen, aber es wurde sicher mehr Personal benötigt. In der Tür zum Büro von Leutnant Gang blieb der Generalmajor stehen, „Chungwi Gang, wir haben das erwartete Problem in Sinpo. Bitte leiten Sie geeignete Maßnahmen ein.“ Leutnant Gang nickte und fragte nur, „Zeitraum?“ „Möglichst schnell.“ Damit machte sich der Generalmajor wieder auf den Weg zurück.</w:t>
      </w:r>
    </w:p>
    <w:p w14:paraId="2A5BDD1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w:t>
      </w:r>
    </w:p>
    <w:p w14:paraId="213E4FE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Am Nachmittag traf sich das Führungsteam der Sinpo-Werft und der Direktor informierte Sie, welchen Befehl er erhalten habe, und dass er sich mit dem obersten Führer in Verbindung setzen wollte, da die Auswirkungen für die Werft nicht absehbar sein. Nach dem Ende der Besprechung ging er zu seinem Auto, um nach Hause zu fahren.</w:t>
      </w:r>
    </w:p>
    <w:p w14:paraId="6E8CAE8E"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Vize-Direktor </w:t>
      </w:r>
      <w:r w:rsidRPr="00944672">
        <w:rPr>
          <w:rFonts w:ascii="Arial" w:hAnsi="Arial" w:cs="Arial"/>
          <w:noProof/>
          <w:sz w:val="24"/>
          <w:szCs w:val="24"/>
        </w:rPr>
        <w:t>Ri</w:t>
      </w:r>
      <w:r w:rsidRPr="00944672">
        <w:rPr>
          <w:rFonts w:ascii="Arial" w:hAnsi="Arial" w:cs="Arial"/>
          <w:sz w:val="24"/>
          <w:szCs w:val="24"/>
        </w:rPr>
        <w:t xml:space="preserve"> </w:t>
      </w:r>
      <w:r w:rsidRPr="00944672">
        <w:rPr>
          <w:rFonts w:ascii="Arial" w:hAnsi="Arial" w:cs="Arial"/>
          <w:noProof/>
          <w:sz w:val="24"/>
          <w:szCs w:val="24"/>
        </w:rPr>
        <w:t>Kwang-Sik</w:t>
      </w:r>
      <w:r w:rsidRPr="00944672">
        <w:rPr>
          <w:rFonts w:ascii="Arial" w:hAnsi="Arial" w:cs="Arial"/>
          <w:sz w:val="24"/>
          <w:szCs w:val="24"/>
        </w:rPr>
        <w:t xml:space="preserve"> schaute aus dem Fenster und sah, wie Direktor Zhou mit seinem Auto vom Werftgelände fuhr. </w:t>
      </w:r>
    </w:p>
    <w:p w14:paraId="261162A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Kaum hatte der Direktor das Gelände verlassen, wurde sein Wagen von einem LKW, der zu schnell fuhr, gerammt.</w:t>
      </w:r>
    </w:p>
    <w:p w14:paraId="0402EEF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Der LKW-Fahrer stieg aus der Fahrerkabine, und ging zum Auto. Es sah aus, als hätte er etwas in das Auto geworfen, dachte der erstarrte Vize-Direktor </w:t>
      </w:r>
      <w:r w:rsidRPr="00944672">
        <w:rPr>
          <w:rFonts w:ascii="Arial" w:hAnsi="Arial" w:cs="Arial"/>
          <w:noProof/>
          <w:sz w:val="24"/>
          <w:szCs w:val="24"/>
        </w:rPr>
        <w:t>noch</w:t>
      </w:r>
      <w:r w:rsidRPr="00944672">
        <w:rPr>
          <w:rFonts w:ascii="Arial" w:hAnsi="Arial" w:cs="Arial"/>
          <w:sz w:val="24"/>
          <w:szCs w:val="24"/>
        </w:rPr>
        <w:t xml:space="preserve">, als das Auto des Direktors explodierte. </w:t>
      </w:r>
    </w:p>
    <w:p w14:paraId="7F9595E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Der LKW-Fahrer verließ in alle Ruhe den Unfallort und verschwand.</w:t>
      </w:r>
    </w:p>
    <w:p w14:paraId="28A58109"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Kurz darauf klingelte das Telefon von Vize-Direktor </w:t>
      </w:r>
      <w:r w:rsidRPr="00944672">
        <w:rPr>
          <w:rFonts w:ascii="Arial" w:hAnsi="Arial" w:cs="Arial"/>
          <w:noProof/>
          <w:sz w:val="24"/>
          <w:szCs w:val="24"/>
        </w:rPr>
        <w:t>Ri</w:t>
      </w:r>
      <w:r w:rsidRPr="00944672">
        <w:rPr>
          <w:rFonts w:ascii="Arial" w:hAnsi="Arial" w:cs="Arial"/>
          <w:sz w:val="24"/>
          <w:szCs w:val="24"/>
        </w:rPr>
        <w:t>. „</w:t>
      </w:r>
      <w:r w:rsidRPr="00944672">
        <w:rPr>
          <w:rFonts w:ascii="Arial" w:hAnsi="Arial" w:cs="Arial"/>
          <w:noProof/>
          <w:sz w:val="24"/>
          <w:szCs w:val="24"/>
        </w:rPr>
        <w:t>Ri</w:t>
      </w:r>
      <w:r w:rsidRPr="00944672">
        <w:rPr>
          <w:rFonts w:ascii="Arial" w:hAnsi="Arial" w:cs="Arial"/>
          <w:sz w:val="24"/>
          <w:szCs w:val="24"/>
        </w:rPr>
        <w:t xml:space="preserve">, was gibt’s?“ Eine Stimme meldete sich, „Direktor Zhou hatte um seine Abberufung und die Versetzung in den Ruhestand gebeten. Dieser Anforderung wurde nachgekommen. </w:t>
      </w:r>
      <w:r w:rsidRPr="00944672">
        <w:rPr>
          <w:rFonts w:ascii="Arial" w:hAnsi="Arial" w:cs="Arial"/>
          <w:noProof/>
          <w:sz w:val="24"/>
          <w:szCs w:val="24"/>
        </w:rPr>
        <w:t>Ri</w:t>
      </w:r>
      <w:r w:rsidRPr="00944672">
        <w:rPr>
          <w:rFonts w:ascii="Arial" w:hAnsi="Arial" w:cs="Arial"/>
          <w:sz w:val="24"/>
          <w:szCs w:val="24"/>
        </w:rPr>
        <w:t xml:space="preserve"> </w:t>
      </w:r>
      <w:r w:rsidRPr="00944672">
        <w:rPr>
          <w:rFonts w:ascii="Arial" w:hAnsi="Arial" w:cs="Arial"/>
          <w:noProof/>
          <w:sz w:val="24"/>
          <w:szCs w:val="24"/>
        </w:rPr>
        <w:t>Kwang-Sik</w:t>
      </w:r>
      <w:r w:rsidRPr="00944672">
        <w:rPr>
          <w:rFonts w:ascii="Arial" w:hAnsi="Arial" w:cs="Arial"/>
          <w:sz w:val="24"/>
          <w:szCs w:val="24"/>
        </w:rPr>
        <w:t xml:space="preserve">, Sie sind jetzt Direktor der Sinpo-Werft.“ Kurze betretende Pause, „Werden wir Probleme mit der Umsetzung bekommen?“ Es lief </w:t>
      </w:r>
      <w:r w:rsidRPr="00944672">
        <w:rPr>
          <w:rFonts w:ascii="Arial" w:hAnsi="Arial" w:cs="Arial"/>
          <w:noProof/>
          <w:sz w:val="24"/>
          <w:szCs w:val="24"/>
        </w:rPr>
        <w:t>Ri</w:t>
      </w:r>
      <w:r w:rsidRPr="00944672">
        <w:rPr>
          <w:rFonts w:ascii="Arial" w:hAnsi="Arial" w:cs="Arial"/>
          <w:sz w:val="24"/>
          <w:szCs w:val="24"/>
        </w:rPr>
        <w:t xml:space="preserve"> eiskalt über den Rücken, als er antwortete: „Ich denke, dass wir die Kapazitäten restrukturieren können.“ „Vielen Dank für die positive Rückmeldung.“ Sagte die Stimme und legte auf.</w:t>
      </w:r>
    </w:p>
    <w:p w14:paraId="70540B4F"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6342DC1E" w14:textId="77777777" w:rsidR="00944672" w:rsidRPr="00944672" w:rsidRDefault="00944672" w:rsidP="00944672">
      <w:pPr>
        <w:suppressAutoHyphens/>
        <w:autoSpaceDE w:val="0"/>
        <w:autoSpaceDN w:val="0"/>
        <w:adjustRightInd w:val="0"/>
        <w:spacing w:after="0" w:line="292" w:lineRule="auto"/>
        <w:jc w:val="both"/>
        <w:rPr>
          <w:rFonts w:ascii="Arial" w:hAnsi="Arial" w:cs="Arial"/>
          <w:sz w:val="24"/>
          <w:szCs w:val="24"/>
        </w:rPr>
      </w:pPr>
      <w:r w:rsidRPr="00944672">
        <w:rPr>
          <w:rFonts w:ascii="Arial" w:hAnsi="Arial" w:cs="Arial"/>
          <w:noProof/>
          <w:sz w:val="24"/>
          <w:szCs w:val="24"/>
        </w:rPr>
        <w:lastRenderedPageBreak/>
        <w:t>***</w:t>
      </w:r>
    </w:p>
    <w:p w14:paraId="17036602"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p>
    <w:p w14:paraId="786D1EE8"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b/>
          <w:bCs/>
          <w:sz w:val="24"/>
          <w:szCs w:val="24"/>
        </w:rPr>
        <w:commentReference w:id="381"/>
      </w:r>
      <w:r w:rsidRPr="00944672">
        <w:rPr>
          <w:rFonts w:ascii="Arial" w:hAnsi="Arial" w:cs="Arial"/>
          <w:b/>
          <w:bCs/>
          <w:sz w:val="24"/>
          <w:szCs w:val="24"/>
        </w:rPr>
        <w:t>&gt;&gt;&gt; Büro Operation Mujigage, Freitag 08. Nov. 2013 &lt;&lt;&lt;</w:t>
      </w:r>
    </w:p>
    <w:p w14:paraId="0D47B5B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13135566"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Leutnant der Marine Kwong und Leutnant der Luftwaffe Zang trafen sich um 10:30 Uhr in dem Besprechungsraum, der zu ihren Büros gehörte. „Das war sehr leichtsinnig dem Minister und dem Generalmajor so entgegenzutreten.“ Sagte Kwong zu Zang, als sie die Tür geschlossen hatten. „Ja, aber ich hatte keine Wahl. Entweder wir machen den Plan mit meinen Änderungen oder es hätte nur mit sehr, sehr viel Glück funktioniert.“ „Das stimmt, aber jetzt spielst Du mit Deinem Leben.“ „Wir waren schon tot, als wir den Raum betraten.“ Folgerte Zang und fuhr dann fort, „Wie hoch ist die Chance, dass wir als Mitwisser am Leben bleiben?“ „Stimmt.“ „Also können wir nur das Beste daraus machen, und hoffen, dass wir als Belohnung am Leben bleiben dürfen.“ „Da hast Du Recht, und ich würde auch gern meine Kinder aufwachsen sehen.“ Antwortete Kwong, „Also lass uns den Plan so gut wie möglich vorbereiten.“</w:t>
      </w:r>
    </w:p>
    <w:p w14:paraId="67BFDFB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Beide beugten sich über die taktische Karte um sich mit der Geografie </w:t>
      </w:r>
      <w:r w:rsidRPr="00944672">
        <w:rPr>
          <w:rFonts w:ascii="Arial" w:hAnsi="Arial" w:cs="Arial"/>
          <w:noProof/>
          <w:sz w:val="24"/>
          <w:szCs w:val="24"/>
        </w:rPr>
        <w:t>im Allgemeinen</w:t>
      </w:r>
      <w:r w:rsidRPr="00944672">
        <w:rPr>
          <w:rFonts w:ascii="Arial" w:hAnsi="Arial" w:cs="Arial"/>
          <w:sz w:val="24"/>
          <w:szCs w:val="24"/>
        </w:rPr>
        <w:t xml:space="preserve"> und den Distanzen vertraut zu machen.</w:t>
      </w:r>
    </w:p>
    <w:p w14:paraId="46F5D85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Kwong kratzte sich am Hals und sagte: „Mit dem Bergungsteil des Planes habe ich keine Probleme. Aber mit der Logistik.“ Zang schaute ihn an, „Ich denke wir benötigen zwei Überwasserschiffe, davon ein Schiff, das auch schwere See abwettern kann.“ Dabei strich er mit der Hand über die Karte, um so den Fahrtweg der beiden Schiffe anzudeuten. „Stimmt. Deine Idee würde passen, soweit ich die Fahrtstrecken betrachte. Aber welche Schiffe könnten wir nehmen?“ In diesem Augenblick ging die Tür auf und Major Lim trat in den Raum. „Chungwis,“ die beiden drehten sich um, „Die Armee, wird den Chungwi Park </w:t>
      </w:r>
      <w:r w:rsidRPr="00944672">
        <w:rPr>
          <w:rFonts w:ascii="Arial" w:hAnsi="Arial" w:cs="Arial"/>
          <w:noProof/>
          <w:sz w:val="24"/>
          <w:szCs w:val="24"/>
        </w:rPr>
        <w:t>Narauram</w:t>
      </w:r>
      <w:r w:rsidRPr="00944672">
        <w:rPr>
          <w:rFonts w:ascii="Arial" w:hAnsi="Arial" w:cs="Arial"/>
          <w:sz w:val="24"/>
          <w:szCs w:val="24"/>
        </w:rPr>
        <w:t xml:space="preserve">, von den Spezialkräften und der Geheimdienst die </w:t>
      </w:r>
      <w:r w:rsidRPr="00944672">
        <w:rPr>
          <w:rFonts w:ascii="Arial" w:hAnsi="Arial" w:cs="Arial"/>
          <w:noProof/>
          <w:sz w:val="24"/>
          <w:szCs w:val="24"/>
        </w:rPr>
        <w:t>Sangwi</w:t>
      </w:r>
      <w:r w:rsidRPr="00944672">
        <w:rPr>
          <w:rFonts w:ascii="Arial" w:hAnsi="Arial" w:cs="Arial"/>
          <w:sz w:val="24"/>
          <w:szCs w:val="24"/>
        </w:rPr>
        <w:t xml:space="preserve"> Cho Mi-Ran an unseren Planungsstab abstellen. Beiden werden am Nachmittag eintreffen.“ Damit verließ sie den Raum wieder.</w:t>
      </w:r>
    </w:p>
    <w:p w14:paraId="6078E37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„Eine Frau Oberstleutnant vom Geheimdienst?!“ </w:t>
      </w:r>
      <w:r w:rsidRPr="00944672">
        <w:rPr>
          <w:rFonts w:ascii="Arial" w:hAnsi="Arial" w:cs="Arial"/>
          <w:noProof/>
          <w:sz w:val="24"/>
          <w:szCs w:val="24"/>
        </w:rPr>
        <w:t>Kwang</w:t>
      </w:r>
      <w:r w:rsidRPr="00944672">
        <w:rPr>
          <w:rFonts w:ascii="Arial" w:hAnsi="Arial" w:cs="Arial"/>
          <w:sz w:val="24"/>
          <w:szCs w:val="24"/>
        </w:rPr>
        <w:t xml:space="preserve"> schüttelte sich, „Dann müssen wir vorsichtiger sein, als sowieso schon.“ „Respekt vor Ihr müssen wir haben, ja, aber wenn die so jemanden abstellen, dann werden wir auch Zugriff auf weitere Ressourcen haben.“ Zang stellte mit dieser Analyse wieder klar, warum er zum Projekt Mujigage abgestellt wurde. Er erkannte schneller als andere, die verschiedenen Permutationen, die sich durch </w:t>
      </w:r>
      <w:r w:rsidRPr="00944672">
        <w:rPr>
          <w:rFonts w:ascii="Arial" w:hAnsi="Arial" w:cs="Arial"/>
          <w:noProof/>
          <w:sz w:val="24"/>
          <w:szCs w:val="24"/>
        </w:rPr>
        <w:t>bestimmte</w:t>
      </w:r>
      <w:r w:rsidRPr="00944672">
        <w:rPr>
          <w:rFonts w:ascii="Arial" w:hAnsi="Arial" w:cs="Arial"/>
          <w:sz w:val="24"/>
          <w:szCs w:val="24"/>
        </w:rPr>
        <w:t xml:space="preserve"> Möglichkeiten ergaben. „Aber, irgendwie kommt mir der Name von Frau </w:t>
      </w:r>
      <w:r w:rsidRPr="00944672">
        <w:rPr>
          <w:rFonts w:ascii="Arial" w:hAnsi="Arial" w:cs="Arial"/>
          <w:noProof/>
          <w:sz w:val="24"/>
          <w:szCs w:val="24"/>
        </w:rPr>
        <w:t>Sangwi</w:t>
      </w:r>
      <w:r w:rsidRPr="00944672">
        <w:rPr>
          <w:rFonts w:ascii="Arial" w:hAnsi="Arial" w:cs="Arial"/>
          <w:sz w:val="24"/>
          <w:szCs w:val="24"/>
        </w:rPr>
        <w:t xml:space="preserve"> Cho bekannt vor.“ Brummte Zang, mehr zu sich selbst als zu </w:t>
      </w:r>
      <w:r w:rsidRPr="00944672">
        <w:rPr>
          <w:rFonts w:ascii="Arial" w:hAnsi="Arial" w:cs="Arial"/>
          <w:noProof/>
          <w:sz w:val="24"/>
          <w:szCs w:val="24"/>
        </w:rPr>
        <w:t>Kwang</w:t>
      </w:r>
      <w:r w:rsidRPr="00944672">
        <w:rPr>
          <w:rFonts w:ascii="Arial" w:hAnsi="Arial" w:cs="Arial"/>
          <w:sz w:val="24"/>
          <w:szCs w:val="24"/>
        </w:rPr>
        <w:t>, der das zwar hörte, aber nicht reagierte.</w:t>
      </w:r>
    </w:p>
    <w:p w14:paraId="18BBE52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„Kwong, wir sollten jetzt eine Liste machen, mit der wir die beiden nachher einweisen und was wir meinen, was wir benötigen.“ „Du hast Recht.“ Stimmte </w:t>
      </w:r>
      <w:r w:rsidRPr="00944672">
        <w:rPr>
          <w:rFonts w:ascii="Arial" w:hAnsi="Arial" w:cs="Arial"/>
          <w:noProof/>
          <w:sz w:val="24"/>
          <w:szCs w:val="24"/>
        </w:rPr>
        <w:t>Kwang</w:t>
      </w:r>
      <w:r w:rsidRPr="00944672">
        <w:rPr>
          <w:rFonts w:ascii="Arial" w:hAnsi="Arial" w:cs="Arial"/>
          <w:sz w:val="24"/>
          <w:szCs w:val="24"/>
        </w:rPr>
        <w:t xml:space="preserve"> zu, und die beiden begannen, das Briefing vorzubereiten.</w:t>
      </w:r>
    </w:p>
    <w:p w14:paraId="7B52486D"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1EB18033"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noProof/>
          <w:sz w:val="24"/>
          <w:szCs w:val="24"/>
        </w:rPr>
        <w:lastRenderedPageBreak/>
        <w:t>***</w:t>
      </w:r>
    </w:p>
    <w:p w14:paraId="1A8FEF15"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1ED3C835"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 xml:space="preserve">Um 15:00 Uhr kam Major Lim mit zwei Personen im Schlepptau in den kleinen Besprechungsraum, der sich zur Planungszentrale entwickelt hatte. „Chungwis, hier sind beiden neuen.“ Bellte Frau Major, drehte sich um und ließ die Vier stehen. </w:t>
      </w:r>
    </w:p>
    <w:p w14:paraId="3DB448F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w:t>
      </w:r>
      <w:r w:rsidRPr="00944672">
        <w:rPr>
          <w:rFonts w:ascii="Arial" w:hAnsi="Arial" w:cs="Arial"/>
          <w:noProof/>
          <w:sz w:val="24"/>
          <w:szCs w:val="24"/>
        </w:rPr>
        <w:t>Sangwi</w:t>
      </w:r>
      <w:r w:rsidRPr="00944672">
        <w:rPr>
          <w:rFonts w:ascii="Arial" w:hAnsi="Arial" w:cs="Arial"/>
          <w:sz w:val="24"/>
          <w:szCs w:val="24"/>
        </w:rPr>
        <w:t xml:space="preserve"> Cho, ich bin Chungwi Zang, das ist Chungwi Kwong.“ Stellte Zang sich vor, „Chungwi Park, willkommen beim Planungsstab.“ Begrüßte er dann den Leutnant der Armee.</w:t>
      </w:r>
    </w:p>
    <w:p w14:paraId="4860BA12"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Zang dreht sich um in Richtung von Oberleutnant Cho, die schon Richtung Planungskarte gegangen war, und musterte die Frau vom Geheimdienst, die eine beeindruckende Person war. Cho war 1,78 m groß und hatte ein so breites Kreuz, dass der zierliche Kwong, locker hinter Ihrem Rücken hätte umziehen können, ohne dass das jemand gesehen hätte. Außerdem hatte sie so kräftige Arme, dass Zang Angst um jeden Bleistift im Raum hatte und einen Bauchansatz, der bei normaler Nahrungsaufnahme nicht zu erzielen ist. Er fragte sich, ob er sie kannte, konnte sich aber nicht erinnern. Dem Leutnant Park sah man an, dass er von den Spezialkräften kam, er war durchtrainiert und hatte einen tänzelnden Gang, als sei er immer auf der Hut vor einer Gefahr, die aus dem Dschungel auf ihn zukam.</w:t>
      </w:r>
    </w:p>
    <w:p w14:paraId="41CF2C2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Ohne sich umzudrehen, sagte Cho: „Ja, Chungwi Zang, Sie kennen mich.“ „Wie…?“ „Ich habe Ihren Blick gesehen. 2000 in Sydney, als Kim Yong-ok, den 5. Platz Mittelgewicht und </w:t>
      </w:r>
      <w:r w:rsidRPr="00944672">
        <w:rPr>
          <w:rFonts w:ascii="Arial" w:hAnsi="Arial" w:cs="Arial"/>
          <w:noProof/>
          <w:sz w:val="24"/>
          <w:szCs w:val="24"/>
        </w:rPr>
        <w:t>Ri</w:t>
      </w:r>
      <w:r w:rsidRPr="00944672">
        <w:rPr>
          <w:rFonts w:ascii="Arial" w:hAnsi="Arial" w:cs="Arial"/>
          <w:sz w:val="24"/>
          <w:szCs w:val="24"/>
        </w:rPr>
        <w:t xml:space="preserve"> Song-hui sogar die Silbermedaille im Leichtgewicht gewann, war ich bei den Gewichtheberinnen im Schwergewicht, leider hatte ich mich dann in der Trainingshalle verletzt und konnte nicht antreten.“ „Stimmt, jetzt erkenne ich Sie. Schade, dass das so ausging.“ </w:t>
      </w:r>
    </w:p>
    <w:p w14:paraId="43DE291D"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Dann drehte sich Cho zu den drei Männern um und sagte: „Ich bin die Ranghöchste hier. Punkt. Versuchen Sie keine Machtkämpfe.“ Dann dreht sie sich zu Leutnant Park um, „Nein Chungwi, Sie hätte keine Chance.“ Jetzt war es plötzlich </w:t>
      </w:r>
      <w:r w:rsidRPr="00944672">
        <w:rPr>
          <w:rFonts w:ascii="Arial" w:hAnsi="Arial" w:cs="Arial"/>
          <w:noProof/>
          <w:sz w:val="24"/>
          <w:szCs w:val="24"/>
        </w:rPr>
        <w:t>sehr</w:t>
      </w:r>
      <w:r w:rsidRPr="00944672">
        <w:rPr>
          <w:rFonts w:ascii="Arial" w:hAnsi="Arial" w:cs="Arial"/>
          <w:sz w:val="24"/>
          <w:szCs w:val="24"/>
        </w:rPr>
        <w:t xml:space="preserve"> still im Raum, „</w:t>
      </w:r>
      <w:r w:rsidRPr="00944672">
        <w:rPr>
          <w:rFonts w:ascii="Arial" w:hAnsi="Arial" w:cs="Arial"/>
          <w:noProof/>
          <w:sz w:val="24"/>
          <w:szCs w:val="24"/>
        </w:rPr>
        <w:t>Sungwi</w:t>
      </w:r>
      <w:r w:rsidRPr="00944672">
        <w:rPr>
          <w:rFonts w:ascii="Arial" w:hAnsi="Arial" w:cs="Arial"/>
          <w:sz w:val="24"/>
          <w:szCs w:val="24"/>
        </w:rPr>
        <w:t xml:space="preserve"> Cho, wie kommen Sie darauf, dass…“ </w:t>
      </w:r>
    </w:p>
    <w:p w14:paraId="3CDC1FE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„Leutnant Park, ICH habe Sie für dieses Team angefordert. Generalleutnant Kim Yong-bok und ich kennen uns länger und ich habe gesehen, wie Sie die neuen Spezialkräfte entwickelt haben.“ „Woher?“ „Meine Herren, ich bin nicht zum Geheimdienst berufen worden, weil gut im Gewichtheben war, sondern, weil ich ziemlich gut bin: in Taktik, Planung und Nahkampf.“ </w:t>
      </w:r>
    </w:p>
    <w:p w14:paraId="63C140CD"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„Die Entwicklung von ‚Einheit 180‘ habe ich geleitet.“ Einheit 180 – das war Cyberangriffsteam Nordkoreas, jetzt wurden die drei </w:t>
      </w:r>
      <w:r w:rsidRPr="00944672">
        <w:rPr>
          <w:rFonts w:ascii="Arial" w:hAnsi="Arial" w:cs="Arial"/>
          <w:noProof/>
          <w:sz w:val="24"/>
          <w:szCs w:val="24"/>
        </w:rPr>
        <w:t>ruhig</w:t>
      </w:r>
      <w:r w:rsidRPr="00944672">
        <w:rPr>
          <w:rFonts w:ascii="Arial" w:hAnsi="Arial" w:cs="Arial"/>
          <w:sz w:val="24"/>
          <w:szCs w:val="24"/>
        </w:rPr>
        <w:t>; hier stand jemand vor Ihnen, die nicht zu unterschätzen war. Cho Mi-Ran zu unterschätzen könnte tödlich enden. Das war jetzt geklärt, sogar Park entspannt sich etwas.</w:t>
      </w:r>
    </w:p>
    <w:p w14:paraId="07DFEEC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lastRenderedPageBreak/>
        <w:t xml:space="preserve">Cho fuhr fort: „Sie haben gemerkt, dass Major Lim sehr brüsk war. Sie weiß, wer ich bin.“ Dann drehte sie sich so, dass Sie Zang direkt ansehen konnte: „Leutnant Zang, ich habe Ihren Plan gelesen. Erklären Sie mir die offenen Punkte.“ </w:t>
      </w:r>
    </w:p>
    <w:p w14:paraId="34D86797"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„Oberstleutnant Cho, wir haben uns angesehen, wie wir die Entladung organisiert bekommen. Das ist soweit geklärt. Ich habe aber Problem bei den folgenden Punkten: Welcher Flug genau wird es sein? Wie bekommen wir unser Personal in das Flugzeug? Und wie bekommen wir das Flugzeug in unsere Gewalt?“</w:t>
      </w:r>
    </w:p>
    <w:p w14:paraId="6D0AEC2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Cho zeigte auf Leutnant Park. „Das ist sicherlich mein Teil. Der leichteste Weg ist, wir buchen Tickets und entführen das Flugzeug.“ Alle hielte kurz die Luft an, als Park das völlig gelassen aussprach. </w:t>
      </w:r>
    </w:p>
    <w:p w14:paraId="5711E436"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„Das geht aber nicht ohne weiteres, da damit zu viele Menschen sehen würden, wer an Bord geht, und die Buchungen wären auch rückverfolgbar. Daher ist das leider keine Option.“ </w:t>
      </w:r>
    </w:p>
    <w:p w14:paraId="646CE23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Park holte kurz Luft und sah dann Zang an, „Sie haben einen guten Plan entwickelt, da sollte auch das Vorfeld möglichst in eine falsche Richtung zeigen bzw. gar nicht auffallen.“ </w:t>
      </w:r>
    </w:p>
    <w:p w14:paraId="402FB98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Er machte eine kurze Pause „Haben Sie ein Flugzeugmodell hier?“ Leutnant </w:t>
      </w:r>
      <w:r w:rsidRPr="00944672">
        <w:rPr>
          <w:rFonts w:ascii="Arial" w:hAnsi="Arial" w:cs="Arial"/>
          <w:noProof/>
          <w:sz w:val="24"/>
          <w:szCs w:val="24"/>
        </w:rPr>
        <w:t>Kwang</w:t>
      </w:r>
      <w:r w:rsidRPr="00944672">
        <w:rPr>
          <w:rFonts w:ascii="Arial" w:hAnsi="Arial" w:cs="Arial"/>
          <w:sz w:val="24"/>
          <w:szCs w:val="24"/>
        </w:rPr>
        <w:t xml:space="preserve"> drehte sich um und griff nach einem Modell einer alten PanAm 747, der ‚Clipper Maid of the Seas‘ – es war das Modell der PanAm Maschine, die über dem schottischen Lockerbie abgestürzt war. Park lächelte und sagte, „Humor haben Sie.“ </w:t>
      </w:r>
    </w:p>
    <w:p w14:paraId="01ECCCC2"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Dann nahm er das Modell und erklärte, was er sich überlegt hatte. Oberstleutnant Cho fand eine Schwachstelle in der Idee, erklärte warum und machte einen Ergänzungsvorschlag. Dann sahen sich die vier an, ein gemeinsames Nicken und dann wurde die Idee verschriftlicht.</w:t>
      </w:r>
    </w:p>
    <w:p w14:paraId="7477CCBF"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In den nächsten Wochen würden die Feinheiten ausgearbeitet werden, aber die Idee stand.</w:t>
      </w:r>
    </w:p>
    <w:p w14:paraId="32F6A3E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3AFB2166" w14:textId="77777777" w:rsidR="00944672" w:rsidRPr="00944672" w:rsidRDefault="00944672" w:rsidP="00944672">
      <w:pPr>
        <w:suppressAutoHyphens/>
        <w:autoSpaceDE w:val="0"/>
        <w:autoSpaceDN w:val="0"/>
        <w:adjustRightInd w:val="0"/>
        <w:spacing w:after="0" w:line="292" w:lineRule="auto"/>
        <w:jc w:val="both"/>
        <w:rPr>
          <w:rFonts w:ascii="Arial" w:hAnsi="Arial" w:cs="Arial"/>
          <w:sz w:val="24"/>
          <w:szCs w:val="24"/>
        </w:rPr>
      </w:pPr>
      <w:r w:rsidRPr="00944672">
        <w:rPr>
          <w:rFonts w:ascii="Arial" w:hAnsi="Arial" w:cs="Arial"/>
          <w:noProof/>
          <w:sz w:val="24"/>
          <w:szCs w:val="24"/>
        </w:rPr>
        <w:t>***</w:t>
      </w:r>
      <w:r w:rsidRPr="00944672">
        <w:rPr>
          <w:rFonts w:ascii="Arial" w:hAnsi="Arial" w:cs="Arial"/>
          <w:sz w:val="24"/>
          <w:szCs w:val="24"/>
        </w:rPr>
        <w:t xml:space="preserve"> </w:t>
      </w:r>
    </w:p>
    <w:p w14:paraId="4F3D1447" w14:textId="77777777" w:rsidR="00944672" w:rsidRPr="00944672" w:rsidRDefault="00944672" w:rsidP="00944672">
      <w:pPr>
        <w:keepNext/>
        <w:keepLines/>
        <w:pageBreakBefore/>
        <w:numPr>
          <w:ilvl w:val="0"/>
          <w:numId w:val="1"/>
        </w:numPr>
        <w:suppressAutoHyphens/>
        <w:autoSpaceDE w:val="0"/>
        <w:autoSpaceDN w:val="0"/>
        <w:adjustRightInd w:val="0"/>
        <w:spacing w:before="744" w:after="120" w:line="417" w:lineRule="auto"/>
        <w:jc w:val="center"/>
        <w:outlineLvl w:val="0"/>
        <w:rPr>
          <w:rFonts w:ascii="Arial" w:hAnsi="Arial" w:cs="Arial"/>
          <w:b/>
          <w:bCs/>
          <w:sz w:val="24"/>
          <w:szCs w:val="24"/>
        </w:rPr>
      </w:pPr>
      <w:r w:rsidRPr="00944672">
        <w:rPr>
          <w:rFonts w:ascii="Arial" w:hAnsi="Arial" w:cs="Arial"/>
          <w:b/>
          <w:bCs/>
          <w:sz w:val="24"/>
          <w:szCs w:val="24"/>
        </w:rPr>
        <w:lastRenderedPageBreak/>
        <w:t xml:space="preserve">: </w:t>
      </w:r>
      <w:r w:rsidRPr="00944672">
        <w:rPr>
          <w:rFonts w:ascii="Arial" w:hAnsi="Arial" w:cs="Arial"/>
          <w:b/>
          <w:bCs/>
          <w:sz w:val="24"/>
          <w:szCs w:val="24"/>
        </w:rPr>
        <w:br/>
        <w:t>„Sei umsichtig! Sehr umsichtig. Und benutze deine Spione sodann für jede Unternehmung.“ (Sun Tsu)</w:t>
      </w:r>
    </w:p>
    <w:p w14:paraId="753FD9E8"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commentReference w:id="382"/>
      </w:r>
      <w:r w:rsidRPr="00944672">
        <w:rPr>
          <w:rFonts w:ascii="Arial" w:hAnsi="Arial" w:cs="Arial"/>
          <w:b/>
          <w:bCs/>
          <w:sz w:val="24"/>
          <w:szCs w:val="24"/>
        </w:rPr>
        <w:t>&gt;&gt;&gt; Brisbane, Mittwoch 14. Jan 2014 &lt;&lt;&lt;</w:t>
      </w:r>
    </w:p>
    <w:p w14:paraId="2D978BA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Die kleine Lagerhalle mit Büro stand in der South Street in Lytton, Queensland auf der anderen Seite des Brisbane River, der das Gewerbegebiet vom Flughafen trennt. Trotzdem waren es nur knapp 20 Kilometer bis zum Flughafen, die sich aber manchmal wie 100 km anfühlten. </w:t>
      </w:r>
    </w:p>
    <w:p w14:paraId="29D433C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Hier hatte sich die Lytton </w:t>
      </w:r>
      <w:r w:rsidRPr="00944672">
        <w:rPr>
          <w:rFonts w:ascii="Arial" w:hAnsi="Arial" w:cs="Arial"/>
          <w:noProof/>
          <w:sz w:val="24"/>
          <w:szCs w:val="24"/>
        </w:rPr>
        <w:t>Logistics</w:t>
      </w:r>
      <w:r w:rsidRPr="00944672">
        <w:rPr>
          <w:rFonts w:ascii="Arial" w:hAnsi="Arial" w:cs="Arial"/>
          <w:sz w:val="24"/>
          <w:szCs w:val="24"/>
        </w:rPr>
        <w:t xml:space="preserve"> </w:t>
      </w:r>
      <w:r w:rsidRPr="00944672">
        <w:rPr>
          <w:rFonts w:ascii="Arial" w:hAnsi="Arial" w:cs="Arial"/>
          <w:noProof/>
          <w:sz w:val="24"/>
          <w:szCs w:val="24"/>
        </w:rPr>
        <w:t>and</w:t>
      </w:r>
      <w:r w:rsidRPr="00944672">
        <w:rPr>
          <w:rFonts w:ascii="Arial" w:hAnsi="Arial" w:cs="Arial"/>
          <w:sz w:val="24"/>
          <w:szCs w:val="24"/>
        </w:rPr>
        <w:t xml:space="preserve"> Transport-Consulting (LLTC) niedergelassen. Der ehemalige Besitzer, Ed Shaw, wollte sich zur Ruhe setzen und hatte in  John und Cindy McGraw zwei Käufer für das Unternehmen gefunden, die sich mit diesem Unternehmen einen Traum erfüllten. John war aus Schottland nach Queensland gekommen und hatte hier Cindy Chow kennen und lieben gelernt. Nach nur 6 Monaten hatte die beiden geheiratet und wollten sich jetzt ein Geschäft aufbauen. John kannte ein paar Unternehmer und Cindy war in der asiatischen Community vernetzt, was sie für Aufträge nutzen wollten. Shaw hatte einen vernünftigen Betrag verlangt, der von Cindys Vater verauslagt wurde.</w:t>
      </w:r>
    </w:p>
    <w:p w14:paraId="4CD3D53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Das Personal wurde übernommen und die Kunden über die Änderungen informiert.</w:t>
      </w:r>
    </w:p>
    <w:p w14:paraId="75A6F94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Am 15. Jan 2014 klingelte das Telefon bei LLTC. „LLTC, sie sprechen mit Tobias, was kann ich für Sie tun?“ </w:t>
      </w:r>
      <w:r w:rsidRPr="00944672">
        <w:rPr>
          <w:rFonts w:ascii="Arial" w:hAnsi="Arial" w:cs="Arial"/>
          <w:sz w:val="24"/>
          <w:szCs w:val="24"/>
          <w:lang w:val="en-US"/>
        </w:rPr>
        <w:t xml:space="preserve">„Hallo Tobias, hier spricht Steve Jamjali, von Ozzi Overseas Construction Supplies.“ </w:t>
      </w:r>
      <w:r w:rsidRPr="00944672">
        <w:rPr>
          <w:rFonts w:ascii="Arial" w:hAnsi="Arial" w:cs="Arial"/>
          <w:sz w:val="24"/>
          <w:szCs w:val="24"/>
        </w:rPr>
        <w:t xml:space="preserve">Meldete sich eine männliche Stimme, „ich hoffe, es geht Ihnen gut? Können Sie mir einen 7000-Tonnen-Frachter mit Krananlage organisieren, der Fracht von Brisbane nach Palau und dann weiter nach Indonesien bringt?” </w:t>
      </w:r>
    </w:p>
    <w:p w14:paraId="21B67E1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„Hallo Steve, ja, vielen Dank. Die Anfrage wird etwas dauern. Ich nehme Ihre genauen Spezifikationen auf und melde mich bei schnellstmöglich bei Ihnen. Ist das OK?“ „Danke Tobias, sehr freundlich und viele Grüße an die neuen Besitzer.“ „Richte ich aus Steve, bis bald.“</w:t>
      </w:r>
    </w:p>
    <w:p w14:paraId="710F71D8"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Nachdem er die Anfrage aufgenommen hatte, ging er zu Cindy McGraw und gab Ihr die Informationen weiter. „Danke Tobias, heißt der wirklich </w:t>
      </w:r>
      <w:r w:rsidRPr="00944672">
        <w:rPr>
          <w:rFonts w:ascii="Arial" w:hAnsi="Arial" w:cs="Arial"/>
          <w:noProof/>
          <w:sz w:val="24"/>
          <w:szCs w:val="24"/>
        </w:rPr>
        <w:t>Jamjali</w:t>
      </w:r>
      <w:r w:rsidRPr="00944672">
        <w:rPr>
          <w:rFonts w:ascii="Arial" w:hAnsi="Arial" w:cs="Arial"/>
          <w:sz w:val="24"/>
          <w:szCs w:val="24"/>
        </w:rPr>
        <w:t xml:space="preserve"> und ist von </w:t>
      </w:r>
      <w:r w:rsidRPr="00944672">
        <w:rPr>
          <w:rFonts w:ascii="Arial" w:hAnsi="Arial" w:cs="Arial"/>
          <w:noProof/>
          <w:sz w:val="24"/>
          <w:szCs w:val="24"/>
        </w:rPr>
        <w:t>OOCS</w:t>
      </w:r>
      <w:r w:rsidRPr="00944672">
        <w:rPr>
          <w:rFonts w:ascii="Arial" w:hAnsi="Arial" w:cs="Arial"/>
          <w:sz w:val="24"/>
          <w:szCs w:val="24"/>
        </w:rPr>
        <w:t xml:space="preserve">?“ „Ja wieso?“ „Ich hatte alle Ansprechpartner von Shaw angeschrieben, aber an diesen Namen kann ich mich nicht erinnern.“ </w:t>
      </w:r>
    </w:p>
    <w:p w14:paraId="788F6E97"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„Doch das war sein Name und bat mich auch `die Besitzer` von ihm zu grüßen.“ „Das ist lieb, vielen Dank, vielleicht habe ich mich auch geirrt.“ Antwortete Cindy „Mir schwirrt noch immer der Kopf von den ganzen Informationen.“ </w:t>
      </w:r>
    </w:p>
    <w:p w14:paraId="3192924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Tobias konnte sich nur wundern, wie gut der Verkauf vonstattengegangen war und wie schnell sich die beiden neuen Chefs eingearbeitet hatten.</w:t>
      </w:r>
    </w:p>
    <w:p w14:paraId="5F01F479"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„Tobias, da fällt mir ein, ich muss nachher noch mal schnell in Stadt, wenn John kommt, sage ihm, dass ich in ca. zwei Stunden wieder hier bin.“ „Wow, geht es Dir gut Cindy? So </w:t>
      </w:r>
      <w:r w:rsidRPr="00944672">
        <w:rPr>
          <w:rFonts w:ascii="Arial" w:hAnsi="Arial" w:cs="Arial"/>
          <w:sz w:val="24"/>
          <w:szCs w:val="24"/>
        </w:rPr>
        <w:lastRenderedPageBreak/>
        <w:t>kenne ich Dich gar nicht!?“ „Alles gut Tobias, danke der Nachfrage, aber ich muss mich noch an das Arbeitspensum hier gewöhnen.“ Lachte Cindy, sah aber dabei Ernst aus.</w:t>
      </w:r>
    </w:p>
    <w:p w14:paraId="690CA18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„Ich bin schnell zurück und überlege in der Zwischenzeit, wer so ein Schiff für uns hat.“ „Du bist der Boss, Du musst Dich nicht abmelden.“ Lachte Tobias zurück und ging wieder an seinen Schreibtisch. 10 Minuten später fuhr Cindy in ihrem Toyota Land Cruiser vom Gelände.</w:t>
      </w:r>
    </w:p>
    <w:p w14:paraId="249D43CF"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Nach einer halben Stunde Fahrt, parkte Sie am Flughafen und ging in den Ankunftsbereich. Hier gab es </w:t>
      </w:r>
      <w:r w:rsidRPr="00944672">
        <w:rPr>
          <w:rFonts w:ascii="Arial" w:hAnsi="Arial" w:cs="Arial"/>
          <w:noProof/>
          <w:sz w:val="24"/>
          <w:szCs w:val="24"/>
        </w:rPr>
        <w:t>noch</w:t>
      </w:r>
      <w:r w:rsidRPr="00944672">
        <w:rPr>
          <w:rFonts w:ascii="Arial" w:hAnsi="Arial" w:cs="Arial"/>
          <w:sz w:val="24"/>
          <w:szCs w:val="24"/>
        </w:rPr>
        <w:t xml:space="preserve"> Telefonzellen und zu einer ging sie um eine Telefonnummer in Sydney anzurufen. </w:t>
      </w:r>
    </w:p>
    <w:p w14:paraId="403F2388"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„Hallo Tante Erica, ich bin gut in Brisbane gelandet. Soll ich Dir noch Libellen als Vogelfutter mitbringen?“ „Oh Hallo Stephanie, ja das wäre toll, wenn Du das für mich machen würdest. Kannst Du die denn auch tragen? Die Kartons sind doch wohl eher sperrig als schwer.“ „Auch Tante für Dich mache ich das gern, auch wenn ich gerade erst angekommen bin.“ „Stephanie, Du bist noch jung, aber Du hast schon so viel geschafft. Ich bin stolz auf Dich.“</w:t>
      </w:r>
    </w:p>
    <w:p w14:paraId="5142EF3F"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Nach dem Telefonat ging Hauptmann Kim In-Guk zum Auto und fuhr wieder Richtung Büro zurück. Auf der Fahrt stellte Sie Überlegungen an, wie die Kontaktaufnahmen in Zukunft gefahrloser, und nicht so improvisiert wie heute, ablaufen könnten. Dann wandte sie sich dem eben erhaltenen Auftrag zu und überlegte sich ihre Optionen.</w:t>
      </w:r>
    </w:p>
    <w:p w14:paraId="0FE131B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Nach etwas über einer Stunde war Sie zurück im Büro und wandte sich an Tobias: „So etwas Blödes!“ Grummelte Sie, „Da bin ich auf halben Weg zum Termin für eine Akquise, da rufen die an und sagen den Termin ab. Aber, ich hatte eine Idee, als ich zurückfuhr. Ich recherchiere etwas und dann schauen wir mal, dass wir uns Deinen Auftrag auch angeln.“ Sie zwinkerte ihm zu und Tobias freute sich, dass seine Chefin ihre gute Laune wiederhatte. </w:t>
      </w:r>
    </w:p>
    <w:p w14:paraId="4D3DB7B6"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Der Stress muss im Augenblick heftig sein, dachte er bei sich.</w:t>
      </w:r>
    </w:p>
    <w:p w14:paraId="53BDA6B8"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Cindy setzte sich an ihren Arbeitsplatz, machte die Suchmaschine auf und nach ein paar Klicks hatte Sie, was sie suchte. Sie schrieb die Daten auf, checkte die Uhrzeit und griff zum Telefon.</w:t>
      </w:r>
    </w:p>
    <w:p w14:paraId="2DB1C65F"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18140913"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noProof/>
          <w:sz w:val="24"/>
          <w:szCs w:val="24"/>
        </w:rPr>
        <w:t>***</w:t>
      </w:r>
      <w:r w:rsidRPr="00944672">
        <w:rPr>
          <w:rFonts w:ascii="Arial" w:hAnsi="Arial" w:cs="Arial"/>
          <w:sz w:val="24"/>
          <w:szCs w:val="24"/>
        </w:rPr>
        <w:t xml:space="preserve"> </w:t>
      </w:r>
    </w:p>
    <w:p w14:paraId="53ACDA38"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293C78A7"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 xml:space="preserve">Die ersten Jahre der M/S Sole Sourcer, die mittlerweile in Koror, Palau registriert war, standen unter keinem guten Stern. Sie wurde 2009 als Schwesterschiff der MCP Harburg bei Huanghai </w:t>
      </w:r>
      <w:r w:rsidRPr="00944672">
        <w:rPr>
          <w:rFonts w:ascii="Arial" w:hAnsi="Arial" w:cs="Arial"/>
          <w:noProof/>
          <w:sz w:val="24"/>
          <w:szCs w:val="24"/>
        </w:rPr>
        <w:t>Shipbuilding</w:t>
      </w:r>
      <w:r w:rsidRPr="00944672">
        <w:rPr>
          <w:rFonts w:ascii="Arial" w:hAnsi="Arial" w:cs="Arial"/>
          <w:sz w:val="24"/>
          <w:szCs w:val="24"/>
        </w:rPr>
        <w:t xml:space="preserve">, in </w:t>
      </w:r>
      <w:r w:rsidRPr="00944672">
        <w:rPr>
          <w:rFonts w:ascii="Arial" w:hAnsi="Arial" w:cs="Arial"/>
          <w:noProof/>
          <w:sz w:val="24"/>
          <w:szCs w:val="24"/>
        </w:rPr>
        <w:t>Rongcheng</w:t>
      </w:r>
      <w:r w:rsidRPr="00944672">
        <w:rPr>
          <w:rFonts w:ascii="Arial" w:hAnsi="Arial" w:cs="Arial"/>
          <w:sz w:val="24"/>
          <w:szCs w:val="24"/>
        </w:rPr>
        <w:t xml:space="preserve"> in Chinas Shandong </w:t>
      </w:r>
      <w:r w:rsidRPr="00944672">
        <w:rPr>
          <w:rFonts w:ascii="Arial" w:hAnsi="Arial" w:cs="Arial"/>
          <w:noProof/>
          <w:sz w:val="24"/>
          <w:szCs w:val="24"/>
        </w:rPr>
        <w:t>Province</w:t>
      </w:r>
      <w:r w:rsidRPr="00944672">
        <w:rPr>
          <w:rFonts w:ascii="Arial" w:hAnsi="Arial" w:cs="Arial"/>
          <w:sz w:val="24"/>
          <w:szCs w:val="24"/>
        </w:rPr>
        <w:t xml:space="preserve"> gebaut und unter dem Namen MCP Salzhausen, dem Reeder übergeben. Da die Werft nur knapp 380 Kilometer von Seoul entfernt liegt, hatte sie ihre Frachtfahrt vom Hafen Incheon in Südkorea nach Busan und sollte, wegen des geringen Tiefganges Fracht in Suseong </w:t>
      </w:r>
      <w:r w:rsidRPr="00944672">
        <w:rPr>
          <w:rFonts w:ascii="Arial" w:hAnsi="Arial" w:cs="Arial"/>
          <w:sz w:val="24"/>
          <w:szCs w:val="24"/>
        </w:rPr>
        <w:lastRenderedPageBreak/>
        <w:t xml:space="preserve">aufnehmen. Doch </w:t>
      </w:r>
      <w:r w:rsidRPr="00944672">
        <w:rPr>
          <w:rFonts w:ascii="Arial" w:hAnsi="Arial" w:cs="Arial"/>
          <w:noProof/>
          <w:sz w:val="24"/>
          <w:szCs w:val="24"/>
        </w:rPr>
        <w:t>bereits</w:t>
      </w:r>
      <w:r w:rsidRPr="00944672">
        <w:rPr>
          <w:rFonts w:ascii="Arial" w:hAnsi="Arial" w:cs="Arial"/>
          <w:sz w:val="24"/>
          <w:szCs w:val="24"/>
        </w:rPr>
        <w:t xml:space="preserve"> bei der Einfahrt in den Hafen von Suseong konnte der Kapitän nur mit Glück der Insel, die in der Bucht liegt, ausweichen.</w:t>
      </w:r>
    </w:p>
    <w:p w14:paraId="0FED5E2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Beim Anlegen fiel dann das Ruder aus und das Schiff rammte den Kai. Ein Schlepper brachte das Schiff nach Busan, wo es auf Reede lag, da kein Werftplatz verfügbar war. </w:t>
      </w:r>
    </w:p>
    <w:p w14:paraId="2041126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Für den Schaden kam die Werft auf, aber die Reederei wollte das Schiff direkt verkaufen, denn Seeleute sind abergläubisch. </w:t>
      </w:r>
    </w:p>
    <w:p w14:paraId="7B6C8B6D"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Die in Busan ansässige Oryukdo Shipping erwarb das Schiff nach kurzen Verhandlungen, ersetze die Crew und nannte das Schiff in Oryukdo Star um. </w:t>
      </w:r>
    </w:p>
    <w:p w14:paraId="0E2DDEC5"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Die erste Tour unter dem neuen Eigner führte von Busan über Jeju nach Okayama in Japan. Bei der Ankunft in Okayama gab es einen Riss im Getriebe und es wurde wieder ein Werft-Aufenthalt notwendig. Da dieser Schaden ebenfalls über die Versicherung gedeckt war, hat Oryukdo Shipping das Schiff behalten und weiter eingesetzt.</w:t>
      </w:r>
    </w:p>
    <w:p w14:paraId="10C7DCF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Mit Ihren 117m Länge, einer Tragfähigkeit von rund 7,700 Tonnen bei einem Tiefgang von 4,60m kann die Oryukdo Star viele kleine Häfen anlaufen. Zusätzlich sind die beide Kräne an Bord attraktiv, da so kleine Häfen angelaufen werden können, in denen keine bzw. nur rudimentäre Infrastruktur vorhanden ist. Aber genau diese Kräne sorgten für den dritten Unfall. Dieses Mal war die Oryukdo Star mit dem Ziel Marily Island in der philippinischen Inselwelt unterwegs. Sie hatte Baumaterial für ein touristisches Projekt an Bord und Materialien, die für den Bau einer ersten Kaianlage genutzt werden sollten. </w:t>
      </w:r>
    </w:p>
    <w:p w14:paraId="5E73FE4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Es war schon der dritte Anlauf des Hafens, und zuvor verlief das Abladen der Fracht problemlos. Bei diesem dritten Anlauf gab es Ärger mit dem zweiten Ausleger und nachdem die letzte Fracht abgeladen war, ließ sich der Kran nicht mehr in seine Ruheposition zurückfahren. </w:t>
      </w:r>
    </w:p>
    <w:p w14:paraId="22EF369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Da das Schiff mit dem ausliegenden Kran gefährlich an der Belastungsgrenze fährt, musste die nächstmögliche Werft angelaufen werden. Oryukdo Shipping inserierte die Oryukdo Star zum Verkauf und so wechselte Sie 2010 erneut den Besitzer. Seitdem ist sie als ‚MS Sole Sourcer‘ für ‚PK Overseas Shipping‘ mit Sitz in Koror auf Palau unterwegs.</w:t>
      </w:r>
    </w:p>
    <w:p w14:paraId="4E0D692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73874558"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 xml:space="preserve">*** </w:t>
      </w:r>
    </w:p>
    <w:p w14:paraId="277C34CF"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6302BC25"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 xml:space="preserve">„PK Overseas Shipping, Sie sprechen mit Mathilda, was kann ich für Sie tun?“ „Hallo Mathilda, hier spricht Cindy von Lytton Logistics and Transport-Consulting in Brisbane, wenn ich richtig informiert bin, dann betreiben Sie einen 7000-Tonner mit Kränen?“ „Hallo Cindy, ja das ist richtig. Wir haben die Sole Sourcer und wir bieten Sie auch für Charterfahrten an.“ „Mathilda, das ist super, vielen Dank für die Info. Ich suche mir die Fahrdaten zusammen und dann schicke ich Euch eine E-Mail, mit der Bitte um ein Angebot. Ist das für Euch so ok?“ „Ja Cindy, das wäre sehr lieb. Wir antworten dann so schnell wie möglich.“ </w:t>
      </w:r>
    </w:p>
    <w:p w14:paraId="7AF8B43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lastRenderedPageBreak/>
        <w:t>Mit diesen positiven Informationen beendete Cindy das Gespräch und rief zu Tobias rüber. „Hey Tobi! Lasse Dir mal die Fahrt- und Fracht-Daten von OOCS geben, ich denke, ich habe ein Schiff!“ „Cool! Mache ich Cindy.“ Rief Tobias zurück und machte sich an die Arbeit.</w:t>
      </w:r>
    </w:p>
    <w:p w14:paraId="322603C9"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776C0836" w14:textId="77777777" w:rsidR="00944672" w:rsidRPr="00944672" w:rsidRDefault="00944672" w:rsidP="00944672">
      <w:pPr>
        <w:suppressAutoHyphens/>
        <w:autoSpaceDE w:val="0"/>
        <w:autoSpaceDN w:val="0"/>
        <w:adjustRightInd w:val="0"/>
        <w:spacing w:after="0" w:line="292" w:lineRule="auto"/>
        <w:jc w:val="both"/>
        <w:rPr>
          <w:rFonts w:ascii="Arial" w:hAnsi="Arial" w:cs="Arial"/>
          <w:sz w:val="24"/>
          <w:szCs w:val="24"/>
        </w:rPr>
      </w:pPr>
      <w:r w:rsidRPr="00944672">
        <w:rPr>
          <w:rFonts w:ascii="Arial" w:hAnsi="Arial" w:cs="Arial"/>
          <w:noProof/>
          <w:sz w:val="24"/>
          <w:szCs w:val="24"/>
        </w:rPr>
        <w:t>***</w:t>
      </w:r>
    </w:p>
    <w:p w14:paraId="068409C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12783BC3"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commentReference w:id="383"/>
      </w:r>
      <w:r w:rsidRPr="00944672">
        <w:rPr>
          <w:rFonts w:ascii="Arial" w:hAnsi="Arial" w:cs="Arial"/>
          <w:b/>
          <w:bCs/>
          <w:sz w:val="24"/>
          <w:szCs w:val="24"/>
        </w:rPr>
        <w:t>&gt;&gt;&gt; Brisbane, Freitag, 17. Jan 2014 &lt;&lt;&lt;</w:t>
      </w:r>
    </w:p>
    <w:p w14:paraId="29997637"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7F58F5AB"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 xml:space="preserve">„G´Day Tobias!“ Mit der typisch australischen Begrüßungsformel kam John McGraw ins Büro der LLTC, „hast Du am Wochenende schon Pläne?“ „Wir wollen nach Frazer Island segeln. Wir haben einen Katamaran für 8 Personen und wollen die Strände der Inseln unsicher machen.“ Grinste Tobias zurück, stutze und fragte dann: „Wieso? Hast Du Arbeit für mich?“ „Nein, keine Panik! Cindy hat mich überrascht, wir fahren über das Wochenende in die Glass House Mountains. Cindy hat bis Montag gebucht, so das Du auch erst am Montag ab 13.00 Uhr hier sein musst.“ </w:t>
      </w:r>
    </w:p>
    <w:p w14:paraId="12D58B39"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Überrascht schaut Tobias seinen Boss an. „Bevor Du fragst, Cindy hat das als ‚Incentive‘ für uns gedacht.“ „Cool!“ Freute sich Tobias. „...und,“ fuhr John fort, „Du hast die ‚</w:t>
      </w:r>
      <w:r w:rsidRPr="00944672">
        <w:rPr>
          <w:rFonts w:ascii="Arial" w:hAnsi="Arial" w:cs="Arial"/>
          <w:noProof/>
          <w:sz w:val="24"/>
          <w:szCs w:val="24"/>
        </w:rPr>
        <w:t>Waverunner</w:t>
      </w:r>
      <w:r w:rsidRPr="00944672">
        <w:rPr>
          <w:rFonts w:ascii="Arial" w:hAnsi="Arial" w:cs="Arial"/>
          <w:sz w:val="24"/>
          <w:szCs w:val="24"/>
        </w:rPr>
        <w:t xml:space="preserve"> III‘ gemietet.“ „Woher weißt DU das?“ Entfuhr es Tobias. </w:t>
      </w:r>
    </w:p>
    <w:p w14:paraId="254AC4F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Jetzt war es an John zu grinsen, „Archie ‚</w:t>
      </w:r>
      <w:r w:rsidRPr="00944672">
        <w:rPr>
          <w:rFonts w:ascii="Arial" w:hAnsi="Arial" w:cs="Arial"/>
          <w:noProof/>
          <w:sz w:val="24"/>
          <w:szCs w:val="24"/>
        </w:rPr>
        <w:t>Wavekiller</w:t>
      </w:r>
      <w:r w:rsidRPr="00944672">
        <w:rPr>
          <w:rFonts w:ascii="Arial" w:hAnsi="Arial" w:cs="Arial"/>
          <w:sz w:val="24"/>
          <w:szCs w:val="24"/>
        </w:rPr>
        <w:t xml:space="preserve">‘ Johnson und ich kennen uns schon lange und er hat mir gesagt, dass einer von meinen Leuten mit ihm zu den Inseln will. Es ist zwar nicht ganz korrekt, aber unter Freunden…. Egal, was ich eigentlich sagen wollte, ist, dass Deine Tour bezahlt ist.“ </w:t>
      </w:r>
    </w:p>
    <w:p w14:paraId="4073784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Vollkommen überrascht fiel Tobias sinnbildlich der Kiefer auf die Tischplatte, „Ähm, wie jetzt?“ Stotterte Tobias, während John prustend loslachte „Allein für diesen Anblick hat sich die Überraschung gelohnt!“ Lachte John und fuhr dann fort, „Cindy und ich, wollten uns für Deine Hilfe nach der Betriebsübernahme sowieso bei Dir bedanken, und dann kam noch dieser Schiffscharter.“ John holte kurz Luft: „Vielen Dank für Deine tolle Mitarbeit! Genieße die Sonne am Wochenende!!“ Tobias konnte nur den Kopf schütteln, ihm standen die vor Freude die Tränen in den Augen, niemals hatte sich ein Chef so bei ihm bedankt.</w:t>
      </w:r>
    </w:p>
    <w:p w14:paraId="28DACE68"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Gefühlte 10 Minuten später, meinte er: „John… Vielen Dank für diese tolle Überraschung. Natürlich auch an Cindy. Ihr habt mich so überrascht, dass ich erst jetzt dazu komme zu fragen, was Ihr denn macht.“ „Cindy hat im Glass House Mountains National Park eine kleine Hütte für uns gefunden. Heißt ‚</w:t>
      </w:r>
      <w:r w:rsidRPr="00944672">
        <w:rPr>
          <w:rFonts w:ascii="Arial" w:hAnsi="Arial" w:cs="Arial"/>
          <w:noProof/>
          <w:sz w:val="24"/>
          <w:szCs w:val="24"/>
        </w:rPr>
        <w:t>Broadview</w:t>
      </w:r>
      <w:r w:rsidRPr="00944672">
        <w:rPr>
          <w:rFonts w:ascii="Arial" w:hAnsi="Arial" w:cs="Arial"/>
          <w:sz w:val="24"/>
          <w:szCs w:val="24"/>
        </w:rPr>
        <w:t xml:space="preserve"> Lodge‘, </w:t>
      </w:r>
      <w:r w:rsidRPr="00944672">
        <w:rPr>
          <w:rFonts w:ascii="Arial" w:hAnsi="Arial" w:cs="Arial"/>
          <w:noProof/>
          <w:sz w:val="24"/>
          <w:szCs w:val="24"/>
        </w:rPr>
        <w:t>Semi-Serviced</w:t>
      </w:r>
      <w:r w:rsidRPr="00944672">
        <w:rPr>
          <w:rFonts w:ascii="Arial" w:hAnsi="Arial" w:cs="Arial"/>
          <w:sz w:val="24"/>
          <w:szCs w:val="24"/>
        </w:rPr>
        <w:t xml:space="preserve">, also ist alles vorbereitet, wenn wir ankommen. Die Besitzer haben mit Cindy abgesprochen, was für das Abendessen organisiert werden muss. Wir müssen nur noch hinfahren, das Abendessen kochen und den Ausblick genießen.“ Schwärmte John und fuhr dann fort, „Die Lodge ist auf der Sonnenseite des Berges, so das wir den </w:t>
      </w:r>
      <w:r w:rsidRPr="00944672">
        <w:rPr>
          <w:rFonts w:ascii="Arial" w:hAnsi="Arial" w:cs="Arial"/>
          <w:sz w:val="24"/>
          <w:szCs w:val="24"/>
        </w:rPr>
        <w:lastRenderedPageBreak/>
        <w:t>Sonnenuntergang von der Terrasse genießen können. Allerdings ist der Berg zwischen uns und der nächsten Antenne, so das wir nur schlecht zu erreichen sind.“ „Dass ist doch gut,“ zwinkerte Tobias zurück, „Dann habt Ihr Zeit für Euch!“</w:t>
      </w:r>
    </w:p>
    <w:p w14:paraId="6D2D3A9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„Das war wohl auch Cindys Hintergedanke“ lachte John zurück. „Daher werden wir erst am Montag nach dem Frühstück zurückfahren, und für Dich bedeutet das, dass Du erst ab Mittag anfangen darfst, weil wir möchten, dass auch Du etwas davon haben sollst.“</w:t>
      </w:r>
    </w:p>
    <w:p w14:paraId="7B2E2971"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Tobias dankte John </w:t>
      </w:r>
      <w:r w:rsidRPr="00944672">
        <w:rPr>
          <w:rFonts w:ascii="Arial" w:hAnsi="Arial" w:cs="Arial"/>
          <w:noProof/>
          <w:sz w:val="24"/>
          <w:szCs w:val="24"/>
        </w:rPr>
        <w:t>noch</w:t>
      </w:r>
      <w:r w:rsidRPr="00944672">
        <w:rPr>
          <w:rFonts w:ascii="Arial" w:hAnsi="Arial" w:cs="Arial"/>
          <w:sz w:val="24"/>
          <w:szCs w:val="24"/>
        </w:rPr>
        <w:t xml:space="preserve"> einmal und dann sah John auf die Uhr: „Es ist jetzt 14:23 Uhr. Du machst jetzt Feierabend und kümmerst Dich um die Tour Vorbereitung, ich werde jetzt noch einen Champagner und einen guten Weißwein kaufen. Eine kleine Überraschung muss ich für Cindy auch haben. Wir sehen uns am Montag.“ Und damit verließ John das Büro. </w:t>
      </w:r>
    </w:p>
    <w:p w14:paraId="34F8CBDD"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Zumindest weiß ich jetzt, warum Cindy heute nicht hier war, dachte sich Tobias, dann nahm er sein Telefon zur Hand und wählte eine Nummer. „Hallo Marcus, ich mache jetzt Feierabend. … Ja, ich weiß, dass es erst halb drei ist. Sollen wir und treffen, damit wir noch ein paar Sachen organisieren können? … Gut, dann bin ich kurz nach drei bei Dir. Sag nix zu den Mädchen, es soll eine Überraschung werden.“</w:t>
      </w:r>
    </w:p>
    <w:p w14:paraId="47B1A1D8"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Nachdem er aufgelegt hatte, packte Tobias seine Sachen, räumte den Tisch auf und schloss das Büro ab, um in das lange Wochenende zu gehen.</w:t>
      </w:r>
    </w:p>
    <w:p w14:paraId="049ABD08"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3F527C0D"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w:t>
      </w:r>
    </w:p>
    <w:p w14:paraId="5A6DD5A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42A9C307"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 xml:space="preserve">Cindy war im Haus und packte für das Wochenende: „Wie immer viel zu viel!“ Grummelte sie vor sich her, als sie ein ungewöhnliches Motorengeräusch hörte. Es hupte, sie ging zum vorderen Fenster und war überrascht, dann rannte Sie aus dem Haus. „Was zum Teufel?!“ „Hi, Darling!“ John grinste Sie verschmitzt an, „Ich habe Dein Problem mit dem Packen gelöst! Wir haben keinen Platz.“ Vor Ihr stand ein knallroter Audi </w:t>
      </w:r>
      <w:r w:rsidRPr="00944672">
        <w:rPr>
          <w:rFonts w:ascii="Arial" w:hAnsi="Arial" w:cs="Arial"/>
          <w:noProof/>
          <w:sz w:val="24"/>
          <w:szCs w:val="24"/>
        </w:rPr>
        <w:t>TT</w:t>
      </w:r>
      <w:r w:rsidRPr="00944672">
        <w:rPr>
          <w:rFonts w:ascii="Arial" w:hAnsi="Arial" w:cs="Arial"/>
          <w:sz w:val="24"/>
          <w:szCs w:val="24"/>
        </w:rPr>
        <w:t xml:space="preserve"> 3l Diesel Cabriolet. „Tja, das stimmt!“ Gab sie lachend zurück. Der Audi </w:t>
      </w:r>
      <w:r w:rsidRPr="00944672">
        <w:rPr>
          <w:rFonts w:ascii="Arial" w:hAnsi="Arial" w:cs="Arial"/>
          <w:noProof/>
          <w:sz w:val="24"/>
          <w:szCs w:val="24"/>
        </w:rPr>
        <w:t>TT</w:t>
      </w:r>
      <w:r w:rsidRPr="00944672">
        <w:rPr>
          <w:rFonts w:ascii="Arial" w:hAnsi="Arial" w:cs="Arial"/>
          <w:sz w:val="24"/>
          <w:szCs w:val="24"/>
        </w:rPr>
        <w:t xml:space="preserve"> eignet sich </w:t>
      </w:r>
      <w:r w:rsidRPr="00944672">
        <w:rPr>
          <w:rFonts w:ascii="Arial" w:hAnsi="Arial" w:cs="Arial"/>
          <w:noProof/>
          <w:sz w:val="24"/>
          <w:szCs w:val="24"/>
        </w:rPr>
        <w:t>hervorragend</w:t>
      </w:r>
      <w:r w:rsidRPr="00944672">
        <w:rPr>
          <w:rFonts w:ascii="Arial" w:hAnsi="Arial" w:cs="Arial"/>
          <w:sz w:val="24"/>
          <w:szCs w:val="24"/>
        </w:rPr>
        <w:t xml:space="preserve"> zum Cruisen und ist auf kurvigen Landstraßen ein echtes Traumauto. Der Diesel kann auf diesen Straßen seine Vorzüge, wie z.B. die Kraftübertragung bei geringen Drehzahlen ausspielen. Wie alle Cabrios zeichnet es sich </w:t>
      </w:r>
      <w:r w:rsidRPr="00944672">
        <w:rPr>
          <w:rFonts w:ascii="Arial" w:hAnsi="Arial" w:cs="Arial"/>
          <w:noProof/>
          <w:sz w:val="24"/>
          <w:szCs w:val="24"/>
        </w:rPr>
        <w:t>jedoch</w:t>
      </w:r>
      <w:r w:rsidRPr="00944672">
        <w:rPr>
          <w:rFonts w:ascii="Arial" w:hAnsi="Arial" w:cs="Arial"/>
          <w:sz w:val="24"/>
          <w:szCs w:val="24"/>
        </w:rPr>
        <w:t xml:space="preserve"> durch einen kleinen Kofferraum aus. Erschwerend kommt hinzu, dass der Audi </w:t>
      </w:r>
      <w:r w:rsidRPr="00944672">
        <w:rPr>
          <w:rFonts w:ascii="Arial" w:hAnsi="Arial" w:cs="Arial"/>
          <w:noProof/>
          <w:sz w:val="24"/>
          <w:szCs w:val="24"/>
        </w:rPr>
        <w:t>TT</w:t>
      </w:r>
      <w:r w:rsidRPr="00944672">
        <w:rPr>
          <w:rFonts w:ascii="Arial" w:hAnsi="Arial" w:cs="Arial"/>
          <w:sz w:val="24"/>
          <w:szCs w:val="24"/>
        </w:rPr>
        <w:t xml:space="preserve"> als ein zweisitziges Sport-Coupé gebaut wird, bei dem das Reisegepäck nicht </w:t>
      </w:r>
      <w:r w:rsidRPr="00944672">
        <w:rPr>
          <w:rFonts w:ascii="Arial" w:hAnsi="Arial" w:cs="Arial"/>
          <w:noProof/>
          <w:sz w:val="24"/>
          <w:szCs w:val="24"/>
        </w:rPr>
        <w:t>wirklich</w:t>
      </w:r>
      <w:r w:rsidRPr="00944672">
        <w:rPr>
          <w:rFonts w:ascii="Arial" w:hAnsi="Arial" w:cs="Arial"/>
          <w:sz w:val="24"/>
          <w:szCs w:val="24"/>
        </w:rPr>
        <w:t xml:space="preserve"> berücksichtigt wurde. </w:t>
      </w:r>
      <w:r w:rsidRPr="00944672">
        <w:rPr>
          <w:rFonts w:ascii="Arial" w:hAnsi="Arial" w:cs="Arial"/>
          <w:noProof/>
          <w:sz w:val="24"/>
          <w:szCs w:val="24"/>
        </w:rPr>
        <w:t>Tatsächlich</w:t>
      </w:r>
      <w:r w:rsidRPr="00944672">
        <w:rPr>
          <w:rFonts w:ascii="Arial" w:hAnsi="Arial" w:cs="Arial"/>
          <w:sz w:val="24"/>
          <w:szCs w:val="24"/>
        </w:rPr>
        <w:t xml:space="preserve"> ist der Kofferraum eher tief als breit, es passt einiges in den Kofferraum, wenn man sich an die beschränkte Öffnung gewöhnt hat.</w:t>
      </w:r>
    </w:p>
    <w:p w14:paraId="05ABC43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Cindy sah John halb schmollend an, „Ich habe erst 2 Koffer für mich gepackt.“ Prustete sie lachend los. „Du hast recht! Spaß muss sein. Dann eben doch nur zwei Koffer und kein Make-up.“ </w:t>
      </w:r>
    </w:p>
    <w:p w14:paraId="2992BE82"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John sah Sie verliebt an und sagte: „Du kannst ausziehen, was Du willst, Du siehst immer gut aus!“ Dafür bekam er einen dicken Kuss.</w:t>
      </w:r>
    </w:p>
    <w:p w14:paraId="7DA33CDE"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lastRenderedPageBreak/>
        <w:t>Eine Stunde später hatten sie das leichte Gepäck, es waren drei kleine Koffer plus Beauty-Case, verstaut und machten sich auf den Weg in die rund eine Stunde Fahrzeit entfernten Glass House Mountains.</w:t>
      </w:r>
    </w:p>
    <w:p w14:paraId="7A6300F6"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4328E85C" w14:textId="77777777" w:rsidR="00944672" w:rsidRPr="00944672" w:rsidRDefault="00944672" w:rsidP="00944672">
      <w:pPr>
        <w:suppressAutoHyphens/>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w:t>
      </w:r>
    </w:p>
    <w:p w14:paraId="1366E92A"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p>
    <w:p w14:paraId="6E0BBEA1" w14:textId="77777777" w:rsidR="00944672" w:rsidRPr="00944672" w:rsidRDefault="00944672" w:rsidP="00944672">
      <w:pPr>
        <w:suppressAutoHyphens/>
        <w:autoSpaceDE w:val="0"/>
        <w:autoSpaceDN w:val="0"/>
        <w:adjustRightInd w:val="0"/>
        <w:spacing w:after="0" w:line="292" w:lineRule="auto"/>
        <w:jc w:val="both"/>
        <w:rPr>
          <w:rFonts w:ascii="Arial" w:hAnsi="Arial" w:cs="Arial"/>
          <w:b/>
          <w:bCs/>
          <w:sz w:val="24"/>
          <w:szCs w:val="24"/>
        </w:rPr>
      </w:pPr>
      <w:r w:rsidRPr="00944672">
        <w:rPr>
          <w:rFonts w:ascii="Arial" w:hAnsi="Arial" w:cs="Arial"/>
          <w:b/>
          <w:bCs/>
          <w:sz w:val="24"/>
          <w:szCs w:val="24"/>
        </w:rPr>
        <w:commentReference w:id="384"/>
      </w:r>
      <w:r w:rsidRPr="00944672">
        <w:rPr>
          <w:rFonts w:ascii="Arial" w:hAnsi="Arial" w:cs="Arial"/>
          <w:b/>
          <w:bCs/>
          <w:sz w:val="24"/>
          <w:szCs w:val="24"/>
        </w:rPr>
        <w:t>&gt;&gt;&gt; Glashouse Mountains National Park, Samstag, 18. Jan 2014&lt;&lt;&lt;</w:t>
      </w:r>
    </w:p>
    <w:p w14:paraId="539D268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4EDC664E"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 xml:space="preserve">Am Samstagmorgen kochte John Tee für beide und bereitete Toast, mit Kirschmarmelade für Cindy und mit Vegemite für sich, was dann zu Cindy ans Bett brachte. „Oh Nein!“ Stöhnte Cindy, „Wie kannst Du dieses Zeug bloß essen?“ „Ein echter Australier muss das mögen!“ „Macho! – Danke für das Frühstück!“ Lächelte Cindy ihn an, um dann zu sagen: „Ich muss erst einmal Zähneputzen, bevor ich etwas essen kann. Es kann nicht jeder ein echter, harter Australier sein.“ Und verschwand im Bad. Wenige Minuten später war sie wieder da und fragte: „Weißt Du eigentlich, wie das Zeug hergestellt wird?“ </w:t>
      </w:r>
    </w:p>
    <w:p w14:paraId="784DA6EF"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„Klar! In Brisbane werden alle Abwässer gefiltert, die Feststoffe gemahlen und mit Klebstoff versetzt, und dann in Gläser gefüllt und verkauft?!“ </w:t>
      </w:r>
    </w:p>
    <w:p w14:paraId="560A0E8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„Nein, ich denke immer noch, dass die Gummiabriebe der Road-Trains entlang des Stuart Highway, insbesondere im Northern Territory, abgekratzt werden, und dass das, und die obligatorischen Tierreste, die Basis bildet.“ </w:t>
      </w:r>
    </w:p>
    <w:p w14:paraId="5ADCBDBD"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„Du bist doch nur neidisch, weil Du das nicht magst.“ Lachte John zurück. „Sag mal Cindy, was war gestern mit Dir los?“ Cindy sah auf und John fragend an „Ich will mich nicht beschweren, aber Du warst gestern so wild beim Sex, als gäbe es kein Morgen.“ Cindy sah ihn verträumt an und antwortete: „Zum einen, ich hatte Nachholbedarf! Mein Freund vernachlässigt mich“ grinst sie ihn breit an, „Und zum Zweiten?“ </w:t>
      </w:r>
    </w:p>
    <w:p w14:paraId="6167F44B"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„Zum Zweiten liebe ich Dich. War es denn nicht schön für Dich?“ „Super, Du hast mich in die Falle gelockt, egal was ich jetzt antworte, es ist falsch. Also schweige ich jetzt und genieße die Erinnerungen.“ War seine Antwort, dabei entging ihm, dass Cindys Augen kurz aufblitzten.</w:t>
      </w:r>
    </w:p>
    <w:p w14:paraId="6C13CC0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„Was ist der Plan für Heute?“ Fragte Cindy, um das Thema zu wechseln, John blickte zu Cindy auf und sagte dann: „Erinnerst Du Dich, was uns Sophia gestern bei der Übergabe gesagt hat?“ Cindy schaute fragend, „Für den Wagen gibt es hier eine tolle Sightseeing- und Cruising Strecke, und damit Du nicht zu dick und zu faul wirst, dann einen 2,5 Stunden Rundgang – also ca. 4,5 km – am Mt. </w:t>
      </w:r>
      <w:r w:rsidRPr="00944672">
        <w:rPr>
          <w:rFonts w:ascii="Arial" w:hAnsi="Arial" w:cs="Arial"/>
          <w:noProof/>
          <w:sz w:val="24"/>
          <w:szCs w:val="24"/>
        </w:rPr>
        <w:t>Cooee</w:t>
      </w:r>
      <w:r w:rsidRPr="00944672">
        <w:rPr>
          <w:rFonts w:ascii="Arial" w:hAnsi="Arial" w:cs="Arial"/>
          <w:sz w:val="24"/>
          <w:szCs w:val="24"/>
        </w:rPr>
        <w:t>.“</w:t>
      </w:r>
    </w:p>
    <w:p w14:paraId="4E86AF7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„Cool, dann mach ich mich jetzt schick und bin so in ein bis zwei Stunden fertig.“ Foppte Sie John, „Ich vermute, dass mein harter Australier, das Wasser angeschaut hat, welches sich dann vor Angst zurückgezogen hat?“ Bevor er reagieren konnte, verschwand sie im Bad, als er die Dusche hörte, schlich er ins Bad um ihr den Rücken einzuseifen. Das Duschen zog sich dadurch in die Länge. So das Cindy mit ihrer Zeitschätzung recht </w:t>
      </w:r>
      <w:r w:rsidRPr="00944672">
        <w:rPr>
          <w:rFonts w:ascii="Arial" w:hAnsi="Arial" w:cs="Arial"/>
          <w:sz w:val="24"/>
          <w:szCs w:val="24"/>
        </w:rPr>
        <w:lastRenderedPageBreak/>
        <w:t xml:space="preserve">behielt, wenn </w:t>
      </w:r>
      <w:r w:rsidRPr="00944672">
        <w:rPr>
          <w:rFonts w:ascii="Arial" w:hAnsi="Arial" w:cs="Arial"/>
          <w:noProof/>
          <w:sz w:val="24"/>
          <w:szCs w:val="24"/>
        </w:rPr>
        <w:t>auch</w:t>
      </w:r>
      <w:r w:rsidRPr="00944672">
        <w:rPr>
          <w:rFonts w:ascii="Arial" w:hAnsi="Arial" w:cs="Arial"/>
          <w:sz w:val="24"/>
          <w:szCs w:val="24"/>
        </w:rPr>
        <w:t xml:space="preserve"> aus anderen Gründen. Zudem hatten Sie den Boden im Bad trocken zu wischen, da die Dusche für das, was da eben stattgefunden hatte, nicht </w:t>
      </w:r>
      <w:r w:rsidRPr="00944672">
        <w:rPr>
          <w:rFonts w:ascii="Arial" w:hAnsi="Arial" w:cs="Arial"/>
          <w:noProof/>
          <w:sz w:val="24"/>
          <w:szCs w:val="24"/>
        </w:rPr>
        <w:t>wirklich</w:t>
      </w:r>
      <w:r w:rsidRPr="00944672">
        <w:rPr>
          <w:rFonts w:ascii="Arial" w:hAnsi="Arial" w:cs="Arial"/>
          <w:sz w:val="24"/>
          <w:szCs w:val="24"/>
        </w:rPr>
        <w:t xml:space="preserve"> vorgesehen war.</w:t>
      </w:r>
    </w:p>
    <w:p w14:paraId="20052A7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Am Abend kamen beide von einem Tag voller Erlebnisse zurück und genossen den Sonnenuntergang von der Terrasse bei Bier (Cindy) und Weißwein (John).</w:t>
      </w:r>
    </w:p>
    <w:p w14:paraId="0139E0D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„Siehst Du den kleinen Teich da drüben?“ Fragte Cindy. „Der müsste knapp eine Stunde Fußweg weg sein.“ Antwortete John, „Weil wir ein Stück bergab gehen müssen und dann querfeldein – so wie es von hier aussieht. – Warum?!“ „Lass uns morgen da mal hingehen. Dann haben wir nur einen entspannten Sonntag.“ „Ok, dann machen wir das.“</w:t>
      </w:r>
    </w:p>
    <w:p w14:paraId="2474070E"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123F613B"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noProof/>
          <w:sz w:val="24"/>
          <w:szCs w:val="24"/>
        </w:rPr>
        <w:t>***</w:t>
      </w:r>
    </w:p>
    <w:p w14:paraId="2481DBCE"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24DA34FB"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commentReference w:id="385"/>
      </w:r>
      <w:r w:rsidRPr="00944672">
        <w:rPr>
          <w:rFonts w:ascii="Arial" w:hAnsi="Arial" w:cs="Arial"/>
          <w:b/>
          <w:bCs/>
          <w:sz w:val="24"/>
          <w:szCs w:val="24"/>
        </w:rPr>
        <w:t>&gt;&gt;&gt; Glashouse Mountains National Park, Sonntag, 19. Jan 2014&lt;&lt;&lt;</w:t>
      </w:r>
    </w:p>
    <w:p w14:paraId="622F59C9"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4D9458FC"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John schlug die Augen auf, und musste sich erst einmal orientieren. Das Bett neben ihm war leer und Cindy nicht zu sehen, da er kein Wasser hörte, ging er davon aus, dass Cindy auf der Terrasse sitzen würde. „Schatz?!“ Fragend und verschlafen ging er Richtung Terrasse. „Stopp!! Nicht rauskommen!“ Der Befehlston machte ihn schlagartig wach. „Was ist los?“ Rief er von drinnen. „Hier ist eine King Brown auf der Terrasse!“</w:t>
      </w:r>
    </w:p>
    <w:p w14:paraId="4F269F5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Die King Brown oder </w:t>
      </w:r>
      <w:r w:rsidRPr="00944672">
        <w:rPr>
          <w:rFonts w:ascii="Arial" w:hAnsi="Arial" w:cs="Arial"/>
          <w:noProof/>
          <w:sz w:val="24"/>
          <w:szCs w:val="24"/>
        </w:rPr>
        <w:t>Mulga-Schlange</w:t>
      </w:r>
      <w:r w:rsidRPr="00944672">
        <w:rPr>
          <w:rFonts w:ascii="Arial" w:hAnsi="Arial" w:cs="Arial"/>
          <w:sz w:val="24"/>
          <w:szCs w:val="24"/>
        </w:rPr>
        <w:t xml:space="preserve"> ist trotz ihres Namens keine Braunschlange, sondern eher mit der Schwarzotter verwandt. Sie wird 1,8 bis 2,0, in Ausnahmefällen 2,7 Meter lang. Ihre Körperfarbe ist oberseits einfarbig gelb- bis rotbraun, die Unterseite ist cremefarben und kann orange gepunktet sein. Kopf und Rumpf sind nicht deutlich voneinander abgesetzt.</w:t>
      </w:r>
    </w:p>
    <w:p w14:paraId="17BC177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Bei Begegnungen mit Menschen flüchtet die </w:t>
      </w:r>
      <w:r w:rsidRPr="00944672">
        <w:rPr>
          <w:rFonts w:ascii="Arial" w:hAnsi="Arial" w:cs="Arial"/>
          <w:noProof/>
          <w:sz w:val="24"/>
          <w:szCs w:val="24"/>
        </w:rPr>
        <w:t>Mulga-Schlange</w:t>
      </w:r>
      <w:r w:rsidRPr="00944672">
        <w:rPr>
          <w:rFonts w:ascii="Arial" w:hAnsi="Arial" w:cs="Arial"/>
          <w:sz w:val="24"/>
          <w:szCs w:val="24"/>
        </w:rPr>
        <w:t xml:space="preserve"> für gewöhnlich, wehrt sich </w:t>
      </w:r>
      <w:r w:rsidRPr="00944672">
        <w:rPr>
          <w:rFonts w:ascii="Arial" w:hAnsi="Arial" w:cs="Arial"/>
          <w:noProof/>
          <w:sz w:val="24"/>
          <w:szCs w:val="24"/>
        </w:rPr>
        <w:t>jedoch</w:t>
      </w:r>
      <w:r w:rsidRPr="00944672">
        <w:rPr>
          <w:rFonts w:ascii="Arial" w:hAnsi="Arial" w:cs="Arial"/>
          <w:sz w:val="24"/>
          <w:szCs w:val="24"/>
        </w:rPr>
        <w:t xml:space="preserve">, wenn sie in die Enge getrieben wird. </w:t>
      </w:r>
    </w:p>
    <w:p w14:paraId="25DBF21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Die </w:t>
      </w:r>
      <w:r w:rsidRPr="00944672">
        <w:rPr>
          <w:rFonts w:ascii="Arial" w:hAnsi="Arial" w:cs="Arial"/>
          <w:noProof/>
          <w:sz w:val="24"/>
          <w:szCs w:val="24"/>
        </w:rPr>
        <w:t>Mulga-Schlange</w:t>
      </w:r>
      <w:r w:rsidRPr="00944672">
        <w:rPr>
          <w:rFonts w:ascii="Arial" w:hAnsi="Arial" w:cs="Arial"/>
          <w:sz w:val="24"/>
          <w:szCs w:val="24"/>
        </w:rPr>
        <w:t xml:space="preserve"> zeigt ein charakteristisches Abwehrverhalten: Der Vorderkörper wird bei Bedrohung aufgerichtet, das Maul aufgerissen und der Nacken leicht gespreizt. In dieser Position wird die Bedrohung fixiert. Wirkt das Abwehrverhalten nicht, erfolgen mehrere schnelle Bisse, wobei durch unterstützende Kaubewegungen nach einem Biss größere Mengen an Gift abgegeben werden.</w:t>
      </w:r>
    </w:p>
    <w:p w14:paraId="01E22981"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In eben dieser aufgerichteten Haltung war die Schlange jetzt auf der Terrasse und taxierte Cindy, von der die Schlange nicht wusste, ob Cindy eine Bedrohung war oder nicht. </w:t>
      </w:r>
    </w:p>
    <w:p w14:paraId="5C5EFD99"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Durch die Vibrationen der Stimmen abgelenkt, entschied die Mulga auf Feind und ihr Kopf schoss nach vorn, um den Feind zu bekämpfen. Cindy saß zwar in einem Stuhl, hatte sich </w:t>
      </w:r>
      <w:r w:rsidRPr="00944672">
        <w:rPr>
          <w:rFonts w:ascii="Arial" w:hAnsi="Arial" w:cs="Arial"/>
          <w:noProof/>
          <w:sz w:val="24"/>
          <w:szCs w:val="24"/>
        </w:rPr>
        <w:t>jedoch</w:t>
      </w:r>
      <w:r w:rsidRPr="00944672">
        <w:rPr>
          <w:rFonts w:ascii="Arial" w:hAnsi="Arial" w:cs="Arial"/>
          <w:sz w:val="24"/>
          <w:szCs w:val="24"/>
        </w:rPr>
        <w:t xml:space="preserve"> ein Handtuch über die Beine gelegt, das rettete sie jetzt, denn die Schlange verbiss sich in dem Stoff und konnte ihr Gift so nicht gegen Cindy einsetzen. </w:t>
      </w:r>
    </w:p>
    <w:p w14:paraId="4333B837"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lastRenderedPageBreak/>
        <w:t xml:space="preserve">Im Reflex warf Cindy das Handtuch über die Schlange und konnte sich somit außer Reichweite der Schlange bringen. </w:t>
      </w:r>
    </w:p>
    <w:p w14:paraId="322EFA76"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John, der das von drinnen hatte sehen können, kam mit einem Besen raus und fegte das Handtuch samt Schlage von der Terrasse. Dann nahm der die zitternden Cindy in die Arme, um sie zu trösten.</w:t>
      </w:r>
    </w:p>
    <w:p w14:paraId="4F4B4A99"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Was jetzt passierte, hätte in jedem Hollywood-Drehbuch für Lacher gesorgt und wäre, als ‚zu weit hergeholt‘ abgelehnt worden. </w:t>
      </w:r>
    </w:p>
    <w:p w14:paraId="16799F3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Weil Cindy einen Schwächeanfall bekam, verlor John das Gleichgewicht und stolperte. Hierdurch fiel er von der Terrasse. Jetzt kamen die Unwägbarkeiten des echten Lebens zum Tragen. Neben dem Ast, bei dem John aufkam und wo er sich abstützte, um den Aufprall zu mindern, hatte sich eine ‚Red-Back‘-Spinne eingerichtet, die sofort reagiert und John in die Hand biss. </w:t>
      </w:r>
    </w:p>
    <w:p w14:paraId="52DE777E"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Die Körperfarbe der weiblichen Tiere ist Schwarz mit einem auffälligen roten, manchmal unterbrochenen Streifen auf der Oberseite des runden Hinterleibes. Die Art ist nicht aggressiv. Die männlichen Tiere sind ungiftig, für den Menschen gefährlich sind nur die Weibchen. Der Biss selbst ist kaum zu spüren, der darauffolgende charakteristische Abdominalschmerz wird als „unerträglich“ beschrieben. Die Hauptkomponente des Giftes, das </w:t>
      </w:r>
      <w:r w:rsidRPr="00944672">
        <w:rPr>
          <w:rFonts w:ascii="Arial" w:hAnsi="Arial" w:cs="Arial"/>
          <w:noProof/>
          <w:sz w:val="24"/>
          <w:szCs w:val="24"/>
        </w:rPr>
        <w:t>Alpha-Latrotoxin</w:t>
      </w:r>
      <w:r w:rsidRPr="00944672">
        <w:rPr>
          <w:rFonts w:ascii="Arial" w:hAnsi="Arial" w:cs="Arial"/>
          <w:sz w:val="24"/>
          <w:szCs w:val="24"/>
        </w:rPr>
        <w:t>, führt zu Krämpfen und Schmerzen. Die Symptome dauern etwa zwölf Stunden an und klingen dann ab. Lebensgefahr besteht, wenn durch die auftretenden Lähmungserscheinungen das Atemzentrum betroffen ist.</w:t>
      </w:r>
    </w:p>
    <w:p w14:paraId="3B9B0D8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Als der Schock des Fallens vorbei war, kam der Schmerz des Giftes zum Tragen und John sah die Spinne auf seiner Hand. „Scheiße!“ Schrie er vor Schmerz, „Hast Du Dir etwas gebrochen?“ Fragte Cindy von der Veranda, „Nein, mich muss eine ‚Red-Back‘ gebissen haben. Verdammt tut das weh!“ Beim Taumeln kam er dem Handtuch zu nahe und die </w:t>
      </w:r>
      <w:r w:rsidRPr="00944672">
        <w:rPr>
          <w:rFonts w:ascii="Arial" w:hAnsi="Arial" w:cs="Arial"/>
          <w:noProof/>
          <w:sz w:val="24"/>
          <w:szCs w:val="24"/>
        </w:rPr>
        <w:t>Mulga</w:t>
      </w:r>
      <w:r w:rsidRPr="00944672">
        <w:rPr>
          <w:rFonts w:ascii="Arial" w:hAnsi="Arial" w:cs="Arial"/>
          <w:sz w:val="24"/>
          <w:szCs w:val="24"/>
        </w:rPr>
        <w:t>, die sich befreit hatte, griff sofort an. Durch die klassische Angriffstaktik der Schlange wurde John dreimal gebissen und ihm wurde eines der gefährlichsten Gifte Australiens injiziert. Erneut schrie John auf, in Tränen schrie er Cindy an: „Geh auf den Berg, rufe Hilfe!“</w:t>
      </w:r>
    </w:p>
    <w:p w14:paraId="46634F22"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Die australischen Rettungsdienste sind auf Giftunfälle vorbereitet, wenn man einen Notfall meldet und angeben kann, welches Gift zu bekämpfen ist, dann werden alle gebissenen geheilt.</w:t>
      </w:r>
    </w:p>
    <w:p w14:paraId="6ADFA9AF"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Cindy stürmte ins Haus, um sich das Telefon zu holen. Als Sie wieder rauskam, rief sie John zu, dass Sie jetzt auf den Berg laufen würde, um Hilfe zu rufen. „Bitte beeile Dich.“ Rief John unter Schmerzen.</w:t>
      </w:r>
    </w:p>
    <w:p w14:paraId="217D92B7"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Zweimal fiel Cindy auf dem Weg zur Bergspitze hin, bis sie es endlich geschafft hatte und das Telefon Empfang anzeigte.</w:t>
      </w:r>
    </w:p>
    <w:p w14:paraId="69723EEF"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„Notruf. Was kann ich für Sie tun?“ Die </w:t>
      </w:r>
      <w:r w:rsidRPr="00944672">
        <w:rPr>
          <w:rFonts w:ascii="Arial" w:hAnsi="Arial" w:cs="Arial"/>
          <w:noProof/>
          <w:sz w:val="24"/>
          <w:szCs w:val="24"/>
        </w:rPr>
        <w:t>ruhige</w:t>
      </w:r>
      <w:r w:rsidRPr="00944672">
        <w:rPr>
          <w:rFonts w:ascii="Arial" w:hAnsi="Arial" w:cs="Arial"/>
          <w:sz w:val="24"/>
          <w:szCs w:val="24"/>
        </w:rPr>
        <w:t xml:space="preserve"> Stimme sorgte für etwas Beruhigung, aber außer Atem und mit zitternder Stimme meldete sich Cindy. „Mein Name ist Cindy McGraw. Wir sind in der Broadview Lodge in den Glass House Mountains. Mein Mann </w:t>
      </w:r>
      <w:r w:rsidRPr="00944672">
        <w:rPr>
          <w:rFonts w:ascii="Arial" w:hAnsi="Arial" w:cs="Arial"/>
          <w:sz w:val="24"/>
          <w:szCs w:val="24"/>
        </w:rPr>
        <w:lastRenderedPageBreak/>
        <w:t>wurde von einer King Brown gebissen. Bitte kommen Sie schnell!“ „Ok, Cindy. Vielen Dank für den Anruf, ich brauch bitte noch die folgenden Informationen von Dir.“ Sagte die Stimme aus dem Telefon, während parallel der Notruf an einen Helikopter rausging. „Wo genau bist Du und wo genau ist Dein Mann jetzt?“ „Ich bin oberhalb der Lodge, da wir von dort keinen Empfang haben. John, mein Mann, ist vor der Terrasse.“ „Wieweit ist die Lodge von Deinem Standort entfernt?“ „Ich habe knapp 15 Minuten bergauf benötigt, bis ich Empfang hatte.“ „Ok, Cindy, Du machst das sehr gut. Wann genau ist John gebissen worden?“ „Kurz bevor ich losgerannt bin, um Hilfe zu rufen.“ Weinte Cindy in das Telefon. „Ok, Cindy, ganz ruhig. Höre mit jetzt bitte zu. Ich habe Dir einen Helikopter geschickt, der ist schon auf dem Weg zu Dir. Kann der Helikopter bei Euch landen?“ „Vor der Lodge ist, glaube ich kein Platz, das geht wohl nur hier oben auf dem Berg.“ Stotterte Cindy in das Telefon.</w:t>
      </w:r>
    </w:p>
    <w:p w14:paraId="5EE54977"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„Cindy, ich muss jetzt mit dem Helikopter sprechen, bitte bleibe kurz am Telefon.“ „Ja, ok.“ War die verstörte Antwort.</w:t>
      </w:r>
    </w:p>
    <w:p w14:paraId="1D4030A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„RSCU 412 von Center, bitte kommen!“ „Center, RSCU 412 hört.“ „Der Notruf kommt von der Broadview Lodge, in den Glass House Mountains. Die Anruferin heißt Cindy. Ihr Mann heißt John. Er wurde von einer King Brown gebissen.“ „Ok, verstanden, King Brown Biss.“ „Anruferin sagt, dass Landung vor der Lodge  schwer ist, ggf. oberhalb der Lodge auf dem Bergrücken.“ </w:t>
      </w:r>
    </w:p>
    <w:p w14:paraId="42962E29"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„Ok, Danke, ich schaue mir das vor Ort an. ETA 14 Minuten.“ </w:t>
      </w:r>
    </w:p>
    <w:p w14:paraId="1675B20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3C3BE6A0"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Während des Gesprächs hatten sowohl, Pilot und Sanitäter zugehört. „Pilot an Sani: Jack, alles mitbekommen?“ „Ja, klingt, als müsste ich mich abseilen.“ „Denke ich auch, aber ich tue mein Bestes.“ „Danke!“</w:t>
      </w:r>
    </w:p>
    <w:p w14:paraId="610B5C6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„Cindy?“ „Ja?!“ „Ich habe dem Helikopter informiert. Die sind in knapp 13 Minuten bei Euch.“ „Danke. Was muss ich noch tun?“ „Gehe jetzt bitte wieder zu John und beruhige ihn, Hilfe ist gleich da. Der Helikopter hat Deine Telefonnummer für alle Fälle.“</w:t>
      </w:r>
    </w:p>
    <w:p w14:paraId="0BE55BF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„Ich kann den Helikopter sehen! Vielen Dank für die Hilfe!“ „Ok, Cindy, dann lege jetzt auf und gehe zu John.“</w:t>
      </w:r>
    </w:p>
    <w:p w14:paraId="790636E5"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Cindy unterbrach die Verbindung, und ging langsam, um sich nicht zu verletzen zurück. „John?“ „Hier, Cindy“ in diesem Augenblick erschien der Helikopter über dem Bergkamm. Aus Reflex hob Cindy die Arme und gab dem Helikopter Wink Zeichen. Der Helikopter flog eine kleine Kurve, um das Gebäude vom Tal aus anzufliegen, da die Rotorblätter sonst nicht ausreichend Platz gehabt hätten.</w:t>
      </w:r>
    </w:p>
    <w:p w14:paraId="7E74EE6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Da vor der Lodge nicht ausreichend Platz zum Landen war, drehte der Helikopter etwas ab und ging in Schwebeflug. Aus zwei Meter Höhe seilte sich der Sanitäter ab. Nach dem er sich befreit hatte, rannte der Sanitäter auf John zu. </w:t>
      </w:r>
    </w:p>
    <w:p w14:paraId="66EB6931"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lastRenderedPageBreak/>
        <w:t>Der Helikopter bereitete sich auf eine Warteschleife vor, da zuerst herausgefunden werden musste, ob der Patient direkt an Bord musste, oder ob man Zeit für eine Landung hatte.</w:t>
      </w:r>
    </w:p>
    <w:p w14:paraId="702F7369"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Der Sanitäter beugte sich zu John und sprach ihn an: „John? Ich bin Jack. Was ist passiert?“ „Cindy wurde auf der Terrasse angegriffen, es ist nichts passiert. Anschließend habe ich die Schlange mit einem Besen von der Terrasse befördert. Dann bin ich von der Terrasse gestürzt, dann hat mich erst diese blöde Spinne und dann die Schlange gebissen.“ „Was für eine Spinne?“ Fragte Jack alarmiert. „Nah die ‚</w:t>
      </w:r>
      <w:r w:rsidRPr="00944672">
        <w:rPr>
          <w:rFonts w:ascii="Arial" w:hAnsi="Arial" w:cs="Arial"/>
          <w:noProof/>
          <w:sz w:val="24"/>
          <w:szCs w:val="24"/>
        </w:rPr>
        <w:t>Red</w:t>
      </w:r>
      <w:r w:rsidRPr="00944672">
        <w:rPr>
          <w:rFonts w:ascii="Arial" w:hAnsi="Arial" w:cs="Arial"/>
          <w:sz w:val="24"/>
          <w:szCs w:val="24"/>
        </w:rPr>
        <w:t xml:space="preserve"> Back‘!“ Jack rettete die Situation damit, dass er sagt: „Ah, Ok, ich musste wissen, wie es Dir geht. Jetzt muss ich eben den Heli anfunken.“ „412!“ „Ja Jack?!“ „Paul, Du musst zaubern und landen. Schlange und Spinnenbiss!“ „Scheiße.“ „Ja.“ „Ok, ich bin in drei Minuten unten.“ </w:t>
      </w:r>
    </w:p>
    <w:p w14:paraId="676B7196"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Damit begann der Helikopter seinen Landeanflug. Jack drehte sich um, „Cindy, wir fliegen John nach Brisbane ins ‚Royal Brisbane‘. Du kannst nicht mitfliegen.“ „Ja, aber…“ „Wir haben nicht ausreichend Platz. Komme ins Hospital.“ In diesem Augenblick landete Paul den Helikopter auf der rechten Kufe, so, dass der Sanitäter John in den Helikopter bugsieren konnte. Nachdem Patient und Sanitäter an Bord waren, hob der Helikopter ab und kippte über die linke Kufe um Geschwindigkeit aufzunehmen. Nase voran flog talwärts, bis er genug Geschwindigkeit hatte um in den Steigflug überzugehen. Keine 3 Minuten nach dem Abheben verschwand der Helikopter hinter dem Bergkamm.</w:t>
      </w:r>
    </w:p>
    <w:p w14:paraId="1FF17DCE"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Cindy ging in die Lodge, packte die Sachen zusammen und machte sich mit dem Gepäck auf den Weg zum Auto. Nachdem sie das Gepäck verladen hatte, rief sie die Vermieterin Sophia an, sagte, warum nicht aufgeräumt war und fuhr nach Brisbane.</w:t>
      </w:r>
    </w:p>
    <w:p w14:paraId="0E741A69"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Die Fahrt dauert normalerweise 70 Minuten, nach 50 Minuten war sie in Brisbane, am Parkplatz beim Krankenhaus. Sie parkte den Audi </w:t>
      </w:r>
      <w:r w:rsidRPr="00944672">
        <w:rPr>
          <w:rFonts w:ascii="Arial" w:hAnsi="Arial" w:cs="Arial"/>
          <w:noProof/>
          <w:sz w:val="24"/>
          <w:szCs w:val="24"/>
        </w:rPr>
        <w:t>TT</w:t>
      </w:r>
      <w:r w:rsidRPr="00944672">
        <w:rPr>
          <w:rFonts w:ascii="Arial" w:hAnsi="Arial" w:cs="Arial"/>
          <w:sz w:val="24"/>
          <w:szCs w:val="24"/>
        </w:rPr>
        <w:t xml:space="preserve"> und ging zur Anmeldung. </w:t>
      </w:r>
    </w:p>
    <w:p w14:paraId="1725E811"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Dort wartetet ein Polizist auf sie. „Mrs. McGraw?!“ „Ja?“ „Ich bin Constable Thomas Smith. Ihr Mann liegt auf der Intensivstation. Bei Vergiftungen müssen wir immer die betroffenen befragen.“ „Ich würde gern meinen Mann sehen. Danach stehe ich zu Ihrer Verfügung.“ „Mit dieser Reaktion hatte ich gerechnet, bitte entschuldigen Sie, dass ich Sie direkt angesprochen habe.“ „Kein Problem. Wo muss ich jetzt hin?“ Gemeinsam gingen beide zur Intensivstation. Dort angekommen, wurden Sie von einer Schwester in Empfang genommen: „Mrs. McGraw, bitte folgen Sie mir, ich bringe Sie zu Ihrem Mann.“ John McGraw war an alle möglichen Geräte angeschlossen, lächelte aber, als er seine Frau eintreten sah. „Hallo Schatz, ich soll Dir sagen, dass die Ärzte böse mit Dir sind.“ „Hallo John, was? Wieso? Und überhaupt, wie geht es Dir?“ „Dass ich Dich noch mal aus der Fassung bringen kann.“ Lächelte John sie gequält an. „Du hast vergessen, dass ich von einer ‚Red-Back‘ gebissen wurde. Daher habe die hier gerade etwas Probleme.“ Cindy schlug die Hände vor das Gesicht „Oh Gott. Es tut mir leid. Ich war so aufgeregt!“ „Darling, lass Dich nicht unterkriegen. Alles wird gut.“ </w:t>
      </w:r>
    </w:p>
    <w:p w14:paraId="2444975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lastRenderedPageBreak/>
        <w:t xml:space="preserve">„Mrs. McGraw,“ sprach Sie die Schwester an, „Bitte warten Sie jetzt draußen.“ „Ok,“ nickte Cindy, zu ihrem Mann gewandt sagte Sie, „Ich warte draußen, darauf dass Du rauskommst. Und lasse die Schwester in Ruhe!“ John nickte müde und die Schwester lächelte. </w:t>
      </w:r>
    </w:p>
    <w:p w14:paraId="766DA84F"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Vor dem Zimmer wartete Constable Smith, zu ihm gewandt sagte Cindy: „Können wir uns hier irgendwo unterhalten?“ „Vor der Tür der Intensivstation ist eine Sitzecke. Dort können wir warten.“ Antwortete der Polizist.</w:t>
      </w:r>
    </w:p>
    <w:p w14:paraId="67DECD2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Draußen in der Sitzecke, schaute Cindy den Polizisten an, „Was wollen Sie wissen?“ „Mrs. McGraw, bitte erzählen Sie in Ihren Worten, was passiert ist.“ Forderte Constable Smith sie auf. Cindy erzählte den gesamten Hergang, als Sie bei dem Notruf ankam, warf Sie ein „… und ich Trottel vergesse die blöde Spinne.“ </w:t>
      </w:r>
    </w:p>
    <w:p w14:paraId="6970D46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„Sie waren aufgeregt. Anrufer in der Notrufzentrale haben auch schon mal vergessen wo sie wohnen… das macht die Aufregung.“ Tröstete sie der Polizist. „Vielen Dank für Ihre Hilfe. Wir benötigen diese Informationen, damit wir die Reaktionszeiten verbessern können.“ </w:t>
      </w:r>
    </w:p>
    <w:p w14:paraId="2890D2E7"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Smith erhob sich, um zu gehen, er drehte sich dabei einmal um, „Sie Wissen nicht, wie die Schlange auf die Veranda gekommen ist?“ „Wie bitte? Was soll denn diese Frage?“ Entfuhr es Cindy, „Gar nichts, entschuldigen Sie bitte, es ist nur ungewöhnlich, dass ein King Brown auf die Veranda kommt.“ </w:t>
      </w:r>
    </w:p>
    <w:p w14:paraId="56F7A1D6"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Wütend sah Cindy den Polizisten an, „Meinen Sie etwa ich fange eine Schlange und lege Sie dann auf die Veranda?“ „Entschuldigen Sie bitte, Mrs. McGraw, so war das nicht gemeint. Ich meinte, ob viele kleine Tiere im Umfeld der Veranda waren, diese sind Beutetiere der Schlange.“</w:t>
      </w:r>
    </w:p>
    <w:p w14:paraId="7508783D"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 „Constable Smith, was auch immer sie mir unterstellen wollen.“ Regte sich Cindy auf, „Ich will, dass mein Mann wieder gesund wird, und jetzt sollten Sie gehen.“ Mit „vielen Dank“ verabschiedete Constable Smith, grüßte und verließ die Station.</w:t>
      </w:r>
    </w:p>
    <w:p w14:paraId="60F9B2C5"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Irritiert von dem Gespräch, setzte sich Cindy in die Sitzecke und wartete.</w:t>
      </w:r>
    </w:p>
    <w:p w14:paraId="664C1E15"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15 Minuten später, kam die Krankenschwester zu ihr und sagte, „Mrs McGraw, Ihr Mann hatte einen anaphylaktischen Schock.“ Cindy sah erschrocken auf, „Wir haben Ihren Mann in ein künstliches Koma versetzt.“ </w:t>
      </w:r>
    </w:p>
    <w:p w14:paraId="112B08C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„Oh mein Gott!“ Entfuhr es Cindy „Das ist soweit eine Routinemaßnahme, um den Körper zu beruhigen. Wir beobachten Ihren Mann jetzt. Aber Sie müssten jetzt nach Hause fahren. Wir rufen Sie an, sobald es Ihrem Mann besser geht.“ „Ja, aber…“ „Sie können jetzt nichts tun, wir müssen abwarten, bis wir ihn wieder wecken können.“</w:t>
      </w:r>
    </w:p>
    <w:p w14:paraId="3AFBE15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Verzweifelt sah, Cindy die Schwester an. „Nein, Sie können nichts für ihn tun.“ Las die Schwester ihre Gedanken. „Fahren Sie nach Hause, bereiten Sie alles für seine Rückkehr vor. Das ist das Einzige, was Sie jetzt tun können.“</w:t>
      </w:r>
    </w:p>
    <w:p w14:paraId="6C012298"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Cindy nickte, schwerfällig erhob sie sich, sah noch einmal zur Schwester – die mit dem Kopf schüttelte – und machte sich auf den Weg zu dem Leihwagen.</w:t>
      </w:r>
    </w:p>
    <w:p w14:paraId="0299067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lastRenderedPageBreak/>
        <w:t xml:space="preserve">Draußen vor dem Krankenhaus stand noch Constable Smith und trank einen Kaffee. „Constable.“ Sagte Cindy, „Bitte entschuldigen Sie, dass ich so sauer reagiert habe. Sie machen auch nur Ihren Job.“ „Danke.“ Sagte der Polizist und setzte nach, „Warum gehen Sie jetzt?“ </w:t>
      </w:r>
    </w:p>
    <w:p w14:paraId="43992C8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„John wurde in ein künstliches Koma versetzt. Die Schwester sagt, sie ruft an, sobald es etwas Neues gibt.“ „Oh.“ Entfuhr es Smith, „Ja, da die Schwester wohl recht. Fahren Sie nach Hause und sammeln Sie sich. Sie werden sehen, ruckzuck ist Ihr Mann wieder zu Hause.“ „Vielen Dank für die lieben Worte, Constable“ bedankte sich Cindy und ging zu dem Audi </w:t>
      </w:r>
      <w:r w:rsidRPr="00944672">
        <w:rPr>
          <w:rFonts w:ascii="Arial" w:hAnsi="Arial" w:cs="Arial"/>
          <w:noProof/>
          <w:sz w:val="24"/>
          <w:szCs w:val="24"/>
        </w:rPr>
        <w:t>TT</w:t>
      </w:r>
      <w:r w:rsidRPr="00944672">
        <w:rPr>
          <w:rFonts w:ascii="Arial" w:hAnsi="Arial" w:cs="Arial"/>
          <w:sz w:val="24"/>
          <w:szCs w:val="24"/>
        </w:rPr>
        <w:t>.</w:t>
      </w:r>
    </w:p>
    <w:p w14:paraId="664E7DE7"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Sie fuhr mit dem Audi </w:t>
      </w:r>
      <w:r w:rsidRPr="00944672">
        <w:rPr>
          <w:rFonts w:ascii="Arial" w:hAnsi="Arial" w:cs="Arial"/>
          <w:noProof/>
          <w:sz w:val="24"/>
          <w:szCs w:val="24"/>
        </w:rPr>
        <w:t>TT</w:t>
      </w:r>
      <w:r w:rsidRPr="00944672">
        <w:rPr>
          <w:rFonts w:ascii="Arial" w:hAnsi="Arial" w:cs="Arial"/>
          <w:sz w:val="24"/>
          <w:szCs w:val="24"/>
        </w:rPr>
        <w:t xml:space="preserve"> zum Haus und entlud den Wagen. Dann fuhr sie zur Autovermietung, gab den Wagen zurück und nahm im Anschluss ein Taxi zurück nach Hause. Während dieser Zeit wurde Sie von Constable Smith beobachtet. </w:t>
      </w:r>
    </w:p>
    <w:p w14:paraId="6C40FA9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Ihm war ihr Verhalten nicht geheuer, und Polizisten hören auf ihr Bauchgefühl.</w:t>
      </w:r>
    </w:p>
    <w:p w14:paraId="13DAF789"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Er konnte an dem weiteren Verhalten nichts Ungewöhnliches erkennen, und nachdem Sie wieder zu Hause angekommen war, wartete er ein paar Minuten und fuhr dann zum Revier zurück. Aus dem Haus schaute Cindy durch die Gardinen und beobachtete, wie Smith wegfuhr. Nachdenklich blieb Sie etwas, an der Gardine, stehen und sah zur Straße, dann ging sie daran, die Koffer auszuräumen.</w:t>
      </w:r>
    </w:p>
    <w:p w14:paraId="5256F38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Als sich, bis 20:00 Uhr das Krankenhaus bis zum jetzigen Zeitpunkt nicht gemeldet hatte, fuhr sie mit ihrem Wagen zum Krankenhaus. Im Spiegel sah sie, dass ihr ein Polizeifahrzeug folgte. Sie fuhr ohne Hast, und ohne Umwege, zum Krankenhaus, als hätte Sie das ihr folgende Fahrzeug nicht gesehen.</w:t>
      </w:r>
    </w:p>
    <w:p w14:paraId="6CCA2536"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Als Sie bei der Intensivstation ankam, wurde Ihr mitgeteilt, dass ihr Mann noch im Koma läge – das sei aber normal, und sie solle doch besser zu Hause warten.</w:t>
      </w:r>
    </w:p>
    <w:p w14:paraId="22028347"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Plötzlich ging auf der Station der Alarm los, und die Schwester ließ sie einfach stehen, da Patienten Vorrang haben. </w:t>
      </w:r>
    </w:p>
    <w:p w14:paraId="5572FB9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Cindy blieb sitzen, als die Tür zur Intensivstation aufging und ein Arzt um die Ecke schaute, als suche er jemanden. Er sah Cindy und sprach sie an: „Mrs McGraw?!“ „Ja?!“ „Ihr Mann ist eben aufgewacht.“ „Oh, Gott sei Dank.“ Entfuhr es Cindy, „Er hat nach Ihnen gefragt, und die Schwester sagte, dass Sie hier draußen warten würden.“ </w:t>
      </w:r>
    </w:p>
    <w:p w14:paraId="372B47B8"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„Und wie geht es John jetzt? Spannen Sie mich nicht auf die Folter.“ Sagte Cindy ungehalten. Der Arzt verzog etwas das Gesicht, „Leider ist Ihr Mann eben verstorben.“</w:t>
      </w:r>
    </w:p>
    <w:p w14:paraId="126B3297"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 „Was!!??“ Rief Cindy, „Sie haben doch eben gesagt, dass er aufgewacht ist?!“ „Ja, in der Tat. Er ist aufgewacht, hat nach Ihnen gefragt und ist dann direkt im Anschluss verstorben. Es tut mir leid.“</w:t>
      </w:r>
    </w:p>
    <w:p w14:paraId="35808F0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Cindy schlug die Hände vors Gesicht und fing an zu weinen, „Was ist passiert? War es meine Schuld? Weil ich die Spinne vergessen hatte? Was hätte ich anders machen können?“ „Mrs. McGraw, Sie hätten nichts anders machen können. Ihr Mann hatte eine nicht entdeckte Herzschwäche, er hatte keine Chance gegen das Schlangengift. Die </w:t>
      </w:r>
      <w:r w:rsidRPr="00944672">
        <w:rPr>
          <w:rFonts w:ascii="Arial" w:hAnsi="Arial" w:cs="Arial"/>
          <w:sz w:val="24"/>
          <w:szCs w:val="24"/>
        </w:rPr>
        <w:lastRenderedPageBreak/>
        <w:t>Spinne hat den Vorgang nur beschleunigt.“ Sagte der Arzt, „Das mag etwas hartherzig klingen, aber Sie haben getan, was Sie tun konnten. Mein Beileid.“ Damit drehte sich der Arzt um, denn es warteten andere Patienten auf seine Hilfe.</w:t>
      </w:r>
    </w:p>
    <w:p w14:paraId="1FFC57B7"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„Herr Doktor, kann ich meinen Mann noch einmal sehen?“ „Heute nicht, da wir im Augenblick Notfälle haben, die nicht gestört werden dürfen. Morgen können Sie Ihren Mann in der Pathologie sehen. Noch einmal: mein Beileid.“ Damit verschwand der Arzt wieder auf der Intensivstation.</w:t>
      </w:r>
    </w:p>
    <w:p w14:paraId="2EBDBC3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Weinend saß Cindy noch etwas in der Ecke, dann raffte sie sich auf, und machte sich auf den Weg nach Hause. Am Ausgang stand schon wieder Constable Smith. </w:t>
      </w:r>
    </w:p>
    <w:p w14:paraId="3FEAF87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„Hallo Constable, schon wieder einen Fall im Hospital?“ Sagte Cindy, „Ja, allerdings, einen jungen Mann mit Überdosis. Wie geht es Ihrem Mann?“ „John ist verstorben.“ „Oh! Mein Beileid.“ Stotterte Smith, dem es jetzt unangenehm war, dass er ein komisches Gefühl gehabt hatte und dass sich jetzt nicht wieder meldete.</w:t>
      </w:r>
    </w:p>
    <w:p w14:paraId="344B4061"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45F19DD5" w14:textId="77777777" w:rsidR="00944672" w:rsidRPr="00944672" w:rsidRDefault="00944672" w:rsidP="00944672">
      <w:pPr>
        <w:suppressAutoHyphens/>
        <w:autoSpaceDE w:val="0"/>
        <w:autoSpaceDN w:val="0"/>
        <w:adjustRightInd w:val="0"/>
        <w:spacing w:after="0" w:line="292" w:lineRule="auto"/>
        <w:jc w:val="both"/>
        <w:rPr>
          <w:rFonts w:ascii="Arial" w:hAnsi="Arial" w:cs="Arial"/>
          <w:sz w:val="24"/>
          <w:szCs w:val="24"/>
        </w:rPr>
      </w:pPr>
      <w:r w:rsidRPr="00944672">
        <w:rPr>
          <w:rFonts w:ascii="Arial" w:hAnsi="Arial" w:cs="Arial"/>
          <w:noProof/>
          <w:sz w:val="24"/>
          <w:szCs w:val="24"/>
        </w:rPr>
        <w:t>***</w:t>
      </w:r>
      <w:r w:rsidRPr="00944672">
        <w:rPr>
          <w:rFonts w:ascii="Arial" w:hAnsi="Arial" w:cs="Arial"/>
          <w:sz w:val="24"/>
          <w:szCs w:val="24"/>
        </w:rPr>
        <w:t xml:space="preserve"> </w:t>
      </w:r>
    </w:p>
    <w:p w14:paraId="6140D0FD"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p>
    <w:p w14:paraId="0E9E673C" w14:textId="77777777" w:rsidR="00944672" w:rsidRPr="00944672" w:rsidRDefault="00944672" w:rsidP="00944672">
      <w:pPr>
        <w:suppressAutoHyphens/>
        <w:autoSpaceDE w:val="0"/>
        <w:autoSpaceDN w:val="0"/>
        <w:adjustRightInd w:val="0"/>
        <w:spacing w:after="0" w:line="292" w:lineRule="auto"/>
        <w:jc w:val="both"/>
        <w:rPr>
          <w:rFonts w:ascii="Arial" w:hAnsi="Arial" w:cs="Arial"/>
          <w:b/>
          <w:bCs/>
          <w:sz w:val="24"/>
          <w:szCs w:val="24"/>
        </w:rPr>
      </w:pPr>
      <w:r w:rsidRPr="00944672">
        <w:rPr>
          <w:rFonts w:ascii="Arial" w:hAnsi="Arial" w:cs="Arial"/>
          <w:b/>
          <w:bCs/>
          <w:sz w:val="24"/>
          <w:szCs w:val="24"/>
        </w:rPr>
        <w:commentReference w:id="386"/>
      </w:r>
      <w:r w:rsidRPr="00944672">
        <w:rPr>
          <w:rFonts w:ascii="Arial" w:hAnsi="Arial" w:cs="Arial"/>
          <w:b/>
          <w:bCs/>
          <w:sz w:val="24"/>
          <w:szCs w:val="24"/>
        </w:rPr>
        <w:t>&gt;&gt;&gt; Brisbane, Montag, 20. Jan 2014&lt;&lt;&lt;</w:t>
      </w:r>
    </w:p>
    <w:p w14:paraId="6DEB1CC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6FBC9A32"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Cindy McGraw hatte in der Nacht tief geschlafen, da der Stress des gestrigen Tages ihren Adrenalinspiegel beständig hochgehalten hatte. Um 07:00 Uhr wachte sie auf und musste erst einmal ihre Gedanken sortieren. Seit gestern Abend war sie Witwe und alleinige Inhaberin der Spedition. Sie stand auf und ging duschen und machte sich dann für den Tag zurecht; gegen die Augenringe gab es keine Möglichkeit, aber das war halt so.</w:t>
      </w:r>
    </w:p>
    <w:p w14:paraId="31745325"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Sie frühstückte ein Toast, nur damit der Magen beschäftigt war, Hunger hatte sie keinen. Um kurz vor acht Uhr saß sie in Ihrem Auto und fuhr zum Royal Brisbane Hospital. Bei der Anmeldung erfragte sie den Weg zur Pathologie und nahm dann dort Abschied von John McGraw.</w:t>
      </w:r>
    </w:p>
    <w:p w14:paraId="56A68A55"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Um 09:30 Uhr fuhr sie zu Ihrem Vater, der bei der Finanzierung geholfen hatte, als sie die LLTC erworben hatten. Sie sprach mit ihm und machte ihm einen Vorschlag, wie es weitergehen sollte. Als er sich einverstanden erklärte, verließ sie das Haus und fuhr weiter in Büro.</w:t>
      </w:r>
    </w:p>
    <w:p w14:paraId="4E15BB31"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Wie vereinbart, war noch kein Mitarbeiter im Büro, als sie um 12:00 Uhr aufschloss, das gab ihr Zeit einige Dinge vorzubereiten. Sie rief den Firmenanwalt an und erklärte die Situation und was sie als Nächstes plante und wie sie vorgehen wollte, und er sagt zu, noch heute die notwendigen Papiere vorzubereiten.</w:t>
      </w:r>
    </w:p>
    <w:p w14:paraId="32BB184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Um 14:00 Uhr waren alle Mitarbeiter im Büro, und sie rief alle zu einem Meeting zusammen. Das, und die Tatsache, dass Sie nicht wirklich gut aussah, war natürlich sofort Thema im Flurfunk.</w:t>
      </w:r>
    </w:p>
    <w:p w14:paraId="4E9E13B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lastRenderedPageBreak/>
        <w:t xml:space="preserve">„Hallo Leute,“ begann Cindy das Treffen, „Ich muss Euch über einige Neuigkeiten aufklären. Gestern ist John nach einem Schlangenbiss, durch eine King-Brown, gestorben. Er wurde per Hubschrauber ins ‚Royal Brisbane‘ geflogen und lag dort auf der Intensivstation. Die Ärzte haben gesagt, dass er ein Herzleiden hatte, das letztendlich seinen Tod verursachte, das Gegengift hatte er rechtzeitig erhalten.“ </w:t>
      </w:r>
    </w:p>
    <w:p w14:paraId="2167EDE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Nach dieser Eröffnung waren alle Mitarbeiter sprachlos. Tobis fing sich als erster: „Cindy …“ „Vielen Dank, Tobias, aber ich bin noch nicht fertig.“ Unterbrach Cindy McGraw ihn sehr schroff. „Ich möchte noch mehr sagen. Ich habe heute Morgen mit meinem Vater und dann mit meinem Anwalt gesprochen. </w:t>
      </w:r>
    </w:p>
    <w:p w14:paraId="2B1DE818"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Ich möchte Euch den folgenden Vorschlag machen: Tobias, sollst 49% des Unternehmens übernehmen, 25% werden als Anteil an alle arbeitenden Mitarbeiter als Gehaltsbonus verteilt, mein Vater wird 26% halten, und treuhänderisch verwaltet der Anwalt die 25% für die Mitarbeiter. Ich selber, ich werde Australien verlassen und zu meiner Familie nach Malaysia ziehen. Ich brauche Zeit für mich.“ </w:t>
      </w:r>
    </w:p>
    <w:p w14:paraId="355DB74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Jetzt holte Cindy McGraw, das erste Mal Luft, da sie sehr hastig gesprochen hatte, diese Pause nutze Tobias, „Cindy, erst einmal unser alle Beileid. Bist Du sicher mit dem, was Du da gerade gesagt hast? Willst Du nicht hierbleiben?“ </w:t>
      </w:r>
    </w:p>
    <w:p w14:paraId="674C574F"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„Tobias, ich habe Zeit genug gehabt, mir Gedanken zu machen, und, dieser Betrieb war unser gemeinsames Baby. Ohne John will ich das nicht mehr führen.“ Tränen stiegen ihr in die Augen, „Zum anderen wollten John und ich Dich sowieso befördern. Jetzt wirst Du CEO. Da mein Vater den Kauf finanziert hat, behält er 51% der Stimmrechte, wird den Gewinn aber mit den Mitarbeitern teilen. Damit kann er sich refinanzieren und gleichzeitig etwas für seinen Ruhestand tun.“ „Aber,…“ </w:t>
      </w:r>
    </w:p>
    <w:p w14:paraId="76BE66F5"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„Der Anwalt wird heute noch die notwendigen Unterlagen fertigstellen, es sein denn, dass Du, Tobias, lieber keine Anteile übernehmen möchtest.“ Schweigen war die Antwort auf das Gesagte.</w:t>
      </w:r>
    </w:p>
    <w:p w14:paraId="0180CF7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„Es tut mir leid, dass ich Euch mit solchen Nachrichten überrasche, aber ich kann einfach nicht mehr.“ Cindy standen die Tränen in den Augen, „Ich warte noch auf den Anwalt, dann werde ich alle notwendigen Papiere unterschreiben. Ansprechpartner für alle, ist ab heute Tobias. Vielen Dank!“</w:t>
      </w:r>
    </w:p>
    <w:p w14:paraId="45A42235"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Tuschelnd verteilten sich die Mitarbeiter und blieben in kleinen Gruppen stehen, um das gehört zu verdauen. Um 16:00 Uhr kam der Anwalt und Cindy unterzeichnete die Papiere. Damit war die </w:t>
      </w:r>
      <w:r w:rsidRPr="00944672">
        <w:rPr>
          <w:rFonts w:ascii="Arial" w:hAnsi="Arial" w:cs="Arial"/>
          <w:noProof/>
          <w:sz w:val="24"/>
          <w:szCs w:val="24"/>
        </w:rPr>
        <w:t>LTTC</w:t>
      </w:r>
      <w:r w:rsidRPr="00944672">
        <w:rPr>
          <w:rFonts w:ascii="Arial" w:hAnsi="Arial" w:cs="Arial"/>
          <w:sz w:val="24"/>
          <w:szCs w:val="24"/>
        </w:rPr>
        <w:t xml:space="preserve"> für Sie Geschichte.</w:t>
      </w:r>
    </w:p>
    <w:p w14:paraId="44C12F82"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Um 17:00 Uhr gab sie Ihre Schlüssel an Tobias und verließ das Büro. Tobias und der Anwalt trafen sich im Chef-Büro, das jetzt Tobias‘ Büro war, und sprachen über die anstehenden Maßnahmen, für die Tobias jetzt die Verantwortung tragen würde.</w:t>
      </w:r>
    </w:p>
    <w:p w14:paraId="424874E1"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Zu Hause angekommen, kam auch schon die Maklerin, mit der Cindy sich abgesprochen hatte und die das Haus verkaufen würde.</w:t>
      </w:r>
    </w:p>
    <w:p w14:paraId="70B8AFB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lastRenderedPageBreak/>
        <w:t>Um 19:00 Uhr waren alle Maßnahmen ergriffen und Cindy machte sich das erste Mal Gedanken, was sie mit nach Kuala Lumpur mitnehmen wollte.</w:t>
      </w:r>
    </w:p>
    <w:p w14:paraId="783A8A86"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„Es wird noch etwas dauern, bis ich den Namen Cindy soweit vergessen habe, dass ich nicht mehr sofort auf den Namen reagiere. Es waren schöne Jahre, die ich hier hatte, besser als in den USA.“ Dachte Hauptmann Kim, die jetzt in Malaysia einen neuen Auftrag übernehmen würde. Sie hoffte, dass auch dort wieder ein angenehmes Sexualleben Teil des Jobs sein würde. </w:t>
      </w:r>
    </w:p>
    <w:p w14:paraId="78E11E9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Die USA hatte ihr in dieser Hinsicht nicht so viel Spaß gemacht, aber dass war etwas, das nur nebensächlich war, soweit es Ihre Vorgesetzten betraf. Andererseits schien es so, dass eine Beförderung für sie anstand, wenn man die Tarnung in Australien auflöste und Sie nach Malaysia schickte. </w:t>
      </w:r>
    </w:p>
    <w:p w14:paraId="6F5FF7BF"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Solche Operationen, wie die in Australien, sind zu aufwendig in der Organisation und im Betrieb, als dass man sie einfach schließt. Dass ‚ihr Vater‘ der örtliche Vertreter des ‚Office39‘ war, und dass zumindest die Einnahmen aus der LTTC, zum Teil dem ‚Office 39‘ als Mittel zufließen würden, bewies, dass die Verantwortlichen in Pjöngjang, zumindest nicht komplett überstürzt gehandelt hatten.</w:t>
      </w:r>
    </w:p>
    <w:p w14:paraId="4FB059B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3B6DA628"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 xml:space="preserve">*** </w:t>
      </w:r>
    </w:p>
    <w:p w14:paraId="788C119D"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308CA002" w14:textId="77777777" w:rsidR="00944672" w:rsidRPr="00944672" w:rsidRDefault="00944672" w:rsidP="00944672">
      <w:pPr>
        <w:keepNext/>
        <w:keepLines/>
        <w:pageBreakBefore/>
        <w:numPr>
          <w:ilvl w:val="0"/>
          <w:numId w:val="1"/>
        </w:numPr>
        <w:suppressAutoHyphens/>
        <w:autoSpaceDE w:val="0"/>
        <w:autoSpaceDN w:val="0"/>
        <w:adjustRightInd w:val="0"/>
        <w:spacing w:before="744" w:after="120" w:line="417" w:lineRule="auto"/>
        <w:jc w:val="center"/>
        <w:outlineLvl w:val="0"/>
        <w:rPr>
          <w:rFonts w:ascii="Arial" w:hAnsi="Arial" w:cs="Arial"/>
          <w:b/>
          <w:bCs/>
          <w:sz w:val="24"/>
          <w:szCs w:val="24"/>
        </w:rPr>
      </w:pPr>
      <w:r w:rsidRPr="00944672">
        <w:rPr>
          <w:rFonts w:ascii="Arial" w:hAnsi="Arial" w:cs="Arial"/>
          <w:b/>
          <w:bCs/>
          <w:sz w:val="24"/>
          <w:szCs w:val="24"/>
        </w:rPr>
        <w:lastRenderedPageBreak/>
        <w:t xml:space="preserve">: </w:t>
      </w:r>
      <w:r w:rsidRPr="00944672">
        <w:rPr>
          <w:rFonts w:ascii="Arial" w:hAnsi="Arial" w:cs="Arial"/>
          <w:b/>
          <w:bCs/>
          <w:sz w:val="24"/>
          <w:szCs w:val="24"/>
        </w:rPr>
        <w:br/>
        <w:t>„Übe im Krieg die Verstellung und Du wirst siegen.“ (Sun Tsu)</w:t>
      </w:r>
    </w:p>
    <w:p w14:paraId="1DE33CD4"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commentReference w:id="387"/>
      </w:r>
      <w:r w:rsidRPr="00944672">
        <w:rPr>
          <w:rFonts w:ascii="Arial" w:hAnsi="Arial" w:cs="Arial"/>
          <w:b/>
          <w:bCs/>
          <w:sz w:val="24"/>
          <w:szCs w:val="24"/>
        </w:rPr>
        <w:t>&gt;&gt;&gt; Dienstag, 11. Februar 2014, in der Nähe des Sepang Race Circuit &lt;&lt;&lt;</w:t>
      </w:r>
    </w:p>
    <w:p w14:paraId="31A14B29"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Irgendwo zwischen dem Flughafen von Kuala Lumpur und dem Sepang Race Circuit.</w:t>
      </w:r>
    </w:p>
    <w:p w14:paraId="13CD3BF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33 Grad im Schatten. Die Palmenblätter rauschen. Über der Straße flimmerte die Luft.</w:t>
      </w:r>
    </w:p>
    <w:p w14:paraId="43812A1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Langsam schwenkte das Fadenkreuz über die Straße, als Absicherung, dass von dort keine Gefahr drohte. Geschätzte 5 m vor dem Arm, der das Fernrohr führte, war der Boden scheinbar normal, doch für das geübte Auge, hinter dem Fernglas, war das Lager klar erkennbar.</w:t>
      </w:r>
    </w:p>
    <w:p w14:paraId="4D37E41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„Teratai, hier Bunga </w:t>
      </w:r>
      <w:r w:rsidRPr="00944672">
        <w:rPr>
          <w:rFonts w:ascii="Arial" w:hAnsi="Arial" w:cs="Arial"/>
          <w:noProof/>
          <w:sz w:val="24"/>
          <w:szCs w:val="24"/>
        </w:rPr>
        <w:t>Raya</w:t>
      </w:r>
      <w:r w:rsidRPr="00944672">
        <w:rPr>
          <w:rFonts w:ascii="Arial" w:hAnsi="Arial" w:cs="Arial"/>
          <w:sz w:val="24"/>
          <w:szCs w:val="24"/>
        </w:rPr>
        <w:t xml:space="preserve">, wie sieht es aus?“ Klang es aus dem Kopfhörer. Ein Klick, war die kurze Antwort. Sie waren jetzt seit drei Tagen, um das Gelände des Flughafens von Kuala Lumpur, unterwegs um eine mögliche Schwachstelle zu finden, die sich für einen Überfall nutzen ließ. </w:t>
      </w:r>
    </w:p>
    <w:p w14:paraId="7436CB67"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Sie war der Meinung, sie hätte eine geeignete Stelle gefunden und flüsterte in ihr Mikrofon „</w:t>
      </w:r>
      <w:r w:rsidRPr="00944672">
        <w:rPr>
          <w:rFonts w:ascii="Arial" w:hAnsi="Arial" w:cs="Arial"/>
          <w:noProof/>
          <w:sz w:val="24"/>
          <w:szCs w:val="24"/>
        </w:rPr>
        <w:t>Bunga</w:t>
      </w:r>
      <w:r w:rsidRPr="00944672">
        <w:rPr>
          <w:rFonts w:ascii="Arial" w:hAnsi="Arial" w:cs="Arial"/>
          <w:sz w:val="24"/>
          <w:szCs w:val="24"/>
        </w:rPr>
        <w:t xml:space="preserve"> </w:t>
      </w:r>
      <w:r w:rsidRPr="00944672">
        <w:rPr>
          <w:rFonts w:ascii="Arial" w:hAnsi="Arial" w:cs="Arial"/>
          <w:noProof/>
          <w:sz w:val="24"/>
          <w:szCs w:val="24"/>
        </w:rPr>
        <w:t>Raya</w:t>
      </w:r>
      <w:r w:rsidRPr="00944672">
        <w:rPr>
          <w:rFonts w:ascii="Arial" w:hAnsi="Arial" w:cs="Arial"/>
          <w:sz w:val="24"/>
          <w:szCs w:val="24"/>
        </w:rPr>
        <w:t xml:space="preserve">, </w:t>
      </w:r>
      <w:r w:rsidRPr="00944672">
        <w:rPr>
          <w:rFonts w:ascii="Arial" w:hAnsi="Arial" w:cs="Arial"/>
          <w:noProof/>
          <w:sz w:val="24"/>
          <w:szCs w:val="24"/>
        </w:rPr>
        <w:t>Teratai</w:t>
      </w:r>
      <w:r w:rsidRPr="00944672">
        <w:rPr>
          <w:rFonts w:ascii="Arial" w:hAnsi="Arial" w:cs="Arial"/>
          <w:sz w:val="24"/>
          <w:szCs w:val="24"/>
        </w:rPr>
        <w:t xml:space="preserve">, ich denke hier ginge es!“ Durch ihr Zielfernrohr schaute sie runter auf die A 27 auf den Abzweig zur Cargo-City, wo die </w:t>
      </w:r>
      <w:r w:rsidRPr="00944672">
        <w:rPr>
          <w:rFonts w:ascii="Arial" w:hAnsi="Arial" w:cs="Arial"/>
          <w:noProof/>
          <w:sz w:val="24"/>
          <w:szCs w:val="24"/>
        </w:rPr>
        <w:t>Jalan</w:t>
      </w:r>
      <w:r w:rsidRPr="00944672">
        <w:rPr>
          <w:rFonts w:ascii="Arial" w:hAnsi="Arial" w:cs="Arial"/>
          <w:sz w:val="24"/>
          <w:szCs w:val="24"/>
        </w:rPr>
        <w:t xml:space="preserve"> </w:t>
      </w:r>
      <w:r w:rsidRPr="00944672">
        <w:rPr>
          <w:rFonts w:ascii="Arial" w:hAnsi="Arial" w:cs="Arial"/>
          <w:noProof/>
          <w:sz w:val="24"/>
          <w:szCs w:val="24"/>
        </w:rPr>
        <w:t>Pekeling</w:t>
      </w:r>
      <w:r w:rsidRPr="00944672">
        <w:rPr>
          <w:rFonts w:ascii="Arial" w:hAnsi="Arial" w:cs="Arial"/>
          <w:sz w:val="24"/>
          <w:szCs w:val="24"/>
        </w:rPr>
        <w:t xml:space="preserve"> 4 von der A 27 abzweigt und Richtung Tier-Quarantäne-Station führt.</w:t>
      </w:r>
    </w:p>
    <w:p w14:paraId="7526285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Satria Chow war 27 Jahre alt und wunderte sich immer wieder das Ihr Name, Satria bedeutet Kriegerin, sie so weit in der Special Branch gebracht hatte. </w:t>
      </w:r>
    </w:p>
    <w:p w14:paraId="53E5E65F"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Als sie in das ‚Team 43‘ versetzt wurde, gab es die üblichen Anfeindungen, weil sie eine Frau war. Sie war durchtrainiert und im Nahkampf bewandert, sonst wäre sie nicht zu ‚Team 43‘ versetzt worden, aber wegen ihrer Körpergröße von nur 1,57 Meter wurde sie oft unterschätzt. Einer versuchte, sich Ihr zu nähern; 15 Sekunden und einen lauten Schrei später, waren die Fronten geklärt: Leg dich nicht mit Satria an!</w:t>
      </w:r>
    </w:p>
    <w:p w14:paraId="35C3ABD8"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In der Praxis stellte sich heraus, dass Satria zum einen eine exzellente Scharfschützin war, aber, und das war viel wichtiger, zum anderen, dass Sie ein Gespür dafür hatte, wo man am besten Fallen stellt und Hinterhalte legt. Mehrfach konnte das Team so Kriminelle aus dem Verkehr ziehen, bevor größerer Schaden entstehen konnte. Wenn Tia so ihr Spitzname, eine Stelle markierte, dann war das Team immer aufmerksamer als ohnehin schon. Ehrlicherweise, und dass fiel den Männern im Team schwer, war Team 43 mit Tia zum besten Team in der Special Branch geworden und intern im Team war sie zur Nummer zwei nach Haziq dem Kapten, malaiische Bezeichung für Captain und Teamführer aufgerückt und auch zum Leftenan, also Leutnant, befördert worden. Alle scheuten sich vor dem Tag, an dem Tia ihr eigenes Team bekommen würde, und hofften insgeheim, dass das noch lange dauern würde.</w:t>
      </w:r>
    </w:p>
    <w:p w14:paraId="2EA4557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„Ich komme jetzt zurück. Teratai Ende.“ Gab sie an die Kollegen weiter und befreite sich aus den Büschen, um zu Ihrem Motorrad zu gelangen. Als mit Ihrem Motorrad auf dem Weg zum Sammelpunkt war, erlaubte sie sich einen Seufzer, als sie an die Nacht von </w:t>
      </w:r>
      <w:r w:rsidRPr="00944672">
        <w:rPr>
          <w:rFonts w:ascii="Arial" w:hAnsi="Arial" w:cs="Arial"/>
          <w:sz w:val="24"/>
          <w:szCs w:val="24"/>
        </w:rPr>
        <w:lastRenderedPageBreak/>
        <w:t>Samstag auf Sonntag zurückdachte, in der sie Thomas kennengelernt und abgeschleppt hatte. Sie war Single und hin und wieder braucht der Mensch Sex, um sich zu entspannen, das war zumindest ihre Ausrede. Aber Spaß hatte es auf jeden Fall gemacht und Thomas war Ire und auf der Weiterreise nach Australien. Er hatte am Sonntag um 23:30 Uhr die MH 123 nach Sydney genommen und Tia hatte dafür gesorgt, dass ihm die Malaiinnen als überaus liebenswert in Erinnerung blieben. Ihre E-Mail-Adresse hatte er trotz mehrfacher Nachfrage nicht bekommen, das wollte sie dann doch nicht.</w:t>
      </w:r>
    </w:p>
    <w:p w14:paraId="716E669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Nach einer 20-minutigen Fahrt traf sie am Sammelplatz ein und ging direkt zu Haziq, der im Schatten einer Palme auf sie wartete. „Hallo Tia, wie kommst Du darauf, dass ausgerechnet an einer solchen übersichtlichen Kreuzung eine Falle aufgebaut wird? Das ist doch widersinnig?!“ Fragte Haziq und sparte sich alle Höflichkeiten, als er direkt zum Thema kam.</w:t>
      </w:r>
    </w:p>
    <w:p w14:paraId="336315A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„Ich war auch überrascht, aber es gibt Anzeichen dafür, dass genau diese Kreuzung ausgespäht wird.“ „Bist Du Dir sicher, dass Du nichts überbewertest?“ „Ich weiß, dass Du mich das fragen musst, aber ich bin sicher. An der Kreuzung hat jemand etwas vor!“ </w:t>
      </w:r>
    </w:p>
    <w:p w14:paraId="7B41D312"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„Das ist keine gute Aussicht.“ Murmelte Haziq, um dann fortzufahren, „Wir können nicht ausschließen, dass die Vorbereitung uns gilt. Wir müssen also Wache beziehen.“</w:t>
      </w:r>
    </w:p>
    <w:p w14:paraId="274B56F9"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Nach einer regen Absprache, wer wann und wie lange (in der Special Branch arbeiten auch nur Menschen) legte Haziq fest, dass, da die Kreuzung zu groß war, und sich daher immer 2 Mann auf Lauer legen würden. Einmal zwischen 50 und 100 m entfernt von dem Punkt, wo Tia die Spuren entdeckt hatte, und einmal diagonal gegenüber als Absicherung.</w:t>
      </w:r>
    </w:p>
    <w:p w14:paraId="105444A2"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Steve Yeoh war noch vor Tia der beste Schütze im Team, es war als klar, dass beide getrennte Teams haben würden. „Steve.“ Sagte Haziq, „setze dich mit Tia zusammen. Sucht Euch die besten Möglichkeiten, wo sich die Schützen positionieren sollen.“ Dann drehte er sich in Richtung Yannis Pepatung, „Yannis, wir schauen uns an, wo wir hinter der Spähstelle in Deckung gehen.“ </w:t>
      </w:r>
    </w:p>
    <w:p w14:paraId="0BD9BAD8"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An alle anderen gewandt sagte er, „wir klären die Stellen und dann bilden 6 Stunden Teams, 15 Min Übergang für die Zuwegung.“ Die anderen nickten. „Um der Nachfrage zuvorzukommen, die Begleitschutzplanung geben wir an ein anderes Team ab. Hier aufzupassen ist jetzt wichtiger.“ Zustimmendes Nicken zeigt ihm, dass das Team ähnlich gedacht hatte.</w:t>
      </w:r>
    </w:p>
    <w:p w14:paraId="3AE1A897"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In Anlehnung an die britische SAS wurde auch die malaysische Special Branch in Gruppen von 60 Mitglieder unterteilt, und diese wiederum bestehen aus je vier Teams mit je 15 Mitgliedern. Haziqs Gruppe war die ‚K-Group‘ die auf Terrorabwehr in der Großstadt spezialisiert hatte. Bei Einsätzen in den Städten hatte immer ‚K‘ die Führung.</w:t>
      </w:r>
    </w:p>
    <w:p w14:paraId="7E0D849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Haziq wandte sich an seine Leute und sagte: „</w:t>
      </w:r>
      <w:r w:rsidRPr="00944672">
        <w:rPr>
          <w:rFonts w:ascii="Arial" w:hAnsi="Arial" w:cs="Arial"/>
          <w:noProof/>
          <w:sz w:val="24"/>
          <w:szCs w:val="24"/>
        </w:rPr>
        <w:t>Saisang</w:t>
      </w:r>
      <w:r w:rsidRPr="00944672">
        <w:rPr>
          <w:rFonts w:ascii="Arial" w:hAnsi="Arial" w:cs="Arial"/>
          <w:sz w:val="24"/>
          <w:szCs w:val="24"/>
        </w:rPr>
        <w:t xml:space="preserve"> und </w:t>
      </w:r>
      <w:r w:rsidRPr="00944672">
        <w:rPr>
          <w:rFonts w:ascii="Arial" w:hAnsi="Arial" w:cs="Arial"/>
          <w:noProof/>
          <w:sz w:val="24"/>
          <w:szCs w:val="24"/>
        </w:rPr>
        <w:t>Muzir</w:t>
      </w:r>
      <w:r w:rsidRPr="00944672">
        <w:rPr>
          <w:rFonts w:ascii="Arial" w:hAnsi="Arial" w:cs="Arial"/>
          <w:sz w:val="24"/>
          <w:szCs w:val="24"/>
        </w:rPr>
        <w:t xml:space="preserve">, ihr beide seid die ersten. Muzir, du gehst rüber auf die andere Seite, und checkst das Schussfeld, um herauszufinden wo am besten das Back-up-Team stationiert sein kann. Saisang, Du lässt dir die Stelle beschreiben, die Tia gefunden hat. Schau dir alles ganz genau einen 10 m </w:t>
      </w:r>
      <w:r w:rsidRPr="00944672">
        <w:rPr>
          <w:rFonts w:ascii="Arial" w:hAnsi="Arial" w:cs="Arial"/>
          <w:sz w:val="24"/>
          <w:szCs w:val="24"/>
        </w:rPr>
        <w:lastRenderedPageBreak/>
        <w:t>Umkreis an. Ob es dort bereits Fallen gibt oder ob Fallen vorbereitet worden sind.“ Die beiden nickten und machten sich auf den Weg, um mit einem Jeep zur Kreuzung zu fahren.</w:t>
      </w:r>
    </w:p>
    <w:p w14:paraId="67A3951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Als Saisang an der Stelle ankam, die Tia ihm beschrieben hatte, begann er mit einer systematischen Umkreissuche. Nach 10 Minuten fand er eine Stelle, die so aussah, als wäre dort eine Vorbereitung für ein Versteck. Zu klein für einen Menschen, aber groß genug, um Material zu verstauen.</w:t>
      </w:r>
    </w:p>
    <w:p w14:paraId="099BEBF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Er griff an sein Com-Set und rief Muzir. „Muzir, ich habe etwas gefunden. Sieht aus wie eine Ablage für ein Depot aus.“ „Das ist interessant, ich habe dich im Visier! Von hier drüben gibt es einen Blickwinkel, von dem ich die gesamte Kreuzung einsehen kann, und von der ich auch das Depot einsehen kann.“ „Das ist ja interessant. Das würde bedeuten, dass hier etwas geplant ist, und dass die Person, die hier agiert, eindeutig ersetzbar ist.“ „Dann lass uns jetzt zwei Beobachtungspositionen suchen, von denen wir beide Stellen einsehen können, dann warten wir ab, was passiert.“</w:t>
      </w:r>
    </w:p>
    <w:p w14:paraId="3DB88E0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Nach weiteren 5 Minuten meldete sich Muzir erneut: „Jetzt wird es spannend, 20 m hinter meiner Position, habe ich einen Ausguck gefunden, der aussieht, als wäre es die Beobachtungsposition um meinen Scharfschützen zu beobachten.“ „Wow. So etwas Ähnliches habe ich hier auch gefunden. Ich melde das an Haziq.“ </w:t>
      </w:r>
    </w:p>
    <w:p w14:paraId="6C2D1222"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w:t>
      </w:r>
      <w:r w:rsidRPr="00944672">
        <w:rPr>
          <w:rFonts w:ascii="Arial" w:hAnsi="Arial" w:cs="Arial"/>
          <w:noProof/>
          <w:sz w:val="24"/>
          <w:szCs w:val="24"/>
        </w:rPr>
        <w:t>K1</w:t>
      </w:r>
      <w:r w:rsidRPr="00944672">
        <w:rPr>
          <w:rFonts w:ascii="Arial" w:hAnsi="Arial" w:cs="Arial"/>
          <w:sz w:val="24"/>
          <w:szCs w:val="24"/>
        </w:rPr>
        <w:t xml:space="preserve"> von </w:t>
      </w:r>
      <w:r w:rsidRPr="00944672">
        <w:rPr>
          <w:rFonts w:ascii="Arial" w:hAnsi="Arial" w:cs="Arial"/>
          <w:noProof/>
          <w:sz w:val="24"/>
          <w:szCs w:val="24"/>
        </w:rPr>
        <w:t>K5</w:t>
      </w:r>
      <w:r w:rsidRPr="00944672">
        <w:rPr>
          <w:rFonts w:ascii="Arial" w:hAnsi="Arial" w:cs="Arial"/>
          <w:sz w:val="24"/>
          <w:szCs w:val="24"/>
        </w:rPr>
        <w:t xml:space="preserve">, bitte kommen.“ Meldete sich Saisang. „Hier </w:t>
      </w:r>
      <w:r w:rsidRPr="00944672">
        <w:rPr>
          <w:rFonts w:ascii="Arial" w:hAnsi="Arial" w:cs="Arial"/>
          <w:noProof/>
          <w:sz w:val="24"/>
          <w:szCs w:val="24"/>
        </w:rPr>
        <w:t>K1</w:t>
      </w:r>
      <w:r w:rsidRPr="00944672">
        <w:rPr>
          <w:rFonts w:ascii="Arial" w:hAnsi="Arial" w:cs="Arial"/>
          <w:sz w:val="24"/>
          <w:szCs w:val="24"/>
        </w:rPr>
        <w:t xml:space="preserve">, was gibt´s?“ „Tia hat ein Wespennest gefunden. Je ein </w:t>
      </w:r>
      <w:r w:rsidRPr="00944672">
        <w:rPr>
          <w:rFonts w:ascii="Arial" w:hAnsi="Arial" w:cs="Arial"/>
          <w:noProof/>
          <w:sz w:val="24"/>
          <w:szCs w:val="24"/>
        </w:rPr>
        <w:t>Shooter-Nest</w:t>
      </w:r>
      <w:r w:rsidRPr="00944672">
        <w:rPr>
          <w:rFonts w:ascii="Arial" w:hAnsi="Arial" w:cs="Arial"/>
          <w:sz w:val="24"/>
          <w:szCs w:val="24"/>
        </w:rPr>
        <w:t xml:space="preserve"> sowie ein Monitor-Nest. Wer immer hier aktiv ist, plant etwas Großes. Ich denke, wir sollten hier doppelt besetzen.“ „Verstanden. </w:t>
      </w:r>
      <w:r w:rsidRPr="00944672">
        <w:rPr>
          <w:rFonts w:ascii="Arial" w:hAnsi="Arial" w:cs="Arial"/>
          <w:noProof/>
          <w:sz w:val="24"/>
          <w:szCs w:val="24"/>
        </w:rPr>
        <w:t>K1</w:t>
      </w:r>
      <w:r w:rsidRPr="00944672">
        <w:rPr>
          <w:rFonts w:ascii="Arial" w:hAnsi="Arial" w:cs="Arial"/>
          <w:sz w:val="24"/>
          <w:szCs w:val="24"/>
        </w:rPr>
        <w:t xml:space="preserve"> Ende.“</w:t>
      </w:r>
    </w:p>
    <w:p w14:paraId="181D84A9"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Haziq drehte sich zu Tia um und schaute sie lange an. „Wir müssen davon ausgehen, dass die hinter uns her sind.“ Tia nickte. Mit ‚uns‘ meinte er selbstverständlich nicht das Team, sondern den Transport, für den sie im Speziellen Sicherheitsmaßnahmen vorbereiteten.</w:t>
      </w:r>
    </w:p>
    <w:p w14:paraId="3F7706D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w:t>
      </w:r>
      <w:r w:rsidRPr="00944672">
        <w:rPr>
          <w:rFonts w:ascii="Arial" w:hAnsi="Arial" w:cs="Arial"/>
          <w:noProof/>
          <w:sz w:val="24"/>
          <w:szCs w:val="24"/>
        </w:rPr>
        <w:t>K7</w:t>
      </w:r>
      <w:r w:rsidRPr="00944672">
        <w:rPr>
          <w:rFonts w:ascii="Arial" w:hAnsi="Arial" w:cs="Arial"/>
          <w:sz w:val="24"/>
          <w:szCs w:val="24"/>
        </w:rPr>
        <w:t xml:space="preserve"> an alle. Hier kommt gerade ein Pick-up der PERHILTAN und fährt in Richtung K5.“ „K1 an alle. Volle Deckung! Selbstschutz freigegeben!“ </w:t>
      </w:r>
    </w:p>
    <w:p w14:paraId="544EF9FE"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PERHILTAN ist die Abkürzung für das Department </w:t>
      </w:r>
      <w:r w:rsidRPr="00944672">
        <w:rPr>
          <w:rFonts w:ascii="Arial" w:hAnsi="Arial" w:cs="Arial"/>
          <w:noProof/>
          <w:sz w:val="24"/>
          <w:szCs w:val="24"/>
        </w:rPr>
        <w:t>of</w:t>
      </w:r>
      <w:r w:rsidRPr="00944672">
        <w:rPr>
          <w:rFonts w:ascii="Arial" w:hAnsi="Arial" w:cs="Arial"/>
          <w:sz w:val="24"/>
          <w:szCs w:val="24"/>
        </w:rPr>
        <w:t xml:space="preserve"> </w:t>
      </w:r>
      <w:r w:rsidRPr="00944672">
        <w:rPr>
          <w:rFonts w:ascii="Arial" w:hAnsi="Arial" w:cs="Arial"/>
          <w:noProof/>
          <w:sz w:val="24"/>
          <w:szCs w:val="24"/>
        </w:rPr>
        <w:t>Wildlife</w:t>
      </w:r>
      <w:r w:rsidRPr="00944672">
        <w:rPr>
          <w:rFonts w:ascii="Arial" w:hAnsi="Arial" w:cs="Arial"/>
          <w:sz w:val="24"/>
          <w:szCs w:val="24"/>
        </w:rPr>
        <w:t xml:space="preserve"> </w:t>
      </w:r>
      <w:r w:rsidRPr="00944672">
        <w:rPr>
          <w:rFonts w:ascii="Arial" w:hAnsi="Arial" w:cs="Arial"/>
          <w:noProof/>
          <w:sz w:val="24"/>
          <w:szCs w:val="24"/>
        </w:rPr>
        <w:t>and</w:t>
      </w:r>
      <w:r w:rsidRPr="00944672">
        <w:rPr>
          <w:rFonts w:ascii="Arial" w:hAnsi="Arial" w:cs="Arial"/>
          <w:sz w:val="24"/>
          <w:szCs w:val="24"/>
        </w:rPr>
        <w:t xml:space="preserve"> </w:t>
      </w:r>
      <w:r w:rsidRPr="00944672">
        <w:rPr>
          <w:rFonts w:ascii="Arial" w:hAnsi="Arial" w:cs="Arial"/>
          <w:noProof/>
          <w:sz w:val="24"/>
          <w:szCs w:val="24"/>
        </w:rPr>
        <w:t>National</w:t>
      </w:r>
      <w:r w:rsidRPr="00944672">
        <w:rPr>
          <w:rFonts w:ascii="Arial" w:hAnsi="Arial" w:cs="Arial"/>
          <w:sz w:val="24"/>
          <w:szCs w:val="24"/>
        </w:rPr>
        <w:t xml:space="preserve"> Parks </w:t>
      </w:r>
      <w:r w:rsidRPr="00944672">
        <w:rPr>
          <w:rFonts w:ascii="Arial" w:hAnsi="Arial" w:cs="Arial"/>
          <w:noProof/>
          <w:sz w:val="24"/>
          <w:szCs w:val="24"/>
        </w:rPr>
        <w:t>Peninsular</w:t>
      </w:r>
      <w:r w:rsidRPr="00944672">
        <w:rPr>
          <w:rFonts w:ascii="Arial" w:hAnsi="Arial" w:cs="Arial"/>
          <w:sz w:val="24"/>
          <w:szCs w:val="24"/>
        </w:rPr>
        <w:t xml:space="preserve"> Malaysia.</w:t>
      </w:r>
    </w:p>
    <w:p w14:paraId="74D95778"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„Tia! Yannis! Auf die Motorräder, die beiden brauchen wahrscheinlich Hilfe. Nehmt die Rennmaschinen!“  Haziq hatte kaum ausgesprochen, da waren die beiden bereits, mit ihren Waffen, auf den Weg zu den Motorrädern. </w:t>
      </w:r>
    </w:p>
    <w:p w14:paraId="50FD7A66"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Die Gewehre wurden in der Auspuffverkleidung verstaut, denn die Maschinen sollten auch im Stadtverkehr nicht auffallen und Langwaffen waren immer auffällig.</w:t>
      </w:r>
    </w:p>
    <w:p w14:paraId="274D72C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Die Teams der Special Branch glauben nicht an Zufälle. Sie hatten eine Situation vorgefunden, in der jemand einen Hinterhalt vorbereitete, und noch während sie vor Ort untersuchten, was wohl geplant sein, kam ein Pick-up der Forstbehörde. </w:t>
      </w:r>
    </w:p>
    <w:p w14:paraId="6139CA7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lastRenderedPageBreak/>
        <w:t>Das ungewöhnliche daran war, dass es hier nur ein paar Bäume in der Nähe des Flughafens gab, und dass dort, außer Vögeln, kein nennenswertes, weiteres Tierleben vorzufinden war. Andererseits ist ein Fahrzeug der Forstbehörde eine ideale Tarnung, weil sich normale Menschen nicht an dem Erscheinen eines solchen Fahrzeuges stören, sondern es als normal akzeptieren.</w:t>
      </w:r>
    </w:p>
    <w:p w14:paraId="0119D0BD"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„K7 an alle. Das Fahrzeug hat jemanden abgesetzt und biegt jetzt ab in die 343. K5! der andere trägt etwas Schweres und kommt über die Straße zu mir.“ Flüsterte Muzir in sein Com-Set, „ich ziehe mich jetzt 10 m zurück.“ „Ich ziehe mich auch etwas zurück. K5 Ende.“</w:t>
      </w:r>
    </w:p>
    <w:p w14:paraId="5669A665"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Direkt nach dem Linksabbiegen von der A 27 auf die 343, bog der Pick-up rechts in die Nebenstraße ab. Nach ungefähr 300 Metern, war außer Sichtweite und hielt an. Ein Mitarbeiter der Forstbehörde verließ den Pick-up, griff sich ein langes Paket von der Ladefläche und ging dann über die Straße in den kleinen Wald.</w:t>
      </w:r>
    </w:p>
    <w:p w14:paraId="2E21525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Zielgenau steuerte er die erste Position, die das Team gefunden hatte, an. Er sah sich um, um zu prüfen, ob etwas Besonderes vorgefallen war, und kniete sich dann nieder. </w:t>
      </w:r>
    </w:p>
    <w:p w14:paraId="4F601317"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Durch sein Fernglas beobachtete Saisang, wie der Mitarbeiter der Forstbehörde das Gras beiseitenahm und dort etwas deponierte. Nachdem das geschehen war und das Versteck wieder abgedeckt war, kam der Mitarbeiter auf die Position zwei zu. </w:t>
      </w:r>
    </w:p>
    <w:p w14:paraId="33C94A8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Hier wiederholte sich die Prozedur. Auch hier wurde etwas versteckt. Nachdem auch hier der Boden wiederhergerichtet war, machte sich der Mitarbeiter der Forstbehörde wieder auf den Weg zu seinem Pick-up. </w:t>
      </w:r>
    </w:p>
    <w:p w14:paraId="4C3BCE9D"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Als er den Pick-up erreichte, griff er zu einem Funkgerät, sprach kurz hinein, und stieg in den Pick-up. Das Fahrzeug wendete und fuhr zurück Richtung Schnellstraße. </w:t>
      </w:r>
    </w:p>
    <w:p w14:paraId="2D724D21"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Auf der anderen Seite konnte Muzir beobachten, wie an Position eins ein großes Paket versteckt wurde, und an Position zwei ein weiteres, längliches Paket versteckt wurde. Auch hier wurde nicht bemerkt, dass die vermeintlichen Mitarbeiter der Forstbehörde beobachtet wurden. </w:t>
      </w:r>
    </w:p>
    <w:p w14:paraId="1505BAA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Der Pick-up fuhr aus der 343, über die Kreuzung und hielt kurz auf dem Seitenstreifen der A 27. Der Mitarbeiter, der das schwere Paket vergraben hatte, schlenderte in Ruhe zum Pick-up, stieg ein und der Wagen von los.</w:t>
      </w:r>
    </w:p>
    <w:p w14:paraId="17D5DC47"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„K5 an alle. Hier wurde etwas deponiert. Der Pick-up der Forstbehörde wird wieder Richtung Stadt.“ „K2. Wir sind gerade am Sepang </w:t>
      </w:r>
      <w:r w:rsidRPr="00944672">
        <w:rPr>
          <w:rFonts w:ascii="Arial" w:hAnsi="Arial" w:cs="Arial"/>
          <w:noProof/>
          <w:sz w:val="24"/>
          <w:szCs w:val="24"/>
        </w:rPr>
        <w:t>International</w:t>
      </w:r>
      <w:r w:rsidRPr="00944672">
        <w:rPr>
          <w:rFonts w:ascii="Arial" w:hAnsi="Arial" w:cs="Arial"/>
          <w:sz w:val="24"/>
          <w:szCs w:val="24"/>
        </w:rPr>
        <w:t xml:space="preserve"> Circuit vorbeigefahren. Wir biegen in die 342 und warten. Dann folgen wir dem Wagen.“</w:t>
      </w:r>
    </w:p>
    <w:p w14:paraId="02705A3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Tia und Yannis teilten sich auf, Yannis bog rechts ab in die Jalan Pekeling 2, hielt an und stieg ab. Er tat so, als müsse er etwas am Motorrad kontrollieren. </w:t>
      </w:r>
    </w:p>
    <w:p w14:paraId="2B41182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Tia hatte nicht so viel Glück, sie musste geradeaus, bog dann rechts Richtung Parkplatz A2 ab, und wendete ihr Bike. </w:t>
      </w:r>
    </w:p>
    <w:p w14:paraId="7B48E197"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Sie wollte gerade zurück Richtung A 27 fahren, als es in ihrem Kopfhörer knackte: „Achtung K2. Der Wagen ist in die 342 abgebogen und fährt Richtung Rennstrecke. Ich </w:t>
      </w:r>
      <w:r w:rsidRPr="00944672">
        <w:rPr>
          <w:rFonts w:ascii="Arial" w:hAnsi="Arial" w:cs="Arial"/>
          <w:sz w:val="24"/>
          <w:szCs w:val="24"/>
        </w:rPr>
        <w:lastRenderedPageBreak/>
        <w:t>fahre jetzt über die Kreuzung und folge ihnen. Wenn ich an dir vorbei bin, kannst Du uns auch folgen und wir können uns abwechseln.“ Klick, Klick war ihre Antwort. „Kommando zurück! Die biegen zur Rennstrecke ab. Mache Dich klein!“</w:t>
      </w:r>
    </w:p>
    <w:p w14:paraId="3603690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Jetzt zahlte es sich aus, dass die Maschinen umgerüstet waren, anstatt sich ‚klein‘ zu machen, riss Tia das Vorderrad hoch, und fuhr auf dem Hinterrad, als übe Sie Stunts. Das war nicht auffällig, denn hier wurde öfter geübt, als es der Polizei lieb war.</w:t>
      </w:r>
    </w:p>
    <w:p w14:paraId="3BDFE451"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Als der Pick-up nun auch noch nach rechts auf das Rennstreckengelände abbog, beschleunigte Yannis und fuhr auf dem Hinterrad an dem Pick-up vorbei, als hätte er nur darauf gewartet, dass der Pick-up Platz macht.</w:t>
      </w:r>
    </w:p>
    <w:p w14:paraId="1746BD9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Die beiden trafen sich mit Ihren Bikes an der Einfahrt zum Renngelände, als würde sie sich über irgendetwas Bike-spezifisches unterhalten.</w:t>
      </w:r>
    </w:p>
    <w:p w14:paraId="0FE2F16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„Gut reagiert, Tia!“ Gratulierte Yannis, „was können wir noch tun?“ „Die Rennstrecke hat noch eine zweite Ausfahrt, aber wenn wir da auftauchen, machen wir uns verdächtig.“ Antwortete Tia frustriert.</w:t>
      </w:r>
    </w:p>
    <w:p w14:paraId="10534606"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„K1 von K5.“ Sprach Yannis in sein Mikrofon, „Wir haben Sie verloren, weil wir nicht an der anderen Ausfahrt auftauchen können, ohne uns zu verraten.“</w:t>
      </w:r>
    </w:p>
    <w:p w14:paraId="65B20C99"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„Hey Yannis!“ Kam es aus dem Ohrstöpsel, „Ihr müsst Muzir abholen. Ich bin Euch im Wagen gefolgt, während Muzir die Stellung hält.“ Als Saisang in einem Jeep an Ihnen, zügig aber nicht zu schnell, vorbeifuhr.</w:t>
      </w:r>
    </w:p>
    <w:p w14:paraId="7A9A412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„K1 an alle, wir haben mitgehört, wir schwärmen mit PKWs aus, um Euch zu unterstützen. Mal sehen, wohin die wollen.“ „Yannis und Tia, fahrt beide noch ein paar Stunt-Übungen, dass erklärt dann warum Ihr da seid.“</w:t>
      </w:r>
    </w:p>
    <w:p w14:paraId="0AC2E491"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„Ich bin jetzt auf dem Parkplatz am anderen Ausgang. Ich werde hier mal Mittag machen. Das erklärt warum ich hier mit dem Wagen stehe.“ Sagte Saisang, als sie plötzlich ein dumpfes Schlagen aus den Hörern hörten. „Die haben mich wohl gesehen! Ich bin angeschossen worden. Ich liege in Lee und…“ ein lauter Knall ließ alle zusammenzucken, Sie wussten, dass eben der Wagen explodiert war. </w:t>
      </w:r>
    </w:p>
    <w:p w14:paraId="71C74F56"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„Ist irgendjemand schon in der Nähe? Um die Verfolgung aufzunehmen?“ Es kamen von allen nur „Nein“ zurück. Tia uns Yannis schauten sich an, nickten und dann fuhren Sie zum Parkplatz.</w:t>
      </w:r>
    </w:p>
    <w:p w14:paraId="063B8D15"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Als sie dort eintrafen, bot sich ihnen ein Bild des Schreckens, es hatten sich schon Schaulustige eingefunden, und so verhielten sich die beiden auch. </w:t>
      </w:r>
    </w:p>
    <w:p w14:paraId="35A01567"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„Das war eine Rakete.“ Meldete Tia über Funk, „Das Ding kam aus großer Entfernung.“ </w:t>
      </w:r>
    </w:p>
    <w:p w14:paraId="5961E1C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„Tia,“ sagte Yannis, „zwischen den Bäumen kann man da hinten Gebäude sehen. Von da muss sie gekommen sein.“ „Ja, von der Kurve der Rennstrecke aus macht das keinen Sinn.“ </w:t>
      </w:r>
    </w:p>
    <w:p w14:paraId="1B1FE64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Haziq meldete sich, „Schaut nach, aber seid vorsichtig! Wir sind auch gleich da.“</w:t>
      </w:r>
    </w:p>
    <w:p w14:paraId="31D1770D"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lastRenderedPageBreak/>
        <w:t>Als sie an den Gebäuden eintrafen, sahen Sie, dass Sie recht gehabt hatten. Der ausgebrannte Pick-up stand dort herum und auf der Ablage, lag die Abschussvorrichtung für eine kleine Rakete. Von den Tätern keine Spur.</w:t>
      </w:r>
    </w:p>
    <w:p w14:paraId="4BD0F7F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Als Haziq mit den anderen am Abschussplatz ankam, begannen alle schnell und geordnet eine Untersuchung der Umgebung. Tambi, der Waffenexperte der Gruppe sah sich die Abschussvorrichtung genauer an. </w:t>
      </w:r>
    </w:p>
    <w:p w14:paraId="2AC60BE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Dann stellte er fest: „Wir haben es hier mit Profis zu tun. Das ist eine englische oder französische MILAN. Die sind auf dem Schwarzmarkt begehrt und teuer. Wer damit arbeitet, ist als ‚gefährlich‘ einzustufen.“ </w:t>
      </w:r>
    </w:p>
    <w:p w14:paraId="0AC2C3AF"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„Woher weißt Du, dass das keine deutsche MILAN ist?“ Fragte Yau Chee, der Nahkampfexperte des Teams. „Yau, manchmal solltest Du zuhören, wenn wir Vorträge hören,“ grinste Tambi ihn an und lachte, „Ja, ich weiß, bei Nahkampf höre ich weg…“ dann wurde er ernst und zeigte auf das Seitenteil: „Dieses Gerät ist eine Kühlkartusche, dadurch sind die etwas leiser und schwerer zu entdecken. Die deutsche Version einen elektrischen Kompressor, dadurch ist sie etwas zielgenauer, aber eben auch lauter.“ </w:t>
      </w:r>
    </w:p>
    <w:p w14:paraId="6CD9B73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Yau nickte und schaute dann in die Runde: „Woher haben die gewusst, dass wir hier sein werden?“ </w:t>
      </w:r>
    </w:p>
    <w:p w14:paraId="77576E82"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Alle schauten sich fragend an und keine wusste eine Antwort. Nach einem Augenblick des Schweigens schlug Rahm, der Taktikexperte, sich mit der flachen Hand gegen die Stirn, und sagte: „Man wie konnte ich das übersehen!“ Alle schauten Rahm an, als hätte er sie alle beleidigt.</w:t>
      </w:r>
    </w:p>
    <w:p w14:paraId="703758D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„Sorry, aber das hätte ich gleich erkennen müssen. Saisang ist nur zufällig ermordet worden.“ </w:t>
      </w:r>
      <w:r w:rsidRPr="00944672">
        <w:rPr>
          <w:rFonts w:ascii="Arial" w:hAnsi="Arial" w:cs="Arial"/>
          <w:sz w:val="24"/>
          <w:szCs w:val="24"/>
        </w:rPr>
        <w:br/>
        <w:t xml:space="preserve">Alle fingen gleichzeitig an zu reden und zu gestikulieren, als Haziq ein Machtwort sprach: „Ruhe jetzt!“ Dann drehte er sich zu Rahim um und sagte: „Hartes Brot! Wie kommst Du darauf?“ </w:t>
      </w:r>
    </w:p>
    <w:p w14:paraId="16588521"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Rahim sah ihn an und sagte: „Wir haben gerade einen Freund verloren und daher waren wir zu aufgeregt um das naheliegende zusehen.“ Er schaute in die Runde, alle sahen ihn gespannt an, aber niemand schien zu verstehen, was er meinte. </w:t>
      </w:r>
    </w:p>
    <w:p w14:paraId="5CF8060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„Ok. Schritt für Schritt. Erstens: wie lange ist es her, dass Saisang und Muzir die beiden, vermeintlichen, Forstamtsmitarbeiter entdeckt haben? Jetzt rund eine Stunde? Richtig?“ Alle nickten, aber noch immer verstand keiner, worauf er hinauswollte. </w:t>
      </w:r>
    </w:p>
    <w:p w14:paraId="320CEA01"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„Yannis und Tia, Ihr wart vor ungefähr 30 Minuten auf der anderen Seite?!“ „Stimmt.“ Warf Yannis ein. </w:t>
      </w:r>
    </w:p>
    <w:p w14:paraId="3479F491"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„Frage: Wie lange braucht man, um einen </w:t>
      </w:r>
      <w:r w:rsidRPr="00944672">
        <w:rPr>
          <w:rFonts w:ascii="Arial" w:hAnsi="Arial" w:cs="Arial"/>
          <w:noProof/>
          <w:sz w:val="24"/>
          <w:szCs w:val="24"/>
        </w:rPr>
        <w:t>Zwei-Shooter-Hinterhalt</w:t>
      </w:r>
      <w:r w:rsidRPr="00944672">
        <w:rPr>
          <w:rFonts w:ascii="Arial" w:hAnsi="Arial" w:cs="Arial"/>
          <w:sz w:val="24"/>
          <w:szCs w:val="24"/>
        </w:rPr>
        <w:t xml:space="preserve"> zu legen?“ </w:t>
      </w:r>
    </w:p>
    <w:p w14:paraId="45A82E1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Jetzt war Haziq, neben der Spur und fragte: „Wieso </w:t>
      </w:r>
      <w:r w:rsidRPr="00944672">
        <w:rPr>
          <w:rFonts w:ascii="Arial" w:hAnsi="Arial" w:cs="Arial"/>
          <w:noProof/>
          <w:sz w:val="24"/>
          <w:szCs w:val="24"/>
        </w:rPr>
        <w:t>2-Shooter</w:t>
      </w:r>
      <w:r w:rsidRPr="00944672">
        <w:rPr>
          <w:rFonts w:ascii="Arial" w:hAnsi="Arial" w:cs="Arial"/>
          <w:sz w:val="24"/>
          <w:szCs w:val="24"/>
        </w:rPr>
        <w:t xml:space="preserve">?“ Als Tia große Augen bekam und sagte: „Rahim hat recht! Das galt nicht uns!“ </w:t>
      </w:r>
    </w:p>
    <w:p w14:paraId="5FFD639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lastRenderedPageBreak/>
        <w:t>„Ich sehe, Du verstehst mich.“ Nickte Rahim und zu den anderen sagte er dann: „Es gab einen Scharfschützen, der Saisang angeschossen hat. Der war aber nur Mittelklasse, denn in dem offenen Jeep, war Saisang ein leichtes Ziel.“</w:t>
      </w:r>
    </w:p>
    <w:p w14:paraId="16E2E1B7"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 „Und Saisang hatte noch Zeit, sich nach Lee in Sicherheit zu bringen.“ Begann Tia, „Da der Wagen quer auf dem Parkplatz stand, muss der Schuss von der anderen Straßenseite, evtl. vom Dach des Hauses, gekommen sein.“ „Genau,“ fuhr Rahim fort, „also musste der Schütze dort erst einmal hochkommen und Stellung beziehen.“ „Das wäre sogar für uns schwer, das in so kurzer Zeit zu schaffen, und wir sind geübt.“ Unterstützte Tia. </w:t>
      </w:r>
    </w:p>
    <w:p w14:paraId="18F9E9FF"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„Jetzt verstehe ich,“ wandte Yau ein, „und dieser Wagen mit der Rakete musste so abgestellt werden, dass die Attentäter sich in Ruhe ausrichten konnten.“ Rahim nickte im anerkennend zu und erklärte dann, „Also der Schütze war schon irgendwo in dem Gebäude. Wo er genau war, müssen wir noch rausfinden. Der Raketenmann war auch schon hier.“ </w:t>
      </w:r>
    </w:p>
    <w:p w14:paraId="46929E2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Haziq sah ihn überrascht an „Die haben einen Hinterhalt geübt?!“ „Genau!“ Sagte Rahim. „Saisang war nur zufällig am falschen Ort, deswegen wurde er das Opfer. Wer immer sich dort hingestellt hätte, wäre ermordet worden.“ </w:t>
      </w:r>
    </w:p>
    <w:p w14:paraId="01CAE337"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Yau warf noch ein, „Und dadurch haben die Attentäter wahrscheinlich den einzigen Fehler begangen, der sie dann zur Strecke bringen wird.“ </w:t>
      </w:r>
    </w:p>
    <w:p w14:paraId="5F7B77A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„Sie haben sich mit uns angelegt.“ Schloss Haziq „Danke für Deine Erklärung Rahim!“</w:t>
      </w:r>
    </w:p>
    <w:p w14:paraId="1EAAA7ED"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Die Gruppe sah sich an, und ein stiller Schwur wurde ausgesprochen. Die hatten sich definitiv mit den Falschen angelegt!</w:t>
      </w:r>
    </w:p>
    <w:p w14:paraId="13F9008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Haziq sah in die Runde und sagte dann: „OK, Muzir ist noch drüben. Muzir, hast Du mitgehört?“ „Ja, und ich bin stinksauer.“ Kam es zurück. „Es ist bei Dir nichts weiter passiert, korrekt?!“ „Richtig.“</w:t>
      </w:r>
    </w:p>
    <w:p w14:paraId="5296BF58"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 „Ok, ich glaube auch, dass in den nächsten zwei Stunden nichts passieren wird. Muzir, Du bleibst allein. Suche Dir einen neuen Beobachtungsposten, wenn sich etwas tut, gibst Du Bescheid.“ „Roger“</w:t>
      </w:r>
    </w:p>
    <w:p w14:paraId="7C376D8E"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„Wir anderen, beginnen jetzt mit der Planung und Vorbereitung. Wir müssen rausbekommen, auf was die Attentäter aus sind. Wir können nicht ausschließen, dass die das auf uns abgesehen haben.“ Fuhr Haziq fort „Alle zurück zur Basis. Treffen dort in 25 Minuten. Los!“</w:t>
      </w:r>
    </w:p>
    <w:p w14:paraId="7572D19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Alle gingen zu Ihren Fahrzeugen, Tia ging kurz zu Haziq, „Ist es OK, wenn ich nachkomme? Ich will wir das Gelände noch einmal von da oben,“ sie zeigte auf die Gebäude und die Moschee von Bandar Enstek, „ansehen.“ „Gute Idee, aber beeile Dich.“</w:t>
      </w:r>
    </w:p>
    <w:p w14:paraId="50DEF14F"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Die Besprechung war schon in Gange, als Satria nach rund einer Stunde zum Team stieß. „Keine weiteren Erkenntnisse, aber da oben sind ein paar Kameras, die sollten gecheckt werden.“ War ihr kurzer Bericht.</w:t>
      </w:r>
    </w:p>
    <w:p w14:paraId="13DC35C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lastRenderedPageBreak/>
        <w:t>Haziq sagte, „Die Gruppen sind eingeteilt. Die ersten zwei lösen Muzir ab. Der Rest erholt sich.“</w:t>
      </w:r>
    </w:p>
    <w:p w14:paraId="0206B642"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568ABB98" w14:textId="77777777" w:rsidR="00944672" w:rsidRPr="00944672" w:rsidRDefault="00944672" w:rsidP="00944672">
      <w:pPr>
        <w:suppressAutoHyphens/>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w:t>
      </w:r>
    </w:p>
    <w:p w14:paraId="234BAA36"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28CDAAFE"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commentReference w:id="388"/>
      </w:r>
      <w:r w:rsidRPr="00944672">
        <w:rPr>
          <w:rFonts w:ascii="Arial" w:hAnsi="Arial" w:cs="Arial"/>
          <w:b/>
          <w:bCs/>
          <w:sz w:val="24"/>
          <w:szCs w:val="24"/>
        </w:rPr>
        <w:t>&gt;&gt;&gt; London, Vereinigtes Königreich, Mittwoch, 05. März 2014 &lt;&lt;&lt;</w:t>
      </w:r>
    </w:p>
    <w:p w14:paraId="75258FC9"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3D0A1718"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Stan Lee saß in der Limousine, die ihn zum Terminal 4 am Flughafen London Heathrow bringen sollte. Sein Abflug mit Flug MH 3 war für 10:50 Uhr Ortszeit vorgesehen.</w:t>
      </w:r>
    </w:p>
    <w:p w14:paraId="4724BDF9"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Stan wunderte sich noch immer, dass sein Boss ihn gestern um 15:00 Uhr in sein Büro rief, und ihm ohne lange Höflichkeiten sagte: „Stan, ich hätte morgen nach Kuala Lumpur fliegen sollen. Zu einer Besprechung bezüglich einiger Investitionen in Nordkorea. Ich muss aber heute nach Hongkong. Du wirst mich in Kuala Lumpur vertreten.“ </w:t>
      </w:r>
    </w:p>
    <w:p w14:paraId="6798D385"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„Äh?! Wie bitte, Zach? Was hast Du eben gesagt?“ „Ach komm, Stan. Du bist der Fachmann für Nordkorea bei uns im Team. Außerdem wolltest Du doch die Möglichkeit haben, Dich zu verbessern. Nun, hier ist die Chance.“</w:t>
      </w:r>
    </w:p>
    <w:p w14:paraId="6CF77BE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Stan wusste, dass hier keine Bitte vorgetragen wurde, sondern dass es sich um eine Anweisung handelte. „Zachary, Du hast mich überrascht. Natürlich freue ich mich, nach Kuala Lumpur zu fliegen.“ War die einzige passende Antwort, die er geben konnte. „Darf ich fragen, wie lange ich dort sein werde?“ </w:t>
      </w:r>
    </w:p>
    <w:p w14:paraId="6D58CD37"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„Mittwoch Hinflug. Am Donnerstag gehst Du erst ins Hotel, Dich frisch machen. Gegen 13:00 Uhr beginnt das Meeting. Am Freitagmorgen ist noch ein Meeting, am Abend fliegst Du zurück.“</w:t>
      </w:r>
    </w:p>
    <w:p w14:paraId="02C5ACB2"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Während Zachary Young noch mit ihm sprach, reichte er ihm eine Mappe. „Hier sind die Reiseinformationen. Um 08:00 Uhr holt Dich eine Limo zu Hause ab und bringt Dich zum Flughafen.“ Stellte Zach ihn vor vollendete Tatsachen. </w:t>
      </w:r>
    </w:p>
    <w:p w14:paraId="747EE9E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„Und noch etwas, nach Deiner Ankunft in Kuala Lumpur, holt Dich eine Limo ab. Du fährst erst rüber in die Cargo-City und holst die Wert-Box ab, die zum Meeting brauchst. Alle weiteren Informationen sind in der Mappe. Vielen Dank.“</w:t>
      </w:r>
    </w:p>
    <w:p w14:paraId="43E10AF5"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Schwupp, war er entlassen und ging zurück an seinen Schreibtisch um sich in die Unterlagen einzulesen.</w:t>
      </w:r>
    </w:p>
    <w:p w14:paraId="2B6E2C1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Beim Einlesen sah er, dass er in der First-Class an Bord des Malaysia Airlines Airbus A380 reisen würde. In Kuala Lumpur war im Shangri-La eine Suite gebucht. Soweit so gut. </w:t>
      </w:r>
    </w:p>
    <w:p w14:paraId="3C9EA5C8"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Er hatte noch nie einen Termin, bei der eine Wert-Box mit im Spiel war, aber auch hier hatte Zachs Sekretärin Pamela ihm die notwendigen Informationen zusammengestellt. </w:t>
      </w:r>
    </w:p>
    <w:p w14:paraId="2D4AB64F"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Die „Wert-Box“ war ein extra gesicherter Dokumentenkoffer, der nicht mit an Bord genommen werden durfte. Die Airlines bestanden darauf, dass dieser als Sondergepäck aufgegeben wurde. Das bedeutete aber ebenfalls, dass bei der Gepäckausgabe die Box </w:t>
      </w:r>
      <w:r w:rsidRPr="00944672">
        <w:rPr>
          <w:rFonts w:ascii="Arial" w:hAnsi="Arial" w:cs="Arial"/>
          <w:sz w:val="24"/>
          <w:szCs w:val="24"/>
        </w:rPr>
        <w:lastRenderedPageBreak/>
        <w:t xml:space="preserve">nicht ankam, sondern nur über die Frachtabteilung ausgegeben wurde. Da die Bank keinen diplomatischen Status besaß, sonst hätte ein diplomatischer Kurier die Box mit in die Kabine genommen, musste der Umweg über das Cargo-Terminal genommen werden. </w:t>
      </w:r>
    </w:p>
    <w:p w14:paraId="2640C792"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Das erklärte, warum die Box eher selten eingesetzt wurde, aber wenn, dann befanden sich dort besonders gesicherte Informationen. Das bedeutete, dass bei dem Meeting in Kuala Lumpur extrem sensible Daten zur Debatte standen. Das wiederum freute Stan, dass bedeutete auch, dass er für wichtig genug, und kompetent genug, erachtet wurde; was wiederum ein Schritt Richtung Beförderung bedeutete. Auch wenn Zachary ihn wie einen Praktikanten behandelt hatte.</w:t>
      </w:r>
    </w:p>
    <w:p w14:paraId="1E3501D6"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72942164"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w:t>
      </w:r>
    </w:p>
    <w:p w14:paraId="37D1F17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0C283620"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„Sir, wir sind gleich am Terminal 4.“ weckte ihn die Stimme des Fahrers aus seinen Gedanken, „Ich setze Sie direkte am Eingang der First-Class ab.“ „Oh ja, vielen Dank.“ Antwortete Stan. „Ich bringe Sie mit Ihrem Koffer zum First-Class Check-in.“ „Danke.“ Stan fing an, sich zu fragen, ob er eigentlich zu höflich war.</w:t>
      </w:r>
    </w:p>
    <w:p w14:paraId="7DB11455"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Die Dame am Check-in begrüßte ihn mit einem Lächeln „Guten Morgen Sir, mein Name ich Catherine. Kann ich Ihnen behilflich sein?“ „Guten Morgen Catherine. Einmal Sondergepäck bitte.“ Catherine nahm das Ticket entgegen und der Fahrer stellte den Koffer, die „Wert-Box“ auf das Band und verabschiedete sich von Stan.</w:t>
      </w:r>
    </w:p>
    <w:p w14:paraId="0D65EF4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„Herr Lee, schön, dass Sie mit Malaysia Airlines reisen. Das Sondergepäck ist angemeldet, sie Wissen, dass Sie den Koffer in Kuala Lumpur in der Cargo-City erhalten?“ „Ja, Catherine, ich bin im Bilde.“ „Sehr schön, Ihr Sitz ist 1 A. Möchten Sie vor dem Abflug noch in die ‚Malaysia Airlines Golden Lounge‘?“ „Das würde ich begrüßen.“ Antwortete Stan und Catherine erwiderte, „Hamid, wird Sie durch die Security begleiten und Sie zur Lounge bringen. Hamid, wärst Du so freundlich?!“</w:t>
      </w:r>
    </w:p>
    <w:p w14:paraId="1A983328"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15 Minuten später saß Stan in der Lounge und freute sich über den Service, den er eben genießen konnte und fragte sich, ob Zachary den Service noch genießen konnte oder ob er diesen schon als selbstverständlich annahm. Egal, es war jetzt 09:35 Uhr, Boarding für die Economy-Class begann in 10 Minuten, er selbst hatte noch bis 10:15 Uhr sich in der Lounge zu entspannen.</w:t>
      </w:r>
    </w:p>
    <w:p w14:paraId="5BEF5541"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Während er noch saß und in Gedanken versunken war, kam ein Lounge-Steward und fragte, ob er Stan etwas bringen dürfte, und Stan entschied sich für einen Espresso und einen süßen Kuchen. 5 Minuten später war der Steward mit einem frisch gepressten Espresso und einer Auswahl von Küchlein zurück. „Herr Lee,“ jetzt war Stan überrascht, dass der Steward die Namen der Kunden kannte, „ich informiere Sie, sobald es Zeit ist an Bord zugehen.“ Stan nickte.</w:t>
      </w:r>
    </w:p>
    <w:p w14:paraId="07A682A5"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Um 10:10 Uhr kam der Steward erneut und teilt Stan mit, dass es nur Zeit sein an Bord zu gehen und dass das Flugzeug an Gate 6 stünde, genau neben der Lounge. </w:t>
      </w:r>
    </w:p>
    <w:p w14:paraId="19EEBA3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lastRenderedPageBreak/>
        <w:t>Um 10:14 Uhr betrat Stan den Airbus A380 durch die vordere Tür, wurde von zwei Flugbegleitern begrüßt und nach der Sitzplatznummer gefragt. Als er sagte, dass er 1A sitzen würde, sagte die eine Flugbegleiterin „Herr Lee, mein Name ist Sissy, willkommen an Bord. Wenn Sie mir bitte folgen würden?!“ Erneut war Stan von der professionellen Vorbereitung der Crew beeindruckt. Sissy führte ihn zu seinem Sitz und fragte, ob sie ihm etwas zu trinken bringen dürfte. „Ein Champagner wäre nett.“ Antworte Stan, und erlebte den einzigen Wermutstropfen dieser Reise. „Am Boden leider kein Alkohol.“ Antworte Sissy und fragte sogleich nach einer Alternative. „Dann bitte Apfelsaft und Selter.“ Wählte Stan. Sissy verschwand, um das gewünschte zu holen, und Stan richtete sich in einem roten Sitz ein. Er fand eine ‚First-Class-Bag‘ in der ein Pyjama, Slipper und ein Kosmetiktäschchen von Bulgari enthalten waren. Die Kopfhörer waren rauschunterdrückend, aber es war nicht zu erkennen, von welcher Marke diese waren. Sissy erschien und brachte ihm die Getränke.</w:t>
      </w:r>
    </w:p>
    <w:p w14:paraId="766B051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„Guten Tag, meine Damen und Herren.“ Tönte es den Lautsprechern, „hier spricht Ihr Kapitän, mein Name ist Jason Stanthorpe. Mein Kollege, First Officer Hamid Surijan und ich werden Sie heute nach Kuala Lumpur fliegen. Die Flugzeit wird 12 Stunden betragen und wir sollten Kuala Lumpur um 07:10 Uhr morgenfrüh (Ortszeit) erreichen. Allerdings muss ich Ihnen mitteilen, dass es zurzeit einige Probleme bei der Frachtbeladung gibt, und wir daher noch ungefähr 40 Minuten warten müssen.“</w:t>
      </w:r>
    </w:p>
    <w:p w14:paraId="02AED172"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20 Minuten nach dieser Ansage erschien ein neues Gesicht bei Stan am Platz. „Guten Morgen Herr Lee, mein Name ist Kathy und ich bin der Flight Service Director auf diesem Flug. Wenn Sie irgendwelche Wünsche haben, so zögern Sie bitte nicht, sich an mich zu wenden.“ Sprach Kathy ihn an. „Darf ich Ihnen noch die Speisekarte und die Getränkekarte reichen?!“ Dankend nahm Stan diese entgegen. Kurz darauf wurde die Sicherheitsunterweisung auf den Bildschirmen eingeblendet.</w:t>
      </w:r>
    </w:p>
    <w:p w14:paraId="07A5BB97"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„Ladies und Gentlemen, hier noch einmal Ihr Kapitän. Wir sind jetzt fertig und werden in wenigen Minuten das Gate verlassen und zum Start rollen.“ Kam es aus den Lautsprechern.</w:t>
      </w:r>
    </w:p>
    <w:p w14:paraId="7C1A33A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Das Flugzeug bewegte sich rückwärts und nacheinander wurden die vier Triebwerke angelassen. Abweichend von allen Wahrscheinlichkeiten, war Flug MH 3 bereits das zweite Flugzeug zum Start, wodurch nicht noch mehr Zeit verloren ging. Um 11:35 Uhr erhob sich der doppelstöckige Airbus A380 elegant in die Luft und machte sich auf den Weg nach Malaysia.</w:t>
      </w:r>
    </w:p>
    <w:p w14:paraId="143D379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30 Minuten später, ertönte ein leisen ‚Pling‘ und kurz darauf erschien Sissy wieder bei Stan am Sitzplatz. „Hallo Herr Lee, habe Sie schon gewählt, was Sie gern zum Essen hätten?“ „Ah, Hallo Sissy. Ja, ich habe heute nicht gefrühstückt, daher ich hätte gern als Vorspeise die malaiischen Hühner und Rinder </w:t>
      </w:r>
      <w:r w:rsidRPr="00944672">
        <w:rPr>
          <w:rFonts w:ascii="Arial" w:hAnsi="Arial" w:cs="Arial"/>
          <w:noProof/>
          <w:sz w:val="24"/>
          <w:szCs w:val="24"/>
        </w:rPr>
        <w:t>Satays</w:t>
      </w:r>
      <w:r w:rsidRPr="00944672">
        <w:rPr>
          <w:rFonts w:ascii="Arial" w:hAnsi="Arial" w:cs="Arial"/>
          <w:sz w:val="24"/>
          <w:szCs w:val="24"/>
        </w:rPr>
        <w:t xml:space="preserve"> und die </w:t>
      </w:r>
      <w:r w:rsidRPr="00944672">
        <w:rPr>
          <w:rFonts w:ascii="Arial" w:hAnsi="Arial" w:cs="Arial"/>
          <w:noProof/>
          <w:sz w:val="24"/>
          <w:szCs w:val="24"/>
        </w:rPr>
        <w:t>Seafood</w:t>
      </w:r>
      <w:r w:rsidRPr="00944672">
        <w:rPr>
          <w:rFonts w:ascii="Arial" w:hAnsi="Arial" w:cs="Arial"/>
          <w:sz w:val="24"/>
          <w:szCs w:val="24"/>
        </w:rPr>
        <w:t xml:space="preserve"> Platte mit Jakobsmuschel, Garnelen und Königskrabbe. Bitte Sambal extra. Für den Hauptgang: Da die </w:t>
      </w:r>
      <w:r w:rsidRPr="00944672">
        <w:rPr>
          <w:rFonts w:ascii="Arial" w:hAnsi="Arial" w:cs="Arial"/>
          <w:noProof/>
          <w:sz w:val="24"/>
          <w:szCs w:val="24"/>
        </w:rPr>
        <w:t>Satays</w:t>
      </w:r>
      <w:r w:rsidRPr="00944672">
        <w:rPr>
          <w:rFonts w:ascii="Arial" w:hAnsi="Arial" w:cs="Arial"/>
          <w:sz w:val="24"/>
          <w:szCs w:val="24"/>
        </w:rPr>
        <w:t xml:space="preserve"> schon vom Huhn sind, verzichte ich auf die Empfehlung des Tages und </w:t>
      </w:r>
      <w:r w:rsidRPr="00944672">
        <w:rPr>
          <w:rFonts w:ascii="Arial" w:hAnsi="Arial" w:cs="Arial"/>
          <w:sz w:val="24"/>
          <w:szCs w:val="24"/>
        </w:rPr>
        <w:lastRenderedPageBreak/>
        <w:t xml:space="preserve">entscheide mich für die malaiischen Spezialitäten also </w:t>
      </w:r>
      <w:r w:rsidRPr="00944672">
        <w:rPr>
          <w:rFonts w:ascii="Arial" w:hAnsi="Arial" w:cs="Arial"/>
          <w:noProof/>
          <w:sz w:val="24"/>
          <w:szCs w:val="24"/>
        </w:rPr>
        <w:t>Asam</w:t>
      </w:r>
      <w:r w:rsidRPr="00944672">
        <w:rPr>
          <w:rFonts w:ascii="Arial" w:hAnsi="Arial" w:cs="Arial"/>
          <w:sz w:val="24"/>
          <w:szCs w:val="24"/>
        </w:rPr>
        <w:t xml:space="preserve"> </w:t>
      </w:r>
      <w:r w:rsidRPr="00944672">
        <w:rPr>
          <w:rFonts w:ascii="Arial" w:hAnsi="Arial" w:cs="Arial"/>
          <w:noProof/>
          <w:sz w:val="24"/>
          <w:szCs w:val="24"/>
        </w:rPr>
        <w:t>Pedas</w:t>
      </w:r>
      <w:r w:rsidRPr="00944672">
        <w:rPr>
          <w:rFonts w:ascii="Arial" w:hAnsi="Arial" w:cs="Arial"/>
          <w:sz w:val="24"/>
          <w:szCs w:val="24"/>
        </w:rPr>
        <w:t xml:space="preserve"> </w:t>
      </w:r>
      <w:r w:rsidRPr="00944672">
        <w:rPr>
          <w:rFonts w:ascii="Arial" w:hAnsi="Arial" w:cs="Arial"/>
          <w:noProof/>
          <w:sz w:val="24"/>
          <w:szCs w:val="24"/>
        </w:rPr>
        <w:t>Rusuk</w:t>
      </w:r>
      <w:r w:rsidRPr="00944672">
        <w:rPr>
          <w:rFonts w:ascii="Arial" w:hAnsi="Arial" w:cs="Arial"/>
          <w:sz w:val="24"/>
          <w:szCs w:val="24"/>
        </w:rPr>
        <w:t xml:space="preserve"> </w:t>
      </w:r>
      <w:r w:rsidRPr="00944672">
        <w:rPr>
          <w:rFonts w:ascii="Arial" w:hAnsi="Arial" w:cs="Arial"/>
          <w:noProof/>
          <w:sz w:val="24"/>
          <w:szCs w:val="24"/>
        </w:rPr>
        <w:t>Lembu</w:t>
      </w:r>
      <w:r w:rsidRPr="00944672">
        <w:rPr>
          <w:rFonts w:ascii="Arial" w:hAnsi="Arial" w:cs="Arial"/>
          <w:sz w:val="24"/>
          <w:szCs w:val="24"/>
        </w:rPr>
        <w:t xml:space="preserve"> (langsam gekochte Rinderrippe mit malaiischer scharf-saurer Soße. Zum Nachtisch bitte die Käseauswahl vom Wagen.“ Sissy hatte mitgeschrieben und bedankte sich und fragte: „Nun da wir in der Luft sind, darf ich Ihnen einen Champagner servieren?“ Stan nahm dankend an und freute sich auf die nächsten Stunden.</w:t>
      </w:r>
    </w:p>
    <w:p w14:paraId="0B89D4E7"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41B954DF"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noProof/>
          <w:sz w:val="24"/>
          <w:szCs w:val="24"/>
        </w:rPr>
        <w:t>***</w:t>
      </w:r>
    </w:p>
    <w:p w14:paraId="7DF9B64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6FD244F0"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commentReference w:id="389"/>
      </w:r>
      <w:r w:rsidRPr="00944672">
        <w:rPr>
          <w:rFonts w:ascii="Arial" w:hAnsi="Arial" w:cs="Arial"/>
          <w:b/>
          <w:bCs/>
          <w:sz w:val="24"/>
          <w:szCs w:val="24"/>
        </w:rPr>
        <w:t>&gt;&gt;&gt; Kuala Lumpur 06.03.2014, morgens zwischen 04:00 Uhr und 06:00 Uhr &lt;&lt;&lt;</w:t>
      </w:r>
    </w:p>
    <w:p w14:paraId="70AB9D4D"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04:00 Uhr morgens, im Wald zwischen Flughafen Kuala Lumpur und dem Sepang Race Circuit.</w:t>
      </w:r>
    </w:p>
    <w:p w14:paraId="02BE856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„K7 an alle, hier tut sich etwas“ „K2 hört.“ Antwortete Satria, die auf Ihre Position lag und den, von Ihr entdeckten, Hinterhalt beobachtete. „K1 hört.“ Antwortete Haziq, der im Lager wache hielt.</w:t>
      </w:r>
    </w:p>
    <w:p w14:paraId="62100EE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K7 war Muzir Renting, der vor zwei Tagen zuhören musste wir sein Kollege und Freund, Saisang Sudaya, einem Attentat zum Opfer fiel. Muzir war diagonal auf der anderen Seite der Kreuzung, so das sowohl Satria und er, als auch die Attentäter die Kreuzung ins Kreuzfeuer nehmen konnten.</w:t>
      </w:r>
    </w:p>
    <w:p w14:paraId="1D18183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„Hier hält wieder der Pick-up der PERHILTAN. Drei Personen. Einer kommt in meine Richtung, der Wagen fährt weiter.“</w:t>
      </w:r>
    </w:p>
    <w:p w14:paraId="40651F1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Ein paar Augenblicke später, meldete sich Satria. „Tango, bei mir!“ Und wenig später „mein Tango besetzt die hintere Position. Und… der hat ein Dragunow!“ „K7. Meiner auch! Hintere Position. Dragunow!“ </w:t>
      </w:r>
    </w:p>
    <w:p w14:paraId="02658E0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Wird ein Dragunow Gewehr eingesetzt, so kann davon ausgegangen werden, dass nur auf verhältnismäßig kurze Distanz geschossen werden soll. Die Dragunow wird normalerweise nicht von Einzelkämpfern, sondern von Soldaten in einem Verband eingesetzt. Die Kampfreichweite liegt bei 400 bis 600 Metern. Hieraus lassen sich Schlüsse über das Vorhaben ableiten.</w:t>
      </w:r>
    </w:p>
    <w:p w14:paraId="0D06FEB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„K7: Der Wagen fährt wieder weg.!“</w:t>
      </w:r>
    </w:p>
    <w:p w14:paraId="60654C6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„K1 an K2. Tia. Vorschläge?“ Haziq, der nur im Lager war, brauchte die Einschätzung seiner Scharfschützin, um die Lage besser einschätzen zu können. „Ich vermute, dass die beiden die Erstschützen ausschalten sollen. Das Schussfeld von hier zur Kreuzung ist nicht sicher genug.“ Antwortete Satria und Muzir meldete sich über Funk: „Sieht bei mir ähnlich aus.“ Daraufhin meldete sich Haziq „Ok ich schicke Verstärkung, die kommen von hinten zu Euren Positionen. Es kann nicht mehr lange dauern, bis die Hauptpositionen besetzt werden.“ Zwei Klicks bestätigten.</w:t>
      </w:r>
    </w:p>
    <w:p w14:paraId="292FF6AD"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30172669"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noProof/>
          <w:sz w:val="24"/>
          <w:szCs w:val="24"/>
        </w:rPr>
        <w:t>***</w:t>
      </w:r>
    </w:p>
    <w:p w14:paraId="032962A4" w14:textId="77777777" w:rsidR="00944672" w:rsidRPr="00944672" w:rsidRDefault="00944672" w:rsidP="00944672">
      <w:pPr>
        <w:autoSpaceDE w:val="0"/>
        <w:autoSpaceDN w:val="0"/>
        <w:adjustRightInd w:val="0"/>
        <w:spacing w:after="0" w:line="292" w:lineRule="auto"/>
        <w:ind w:firstLine="227"/>
        <w:jc w:val="both"/>
        <w:rPr>
          <w:rFonts w:ascii="Arial" w:hAnsi="Arial" w:cs="Arial"/>
          <w:b/>
          <w:bCs/>
          <w:sz w:val="24"/>
          <w:szCs w:val="24"/>
        </w:rPr>
      </w:pPr>
    </w:p>
    <w:p w14:paraId="65B9CE8B"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lastRenderedPageBreak/>
        <w:t>04:45 Uhr morgens.</w:t>
      </w:r>
    </w:p>
    <w:p w14:paraId="2435A7B5"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„K8 an K2.“ „K8, kommen.“ „Tia, ich komme jetzt von hinten.“ „Ich hatte dich schon gehört…“ „K9 an K7. Bin auch gleich bei Dir.“</w:t>
      </w:r>
    </w:p>
    <w:p w14:paraId="396F82E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Tia wartete auf ihren Kollegen Sioh Tan, der sich hinter dem Kürzel K8 verbarg. „Hallo Sioh, schön das Du hier bist.“ Lächelte Tia ihren Kollegen an. „Vorschlag. Ich habe den hinteren Schützen gut im Blick. Daher schlage ich vor, dass Du weiter Richtung Straße gehst. Mit mir in einer Linie. Ca. 60 Meter, hinter dem flachen Busch, aber bleibe unten!“ Satria zeigte mit dem Arm in die angegebene Richtung. </w:t>
      </w:r>
    </w:p>
    <w:p w14:paraId="05FCA717"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„Dann haben wir zum einen die Straße im Blick und Du kannst den Schützen sehen. Gleichzeitig bist trotzdem auch Rückendeckung für mich.“ „Ok.“ Nickte Sioh, der wusste, dass Satria einen Plan haben musste, wenn Sie ihn auf diese Position schickte. Als er die angegebene Position erreichte, wusste er wieder, warum alle auf Tias Instinkte setzten. Er hatte freies Schussfeld, sowohl auf die Kreuzung, als auch auf den ersten Schützen und konnte zusätzlich noch dem Team auf der anderen Seite Deckung geben.</w:t>
      </w:r>
    </w:p>
    <w:p w14:paraId="48A2DD6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„Wann hast denn diesen Platz gefunden?“ Flüsterte er in sein Com-Set. „Ich verrate Dir doch nicht alle Geheimnisse,“ Kam es zurück „erkläre ich Dir, wenn hier alles erledigt ist.“</w:t>
      </w:r>
    </w:p>
    <w:p w14:paraId="2B15375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67F842BE"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w:t>
      </w:r>
    </w:p>
    <w:p w14:paraId="3A2559D3" w14:textId="77777777" w:rsidR="00944672" w:rsidRPr="00944672" w:rsidRDefault="00944672" w:rsidP="00944672">
      <w:pPr>
        <w:autoSpaceDE w:val="0"/>
        <w:autoSpaceDN w:val="0"/>
        <w:adjustRightInd w:val="0"/>
        <w:spacing w:after="0" w:line="292" w:lineRule="auto"/>
        <w:ind w:firstLine="227"/>
        <w:jc w:val="both"/>
        <w:rPr>
          <w:rFonts w:ascii="Arial" w:hAnsi="Arial" w:cs="Arial"/>
          <w:b/>
          <w:bCs/>
          <w:sz w:val="24"/>
          <w:szCs w:val="24"/>
        </w:rPr>
      </w:pPr>
    </w:p>
    <w:p w14:paraId="45F3D595"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05:30 Uhr morgens</w:t>
      </w:r>
    </w:p>
    <w:p w14:paraId="36559E7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„K9 an alle. Wieder der Pick-Up. Wieder drei Personen.“ </w:t>
      </w:r>
    </w:p>
    <w:p w14:paraId="0DAD970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„K7. Erste Position besetzt. Der baut einen MILAN-Werfer auf.“ „K2. Position eins auch besetzt. Scharfschütze! Sieht aus wie ein wie ein älteres DSR1. Hat auf kurze Distanz aber hohe Durchschlagskraft. Ich denke, es geht um ein normales Fahrzeug. Sonst ist das DSR nicht stark genug.“ </w:t>
      </w:r>
    </w:p>
    <w:p w14:paraId="578684F5"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Dann begann das warten. Sie konnten sich etwas entspannen, denn die beiden Personen auf den beiden ersten Positionen waren noch nicht in Position gegangen. Sie mussten kurz vor dem Schuss tätig werden, damit Sie wussten, wer das mögliche Ziel war.</w:t>
      </w:r>
    </w:p>
    <w:p w14:paraId="5EA7A06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5FC1F48C" w14:textId="77777777" w:rsidR="00944672" w:rsidRPr="00944672" w:rsidRDefault="00944672" w:rsidP="00944672">
      <w:pPr>
        <w:suppressAutoHyphens/>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 xml:space="preserve">*** </w:t>
      </w:r>
    </w:p>
    <w:p w14:paraId="2ECF8A3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6AF6DE6F"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p>
    <w:p w14:paraId="1BC042D6"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p>
    <w:p w14:paraId="39D0BE9F"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commentReference w:id="390"/>
      </w:r>
      <w:r w:rsidRPr="00944672">
        <w:rPr>
          <w:rFonts w:ascii="Arial" w:hAnsi="Arial" w:cs="Arial"/>
          <w:b/>
          <w:bCs/>
          <w:sz w:val="24"/>
          <w:szCs w:val="24"/>
        </w:rPr>
        <w:t>&gt;&gt;&gt; Donnerstag, 06. März 2014, 07:25 Uhr, morgens an Bord des Malaysia Airlines A380 im Anflug auf Kuala Lumpur &lt;&lt;&lt;</w:t>
      </w:r>
    </w:p>
    <w:p w14:paraId="182D9A0E"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Butterweich setzte Kapitän Stanthorpe das riesige Flugzeug auf die Landebahn 14L auf, verlangsamte die Geschwindigkeit und rollte auf das Abfertigungsgebäude zu. Wie immer, hielten sich die meisten Passagiere nicht an die Anweisung, solange angeschnallt </w:t>
      </w:r>
      <w:r w:rsidRPr="00944672">
        <w:rPr>
          <w:rFonts w:ascii="Arial" w:hAnsi="Arial" w:cs="Arial"/>
          <w:sz w:val="24"/>
          <w:szCs w:val="24"/>
        </w:rPr>
        <w:lastRenderedPageBreak/>
        <w:t xml:space="preserve">sitzen zu bleiben, bis das Flugzeug die </w:t>
      </w:r>
      <w:r w:rsidRPr="00944672">
        <w:rPr>
          <w:rFonts w:ascii="Arial" w:hAnsi="Arial" w:cs="Arial"/>
          <w:noProof/>
          <w:sz w:val="24"/>
          <w:szCs w:val="24"/>
        </w:rPr>
        <w:t>Abstellposition</w:t>
      </w:r>
      <w:r w:rsidRPr="00944672">
        <w:rPr>
          <w:rFonts w:ascii="Arial" w:hAnsi="Arial" w:cs="Arial"/>
          <w:sz w:val="24"/>
          <w:szCs w:val="24"/>
        </w:rPr>
        <w:t xml:space="preserve"> erreicht hat. Heute kam es dann zu dem Zwischenfall, der damit vermieden werden sollte. Der Tower sagte „Stop!“ Und Kapitän Stanthorpe trat in die Bremse. Die Bremsen des Airbus A380 sind auch dafür gedacht, die Geschwindigkeit nach der Landung zu verringern, wenn das Flugzeug rollt, ist eine geringere Verzögerung notwendig und das Flugzeug steht fast sofort. </w:t>
      </w:r>
    </w:p>
    <w:p w14:paraId="287BB8B8"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Die physikalischen Gesetze bleiben jedoch erhalten. Alle Gäste, die schon im Gang standen, um Ihr Gepäck aus den Ablagen zu holen, wurden in diesem Augenblick von den Beinen gerissen und flogen knapp zwei Meter weit, bevor sie sich abfangen konnten. Zum Glück wurde kein Gast verletzt.</w:t>
      </w:r>
    </w:p>
    <w:p w14:paraId="2D6A361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„Ladies und Gentlemen, leider hatte sich ein Flugzeug verfahren und wir mussten anhalten, um einen Unfall zu vermeiden.“ Meldete sich der Kapitän, „Wir werden in ein paar Minuten am Terminal ankommen, bitte behalten Sie bis dahin Ihre Sitzplätze inne.“ Erst als das Flugzeug stand und die </w:t>
      </w:r>
      <w:r w:rsidRPr="00944672">
        <w:rPr>
          <w:rFonts w:ascii="Arial" w:hAnsi="Arial" w:cs="Arial"/>
          <w:noProof/>
          <w:sz w:val="24"/>
          <w:szCs w:val="24"/>
        </w:rPr>
        <w:t>Anschnallzeichen</w:t>
      </w:r>
      <w:r w:rsidRPr="00944672">
        <w:rPr>
          <w:rFonts w:ascii="Arial" w:hAnsi="Arial" w:cs="Arial"/>
          <w:sz w:val="24"/>
          <w:szCs w:val="24"/>
        </w:rPr>
        <w:t xml:space="preserve"> erloschen, standen die Passagiere dieses Mal auf.</w:t>
      </w:r>
    </w:p>
    <w:p w14:paraId="5EA93877"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Die Passagiere der First-Class durften das Flugzeug als erste verlassen.</w:t>
      </w:r>
    </w:p>
    <w:p w14:paraId="1CE80499"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Um 08:05 Uhr hatte Stan Lee, die Passkontrolle und den Zoll passiert und war auf dem Weg zum Ausgang. Am Ausgang wartete ein Fahrer mit einem Namensschild und gemeinsam gingen sie zu der wartenden Limousine.</w:t>
      </w:r>
    </w:p>
    <w:p w14:paraId="0C05337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„Herr Lee, wir fahren als Erstes um den Flughafen herum zur Cargo-City, ist das richtig?“ „Korrekt.“ Sagte ein etwas müder Stan Lee. Selbst wenn man in der ersten Klasse schlafen kann, so strengt ein Langstreckenflug trotzdem an.</w:t>
      </w:r>
    </w:p>
    <w:p w14:paraId="3E94BD9D"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6B3B1842" w14:textId="77777777" w:rsidR="00944672" w:rsidRPr="00944672" w:rsidRDefault="00944672" w:rsidP="00944672">
      <w:pPr>
        <w:suppressAutoHyphens/>
        <w:autoSpaceDE w:val="0"/>
        <w:autoSpaceDN w:val="0"/>
        <w:adjustRightInd w:val="0"/>
        <w:spacing w:after="0" w:line="292" w:lineRule="auto"/>
        <w:jc w:val="both"/>
        <w:rPr>
          <w:rFonts w:ascii="Arial" w:hAnsi="Arial" w:cs="Arial"/>
          <w:sz w:val="24"/>
          <w:szCs w:val="24"/>
        </w:rPr>
      </w:pPr>
      <w:r w:rsidRPr="00944672">
        <w:rPr>
          <w:rFonts w:ascii="Arial" w:hAnsi="Arial" w:cs="Arial"/>
          <w:noProof/>
          <w:sz w:val="24"/>
          <w:szCs w:val="24"/>
        </w:rPr>
        <w:t>***</w:t>
      </w:r>
    </w:p>
    <w:p w14:paraId="551E8F37"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106918E9"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b/>
          <w:bCs/>
          <w:sz w:val="24"/>
          <w:szCs w:val="24"/>
        </w:rPr>
        <w:commentReference w:id="391"/>
      </w:r>
      <w:r w:rsidRPr="00944672">
        <w:rPr>
          <w:rFonts w:ascii="Arial" w:hAnsi="Arial" w:cs="Arial"/>
          <w:b/>
          <w:bCs/>
          <w:sz w:val="24"/>
          <w:szCs w:val="24"/>
        </w:rPr>
        <w:t>&gt;&gt;&gt; Donnerstag, 06. März 2014, der Hinterhalt nahe des Flughafens von Kuala Lumpur &lt;&lt;&lt;</w:t>
      </w:r>
    </w:p>
    <w:p w14:paraId="2AED53A6"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6DAED933"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Um 08:15 Uhr griff der Schütze vor Tia an sein Ohr. „Achtung an alle.“ Sagte Tia in Ihr Com-Set. Kurz darauf griff auch der Mann auf Position eins an sein Ohr. Er nickte vor sich hin und nahm sein Fernglas, um die Kreuzung zu sichten. Hinter ihm gingen alle in Position und visierten Ihre Ziele an.</w:t>
      </w:r>
    </w:p>
    <w:p w14:paraId="67CF67D2"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Um 08:25 Uhr setzte sich der Scharfschütze auf, und begann die Straße zu beobachten. Sioh Tan nahm diese Veränderung war, justierte sein Gewehr, und beobachtete ebenfalls die Straße.</w:t>
      </w:r>
    </w:p>
    <w:p w14:paraId="1ACECB8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Um 08:28 Uhr erschien auf der Straße eine schwarze BMW 7er Limousine und kam auf Sie zu. Sowohl der Schütze als auch Sioh folgten dem Auto mit Ihren Sichtgeräten. „K8. Die 7er-Limousine muss das Ziel sein! Das war das einzig ungewöhnliche Auto hier. Aber die fahren in Richtung Cargo-City!“</w:t>
      </w:r>
    </w:p>
    <w:p w14:paraId="0A6253D5"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lastRenderedPageBreak/>
        <w:t>„K10 und K11. Fahrt mit den Motorrädern zur Cargo-City. Wir müssen wissen, wann der Wagen zurückkommt.“ Meldete sich Haziq über Funk. Fünf Minuten später fuhren zwei Motorräder nebeneinander Richtung Cargo-City, nicht deutete auf Hektik hin.</w:t>
      </w:r>
    </w:p>
    <w:p w14:paraId="7936D3C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Um 08:40 war Stan Lee am Schalter der Fracht-Ausgabe und wartete auf seine Sonderfracht. Weiter fünf Minuten später war er wieder in der klimatisierten Limousine. Der BMW nahm wieder die Fahrt auf, und fuhr in Richtung Kuala Lumpur. Stan freute sich bereits auf die Dusche in seiner Suite im Shangri-La.</w:t>
      </w:r>
    </w:p>
    <w:p w14:paraId="4767DC2D"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Im Wald gingen die beiden Attentäter auf Position, um sich Ihr Geld zu verdienen.</w:t>
      </w:r>
    </w:p>
    <w:p w14:paraId="7676847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An der Kreuzung fuhr ein LKW auf die Fahrspuren Richtung Kuala Lumpur, blieb stehen und machte die Warnblicklichter an. Als der BMW an der Kreuzung ankam, war er gezwungen, die Geschwindigkeit bis zum Stillstand zu verringern. Hierdurch bekamen die Scharfschützen Gelegenheit das Ziel genau anzuvisieren. „Feuer.“ Innerhalb von Sekunden waren die vier Attentäter tot. „Alle erledigt.“ Sagte Tia in das Com-Set. </w:t>
      </w:r>
    </w:p>
    <w:p w14:paraId="3BC57698"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Da die Attentäter ihre Hände bereits an den Gewehren hatten, war es nicht möglich, sie mit einem Schuss nur kampfunfähig zu schießen, das klappt nur in den einschlägigen Actionfilmen.</w:t>
      </w:r>
    </w:p>
    <w:p w14:paraId="21636E47"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Sioh hatte freien Blick auf die Kreuzung und sagte, „Alles klar. Der Fahrer wird gerade festgesetzt.“</w:t>
      </w:r>
    </w:p>
    <w:p w14:paraId="7E8A5116"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„Gut gemacht!“ Sagte Haziq und dann „10 und 11! Findet heraus, wer das ist und wo der Gast wohnt.“</w:t>
      </w:r>
    </w:p>
    <w:p w14:paraId="1B55BB25"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Dann gingen die Mitglieder zu Ihren Opfern, um diese zu untersuchen.</w:t>
      </w:r>
    </w:p>
    <w:p w14:paraId="42F9418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Als Stan Lee um 09:50 bei Shangri-La ankam und eincheckte, nahm eine Frau, die Kim </w:t>
      </w:r>
      <w:r w:rsidRPr="00944672">
        <w:rPr>
          <w:rFonts w:ascii="Arial" w:hAnsi="Arial" w:cs="Arial"/>
          <w:noProof/>
          <w:sz w:val="24"/>
          <w:szCs w:val="24"/>
        </w:rPr>
        <w:t>Il-Guk</w:t>
      </w:r>
      <w:r w:rsidRPr="00944672">
        <w:rPr>
          <w:rFonts w:ascii="Arial" w:hAnsi="Arial" w:cs="Arial"/>
          <w:sz w:val="24"/>
          <w:szCs w:val="24"/>
        </w:rPr>
        <w:t xml:space="preserve"> wie aus dem Gesicht geschnitten war, Ihr Telefon zur Hand und sagte. „Es ist etwas schiefgegangen. Er checkt gerade ein.“</w:t>
      </w:r>
    </w:p>
    <w:p w14:paraId="6F548028"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Stan Lee bekam von all dem nichts mit.</w:t>
      </w:r>
    </w:p>
    <w:p w14:paraId="17C578BE"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0DB5CE65" w14:textId="77777777" w:rsidR="00944672" w:rsidRPr="00944672" w:rsidRDefault="00944672" w:rsidP="00944672">
      <w:pPr>
        <w:suppressAutoHyphens/>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w:t>
      </w:r>
    </w:p>
    <w:p w14:paraId="12BBA31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436CEEF1" w14:textId="77777777" w:rsidR="00944672" w:rsidRPr="00944672" w:rsidRDefault="00944672" w:rsidP="00944672">
      <w:pPr>
        <w:keepNext/>
        <w:keepLines/>
        <w:pageBreakBefore/>
        <w:numPr>
          <w:ilvl w:val="0"/>
          <w:numId w:val="1"/>
        </w:numPr>
        <w:suppressAutoHyphens/>
        <w:autoSpaceDE w:val="0"/>
        <w:autoSpaceDN w:val="0"/>
        <w:adjustRightInd w:val="0"/>
        <w:spacing w:before="744" w:after="120" w:line="417" w:lineRule="auto"/>
        <w:jc w:val="center"/>
        <w:outlineLvl w:val="0"/>
        <w:rPr>
          <w:rFonts w:ascii="Arial" w:hAnsi="Arial" w:cs="Arial"/>
          <w:b/>
          <w:bCs/>
          <w:sz w:val="24"/>
          <w:szCs w:val="24"/>
        </w:rPr>
      </w:pPr>
      <w:r w:rsidRPr="00944672">
        <w:rPr>
          <w:rFonts w:ascii="Arial" w:hAnsi="Arial" w:cs="Arial"/>
          <w:b/>
          <w:bCs/>
          <w:sz w:val="24"/>
          <w:szCs w:val="24"/>
        </w:rPr>
        <w:lastRenderedPageBreak/>
        <w:t xml:space="preserve">: </w:t>
      </w:r>
      <w:r w:rsidRPr="00944672">
        <w:rPr>
          <w:rFonts w:ascii="Arial" w:hAnsi="Arial" w:cs="Arial"/>
          <w:b/>
          <w:bCs/>
          <w:sz w:val="24"/>
          <w:szCs w:val="24"/>
        </w:rPr>
        <w:br/>
        <w:t>„In allen Kämpfen mag die direkte Methode benutzt werden, um die Schlacht zu beginnen, doch sind indirekte Methoden vonnöten, um den Sieg zu sichern.“ (Sun Tsu)</w:t>
      </w:r>
    </w:p>
    <w:p w14:paraId="45176CDE"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 xml:space="preserve"> </w:t>
      </w:r>
    </w:p>
    <w:p w14:paraId="2EB847E8"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commentReference w:id="392"/>
      </w:r>
      <w:r w:rsidRPr="00944672">
        <w:rPr>
          <w:rFonts w:ascii="Arial" w:hAnsi="Arial" w:cs="Arial"/>
          <w:b/>
          <w:bCs/>
          <w:sz w:val="24"/>
          <w:szCs w:val="24"/>
        </w:rPr>
        <w:t>&gt;&gt;&gt; Freitag, 07. März 2014, Flughafen Kuala Lumpur &lt;&lt;&lt;</w:t>
      </w:r>
    </w:p>
    <w:p w14:paraId="6EAB5F27"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Die Boeing 777 (</w:t>
      </w:r>
      <w:r w:rsidRPr="00944672">
        <w:rPr>
          <w:rFonts w:ascii="Arial" w:hAnsi="Arial" w:cs="Arial"/>
          <w:noProof/>
          <w:sz w:val="24"/>
          <w:szCs w:val="24"/>
        </w:rPr>
        <w:t>triple</w:t>
      </w:r>
      <w:r w:rsidRPr="00944672">
        <w:rPr>
          <w:rFonts w:ascii="Arial" w:hAnsi="Arial" w:cs="Arial"/>
          <w:sz w:val="24"/>
          <w:szCs w:val="24"/>
        </w:rPr>
        <w:t xml:space="preserve"> </w:t>
      </w:r>
      <w:r w:rsidRPr="00944672">
        <w:rPr>
          <w:rFonts w:ascii="Arial" w:hAnsi="Arial" w:cs="Arial"/>
          <w:noProof/>
          <w:sz w:val="24"/>
          <w:szCs w:val="24"/>
        </w:rPr>
        <w:t>seven</w:t>
      </w:r>
      <w:r w:rsidRPr="00944672">
        <w:rPr>
          <w:rFonts w:ascii="Arial" w:hAnsi="Arial" w:cs="Arial"/>
          <w:sz w:val="24"/>
          <w:szCs w:val="24"/>
        </w:rPr>
        <w:t>) hat sich seit ihrer Einführung 1994 zu einem der beliebtesten Flugzeuge für lange Mittelstrecken entwickelt. Bei der Einführung ging es in der Ausschreibung der United Airlines darum, ein Flugzeug zu bekommen, dass die Strecke Denver – Hawaii nonstop fliegen konnte. Zwar hatte auch Airbus angeboten, aber United Airlines entschied sich für die Neuentwicklung der B777. Aufgrund der Ausschreibung von United Airlines fragte sich viele scherzhaft, mit wie vielen hawaiianischen Ski-Urlaubern United diese Order wohl kalkulieren würde.</w:t>
      </w:r>
    </w:p>
    <w:p w14:paraId="3F6E4D22"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Das Modell der B777-200 ist das Standardmodell und wird von vielen Fluggesellschaften geschätzt, da zum einen viele Passagiere mit nur zwei Triebwerken (als günstiger als z.B. mit der B747 Jumbo-Jet) transportiert werden können und zum anderen das Flugzeug die sogenannte ETOPS Zulassung, also den Flug über weite Wasserflächen (wie zum Beispiel die Strecke San Francisco – Hawaii), hat.</w:t>
      </w:r>
    </w:p>
    <w:p w14:paraId="0591F5D6"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Die Reichweite liegt bei 9.700 KM und in der Version der 777-200 ER (</w:t>
      </w:r>
      <w:r w:rsidRPr="00944672">
        <w:rPr>
          <w:rFonts w:ascii="Arial" w:hAnsi="Arial" w:cs="Arial"/>
          <w:sz w:val="24"/>
          <w:szCs w:val="24"/>
          <w:u w:val="single"/>
        </w:rPr>
        <w:t>e</w:t>
      </w:r>
      <w:r w:rsidRPr="00944672">
        <w:rPr>
          <w:rFonts w:ascii="Arial" w:hAnsi="Arial" w:cs="Arial"/>
          <w:sz w:val="24"/>
          <w:szCs w:val="24"/>
        </w:rPr>
        <w:t xml:space="preserve">rweiterte </w:t>
      </w:r>
      <w:r w:rsidRPr="00944672">
        <w:rPr>
          <w:rFonts w:ascii="Arial" w:hAnsi="Arial" w:cs="Arial"/>
          <w:sz w:val="24"/>
          <w:szCs w:val="24"/>
          <w:u w:val="single"/>
        </w:rPr>
        <w:t>R</w:t>
      </w:r>
      <w:r w:rsidRPr="00944672">
        <w:rPr>
          <w:rFonts w:ascii="Arial" w:hAnsi="Arial" w:cs="Arial"/>
          <w:sz w:val="24"/>
          <w:szCs w:val="24"/>
        </w:rPr>
        <w:t>eichweite) sogar bei 13.080 KM. Das hat den Vorteil, dass die Fluggesellschaften ihre Crews auf beiden Flugzeugtypen einsetzen können, da der Unterschied zwischen den beiden Flugzeugen im Wesentlichen die Reichweite ist.</w:t>
      </w:r>
    </w:p>
    <w:p w14:paraId="4B90B61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Die Flugzeit von Kuala Lumpur nach Peking beträgt bei einer Entfernung von rund 4.400 KM ungefähr 6 Stunden.</w:t>
      </w:r>
    </w:p>
    <w:p w14:paraId="09A71FD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Wie bei jedem Flug werden Reserven für eventuell notwendige Ausweichflughäfen eingeplant und das eigentlich notwendige Kerosin für den Flug ergibt sich aus den Faktoren: Wetter, vorgesehene Flugstrecke (nicht immer kann geradeaus geflogen werden) und Zuladung. Bei der Zuladung geht es weniger um die Mitreisenden Passagieren (diese werden pauschaliert berechnet), sondern vielmehr um die unterhalb der Passagierkabine mitgenommene Fracht (die wiederum genau berechnet und bezahlt wird).</w:t>
      </w:r>
    </w:p>
    <w:p w14:paraId="6B7C9859"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Am 08. März 2014 wurde die Cockpit-Crew unter dem 52-jährigen Flugkapitän Zaharie Ahmad Shah, darüber informiert, dass sich das eingesetzte Flugzeug ändern würde, da bei dem vorgesehenen Flugzeug eine Störung aufgetreten sei, die nicht bis zu Start behoben werden könne. Daher würde auf diesem Flug eine B777-200 ER mit dem Kennzeichen 9M-MRO eingesetzt werden. Das hatte zur Folge, dass bedingt durch das etwas schwerere Flugzeug etwas mehr Kerosin getankt werden musste. Zusätzlich ergab </w:t>
      </w:r>
      <w:r w:rsidRPr="00944672">
        <w:rPr>
          <w:rFonts w:ascii="Arial" w:hAnsi="Arial" w:cs="Arial"/>
          <w:sz w:val="24"/>
          <w:szCs w:val="24"/>
        </w:rPr>
        <w:lastRenderedPageBreak/>
        <w:t>sich, dass auf diesem Flug etwas schwerere Fracht mitgeführt wurde, was ebenfalls  zu etwas mehr Kraftstoffbedarf führte.</w:t>
      </w:r>
    </w:p>
    <w:p w14:paraId="25ED7F1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All diese Informationen waren nicht ungewöhnlich und wurden in die allgemeine Flugvorbereitung einkalkuliert.</w:t>
      </w:r>
    </w:p>
    <w:p w14:paraId="2331CA29"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482545D6" w14:textId="77777777" w:rsidR="00944672" w:rsidRPr="00944672" w:rsidRDefault="00944672" w:rsidP="00944672">
      <w:pPr>
        <w:suppressAutoHyphens/>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 xml:space="preserve">*** </w:t>
      </w:r>
    </w:p>
    <w:p w14:paraId="58F4EC65"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471DCDBC"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commentReference w:id="393"/>
      </w:r>
      <w:r w:rsidRPr="00944672">
        <w:rPr>
          <w:rFonts w:ascii="Arial" w:hAnsi="Arial" w:cs="Arial"/>
          <w:b/>
          <w:bCs/>
          <w:sz w:val="24"/>
          <w:szCs w:val="24"/>
        </w:rPr>
        <w:t>&gt;&gt;&gt; Freitag, 07. März 2014, Cargo-City, Flughafen Kuala Lumpur &lt;&lt;&lt;</w:t>
      </w:r>
    </w:p>
    <w:p w14:paraId="5D6A867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“Hey Rashid!” Schallte es von hinten und Rashid dreht sich um. „Kannst Du eben noch einen AKE bei der Romeo-Oskar abstellen? Dann habe ich die Container für den Flug hier weg und es fehlt nur noch eine Palette.“ Immer wenn Mohammed im Dienst ist, wird es hektisch, dachte sich Rashid und hob den Daumen zur Bestätigung. „Danke, der steht da hinten.“ Sagte Mohammed und Rashid folgte dem ausgestreckten Arm mit den Augen, „AKE 6442MH!“ Und noch einmal Daumen hoch.</w:t>
      </w:r>
    </w:p>
    <w:p w14:paraId="5AB5E6B6"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Rashid fuhr mit seiner Zugmaschine, an der bereits vier Hänger waren durch die Halle, um den fünften Auflieger einzusammeln.</w:t>
      </w:r>
    </w:p>
    <w:p w14:paraId="0F60BFA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Klasse, dachte Rashid, es war ja klar, dass der auch noch falsch herumsteht! </w:t>
      </w:r>
    </w:p>
    <w:p w14:paraId="0DA4C329"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Rashid rangierte, das Ende seines Trolleys so gut es ging in Richtung der Deichsel des fehlenden Aufliegers und kletterte dann von der Zugmaschine, um den letzten Auflieger mit der Hand an den Trolley zu ziehen.</w:t>
      </w:r>
    </w:p>
    <w:p w14:paraId="04DFA17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Nach fünf Minuten hatte der den Auflieger soweit gedreht, dass er den Auflieger an seinen Trolley anhängen konnte. Da dieser nun der letzte Auflieger war, musste er also auch als erstes zur Romeo-Oskar die heute als MH 370 nach Peking fliegen sollte.</w:t>
      </w:r>
    </w:p>
    <w:p w14:paraId="1240F93E"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Als er mit seinem Trolley draußen an der Parkposition ankam, fuhr direkt in einem Bogen so an die Laderampe ran, dass seine Kollegen den Auflieger nicht so weit ziehen würden müssen.</w:t>
      </w:r>
    </w:p>
    <w:p w14:paraId="61A671C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Er koppelte den Auflieger ab, rief kurz rüber: „Da kommt noch eine Palette nach!“ Und fuhr weiter um die anderen Frachtcontainer zu Flug MH 123, nach Sydney, zu bringen, die schon dringend auf die Fracht warteten</w:t>
      </w:r>
    </w:p>
    <w:p w14:paraId="49689ABE"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w:t>
      </w:r>
    </w:p>
    <w:p w14:paraId="4D05399F"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 </w:t>
      </w:r>
    </w:p>
    <w:p w14:paraId="5C80775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476FBBCB"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b/>
          <w:bCs/>
          <w:sz w:val="24"/>
          <w:szCs w:val="24"/>
        </w:rPr>
        <w:commentReference w:id="394"/>
      </w:r>
      <w:r w:rsidRPr="00944672">
        <w:rPr>
          <w:rFonts w:ascii="Arial" w:hAnsi="Arial" w:cs="Arial"/>
          <w:b/>
          <w:bCs/>
          <w:sz w:val="24"/>
          <w:szCs w:val="24"/>
        </w:rPr>
        <w:t>&gt;&gt;&gt; Freitag, 07. März 2014, Vorfeldposition MH 370 nach Peking, Abflug Samstagmorgen 00:30 Uhr &lt;&lt;&lt;</w:t>
      </w:r>
    </w:p>
    <w:p w14:paraId="24843D81"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Rasul Suleiman hatte heute dienst als Supervisor für den Flug nach Peking und freute sich, dass die Frachtcontainer schon da waren. Dann könnte er schon mit dem Verladen anfangen.</w:t>
      </w:r>
    </w:p>
    <w:p w14:paraId="003840C7"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Er nahm sich sein Load-Sheet und studierte den Lade-Plan.</w:t>
      </w:r>
    </w:p>
    <w:p w14:paraId="0919CDA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lastRenderedPageBreak/>
        <w:t>Mist, dachte er sich, da müssen wir doch noch puzzeln. Denn wie sich herausstellte, sollte die Fracht zwar vorwiegend nach hinten, auch damit die Passagiere nicht so lange auf das Gepäck warten müssen. Mangos, die Hauptfracht heute, nörgeln nicht, selbst wenn Sie schon einen Flug aus Penang nach Kuala Lumpur hinter sich hatten.</w:t>
      </w:r>
    </w:p>
    <w:p w14:paraId="3DF2BAA9"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Zwei Sachen gab es bei der Beladung zu beachten: erstens der Container </w:t>
      </w:r>
      <w:r w:rsidRPr="00944672">
        <w:rPr>
          <w:rFonts w:ascii="Arial" w:hAnsi="Arial" w:cs="Arial"/>
          <w:noProof/>
          <w:sz w:val="24"/>
          <w:szCs w:val="24"/>
        </w:rPr>
        <w:t>AKE6442MH</w:t>
      </w:r>
      <w:r w:rsidRPr="00944672">
        <w:rPr>
          <w:rFonts w:ascii="Arial" w:hAnsi="Arial" w:cs="Arial"/>
          <w:sz w:val="24"/>
          <w:szCs w:val="24"/>
        </w:rPr>
        <w:t xml:space="preserve"> sollte, laut Load-Sheet nach hinten und die Palette mit den Batterien (</w:t>
      </w:r>
      <w:r w:rsidRPr="00944672">
        <w:rPr>
          <w:rFonts w:ascii="Arial" w:hAnsi="Arial" w:cs="Arial"/>
          <w:noProof/>
          <w:sz w:val="24"/>
          <w:szCs w:val="24"/>
        </w:rPr>
        <w:t>PMC61433MH</w:t>
      </w:r>
      <w:r w:rsidRPr="00944672">
        <w:rPr>
          <w:rFonts w:ascii="Arial" w:hAnsi="Arial" w:cs="Arial"/>
          <w:sz w:val="24"/>
          <w:szCs w:val="24"/>
        </w:rPr>
        <w:t xml:space="preserve">) als Letztes vor die Frachttür, damit Sie als Erstes ausgeladen werden konnte. Dafür aber die Palette </w:t>
      </w:r>
      <w:r w:rsidRPr="00944672">
        <w:rPr>
          <w:rFonts w:ascii="Arial" w:hAnsi="Arial" w:cs="Arial"/>
          <w:noProof/>
          <w:sz w:val="24"/>
          <w:szCs w:val="24"/>
        </w:rPr>
        <w:t>PLW0815MH</w:t>
      </w:r>
      <w:r w:rsidRPr="00944672">
        <w:rPr>
          <w:rFonts w:ascii="Arial" w:hAnsi="Arial" w:cs="Arial"/>
          <w:sz w:val="24"/>
          <w:szCs w:val="24"/>
        </w:rPr>
        <w:t xml:space="preserve"> nach hinten ins Heck. Die haben bestimmt einen Praktikanten heute im OPS, aber es hatte auch schon komplexere Ladepläne gegeben, dachte sich Rasul und wies seine Crew in den Ablauf für den Abflug heute Nacht ein.</w:t>
      </w:r>
    </w:p>
    <w:p w14:paraId="23EFC27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Jetzt musste er doch noch den zuständigen Ramp Agent suchen, da die Fracht nicht vollständig am Flugzeug war. „Mr. Thomas!“, war ja klar, heute ist dann auch noch ein Ausländer im Dienst, da wird wieder länger diskutiert, „ich habe ein Problem mit dem Ladeplan! Wir müssen das klären.“ Thomas Smith hatte Rasul gehört und gab ihm ein Zeichen, dass er gleich da sein würde.</w:t>
      </w:r>
    </w:p>
    <w:p w14:paraId="400370E5"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Fünf Minuten später war Thomas Smith bei den Ladekräften und sprach Rasul an: „Hallo Rasul, wie geht es Dir heute? Was hast Du für mich?“ Rasul wunderte sich über die Freundlichkeit und antwortete, „Ich habe vom OPS eine Ladeliste bekommen, aber die Palette. Die nach hinten soll, ist noch gar nicht da. Eben ist der letzte Frachtcontainer gekommen und der Fahrer meinte, dass die Palette noch kommen soll.“ „Ja, ok, und was brauchst Du jetzt von mir?“ „Wenn wir umpacken, also die Batterien nach hinten durchschieben, dann sind wir mit der Beladung schneller fertig und haben dann Zeit, wenn noch was dazwischenkommt.“ „Danke, ich checke das eben. Gibt mir mal ein paar Minuten.“ Sagte Thomas und dreht sich ab, während er sein Funkgerät zückte, und versuchte den Umgebungslärm abzuschirmen. „OPS von Rampe Romeo-Oskar.“ „OPS hört.“ Kam es aus dem Funkgerät zurück. „Wir haben hier ein Problem mit der Fracht. Die Palette, die als Erstes rein soll, ist noch nicht da, können wir die Paletten tauschen? Dann sind wir wieder im Zeitplan!“„Warte mal, ich checke das eben.“ Kam es aus dem Funkgerät zurück.</w:t>
      </w:r>
    </w:p>
    <w:p w14:paraId="5F0EE718"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Thomas drehte sich zu Rasul um, „Wir gerade geprüft, ich sage Dir Bescheid, sobald die sich gemeldet haben. Ich muss nur mal eben rüber zu Tanker!“ „Danke.“ Sagte Rasul und wieder viel ihm auf, dass man hier am Flughafen nicht noch dem Äußeren gegangen werden darf. Profis arbeiten überall gut miteinander. „Wir sortieren in der Zwischenzeit die vorhandenen Container zum leichteren Beladen.“</w:t>
      </w:r>
    </w:p>
    <w:p w14:paraId="59C45EC1"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Thomas nickte, und machte sich auf den Weg zum Tanklastwagen, der, endlich, ankam. Gerade wollte er den Fahrer ansprechen, als das Funkgerät quäkte: „OPS an Rampe Romeo-Oskar.“ „Romeo-Oskar hört.“ „Wir haben das geprüft, die Batterien dürfen nach hintern geladen werden. Das passt von den Gefahrstoffen und vom Gewicht. Musst Du </w:t>
      </w:r>
      <w:r w:rsidRPr="00944672">
        <w:rPr>
          <w:rFonts w:ascii="Arial" w:hAnsi="Arial" w:cs="Arial"/>
          <w:sz w:val="24"/>
          <w:szCs w:val="24"/>
        </w:rPr>
        <w:lastRenderedPageBreak/>
        <w:t>noch etwas ändern?“ „Nein. Sonst ist alles klar.“ „Ok, dann erstelle ich Dir eine neues Load-Sheet.“ „Ok, Danke, dann sage ich Bescheid und wir fangen an zu laden.“</w:t>
      </w:r>
    </w:p>
    <w:p w14:paraId="5D74068D"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Thomas schaute hoch und sah, dass der Tankwagenfahrer mit der Betankung begonnen hatte, und nickte ihm zu, dann drehte er sich um und machte sich auf den weg zu den Ladern. Er sah, dass Rasul ihn ansah, und hob den Daumen, während er weiter auf Rasul zuging. Rasul drehte sich schon um und gab dem Trolley-Fahrer ein Zeichen. „Ich sehe, du hast mich richtig verstanden.“ Grinste Thomas Rasul an, „Die Palette kommt nach hinten, sonst bleibt alles beim Alten.“ Sagte Thomas „Danke für die schnelle Reaktion.“ Sagte Rasul, „wir geben jetzt Gas, dann sind wir wieder im Zeitplan.“</w:t>
      </w:r>
    </w:p>
    <w:p w14:paraId="472C3367"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05BCCAA4" w14:textId="77777777" w:rsidR="00944672" w:rsidRPr="00944672" w:rsidRDefault="00944672" w:rsidP="00944672">
      <w:pPr>
        <w:suppressAutoHyphens/>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w:t>
      </w:r>
    </w:p>
    <w:p w14:paraId="36B6AF59"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1971C4E6"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b/>
          <w:bCs/>
          <w:sz w:val="24"/>
          <w:szCs w:val="24"/>
        </w:rPr>
        <w:commentReference w:id="395"/>
      </w:r>
      <w:r w:rsidRPr="00944672">
        <w:rPr>
          <w:rFonts w:ascii="Arial" w:hAnsi="Arial" w:cs="Arial"/>
          <w:b/>
          <w:bCs/>
          <w:sz w:val="24"/>
          <w:szCs w:val="24"/>
        </w:rPr>
        <w:t>&gt;&gt;&gt; Freitag, 07. März 2014, Malaysia Airlines, Cockpit Crew Vorbereitung / Dispatch &lt;&lt;&lt;</w:t>
      </w:r>
    </w:p>
    <w:p w14:paraId="3C9B5DAF"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In der Vorbereitung arbeiteten sich Flugkapitän Zaharie Ahmad Shah und sein First </w:t>
      </w:r>
      <w:r w:rsidRPr="00944672">
        <w:rPr>
          <w:rFonts w:ascii="Arial" w:hAnsi="Arial" w:cs="Arial"/>
          <w:noProof/>
          <w:sz w:val="24"/>
          <w:szCs w:val="24"/>
        </w:rPr>
        <w:t>Officer</w:t>
      </w:r>
      <w:r w:rsidRPr="00944672">
        <w:rPr>
          <w:rFonts w:ascii="Arial" w:hAnsi="Arial" w:cs="Arial"/>
          <w:sz w:val="24"/>
          <w:szCs w:val="24"/>
        </w:rPr>
        <w:t xml:space="preserve"> Fariq Abdul Hamid durch den vorbereitenden ‚Papierkram‘. Dieser ‚Papierkram‘ ist wichtig für den sicheren Flug, aber natürlich wollen Piloten in erster Linie fliegen. „Also Fariq, heute ist Dein erster Flug nach bestandenem Type-Rating?“ Fragte Kapitän Shah seinen First Officer. „Ja, das war anstrengend, aber ich wollte so schnell wie möglich das Type-Rating für die Triple </w:t>
      </w:r>
      <w:r w:rsidRPr="00944672">
        <w:rPr>
          <w:rFonts w:ascii="Arial" w:hAnsi="Arial" w:cs="Arial"/>
          <w:noProof/>
          <w:sz w:val="24"/>
          <w:szCs w:val="24"/>
        </w:rPr>
        <w:t>Seven</w:t>
      </w:r>
      <w:r w:rsidRPr="00944672">
        <w:rPr>
          <w:rFonts w:ascii="Arial" w:hAnsi="Arial" w:cs="Arial"/>
          <w:sz w:val="24"/>
          <w:szCs w:val="24"/>
        </w:rPr>
        <w:t>.“</w:t>
      </w:r>
    </w:p>
    <w:p w14:paraId="2F65C9E8"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„Ich habe schon einiges über Dich gehört,“ sagte Shah, „Also heute keine Sperenzien, sondern einfach nur sauber von </w:t>
      </w:r>
      <w:r w:rsidRPr="00944672">
        <w:rPr>
          <w:rFonts w:ascii="Arial" w:hAnsi="Arial" w:cs="Arial"/>
          <w:noProof/>
          <w:sz w:val="24"/>
          <w:szCs w:val="24"/>
        </w:rPr>
        <w:t>KUL</w:t>
      </w:r>
      <w:r w:rsidRPr="00944672">
        <w:rPr>
          <w:rFonts w:ascii="Arial" w:hAnsi="Arial" w:cs="Arial"/>
          <w:sz w:val="24"/>
          <w:szCs w:val="24"/>
        </w:rPr>
        <w:t xml:space="preserve"> mach </w:t>
      </w:r>
      <w:r w:rsidRPr="00944672">
        <w:rPr>
          <w:rFonts w:ascii="Arial" w:hAnsi="Arial" w:cs="Arial"/>
          <w:noProof/>
          <w:sz w:val="24"/>
          <w:szCs w:val="24"/>
        </w:rPr>
        <w:t>PEK</w:t>
      </w:r>
      <w:r w:rsidRPr="00944672">
        <w:rPr>
          <w:rFonts w:ascii="Arial" w:hAnsi="Arial" w:cs="Arial"/>
          <w:sz w:val="24"/>
          <w:szCs w:val="24"/>
        </w:rPr>
        <w:t xml:space="preserve">.“ Womit Shah auf Gerüchte von </w:t>
      </w:r>
      <w:r w:rsidRPr="00944672">
        <w:rPr>
          <w:rFonts w:ascii="Arial" w:hAnsi="Arial" w:cs="Arial"/>
          <w:noProof/>
          <w:sz w:val="24"/>
          <w:szCs w:val="24"/>
        </w:rPr>
        <w:t>Flirtereien</w:t>
      </w:r>
      <w:r w:rsidRPr="00944672">
        <w:rPr>
          <w:rFonts w:ascii="Arial" w:hAnsi="Arial" w:cs="Arial"/>
          <w:sz w:val="24"/>
          <w:szCs w:val="24"/>
        </w:rPr>
        <w:t xml:space="preserve"> anspielte. „Das war gar nicht so wie die Damen es geschildert haben.“ Begann Hamid mit seiner Verteidigung, aber Shah unterbrach ihn, in dem er die Hand hob, dass das internationale Zeichen für ‚halte die Luft an‘.</w:t>
      </w:r>
    </w:p>
    <w:p w14:paraId="6EFFA01F"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„Hast Du gesehen, dass wir heute besondere Fracht haben?“ Fuhr Shah fort, als wäre nichts gewesen und hakte dann nach: „Was ist mit dem Wetter?“</w:t>
      </w:r>
    </w:p>
    <w:p w14:paraId="5FAEB31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So ausgebremst konzentrierte sich Fariq Abdul Hamid wieder auf die Flugvorbereitung und freute sich, dass sein erster Flug durch einen so ruhigen Flugkapitän begleitet wurde, es auch schlimmer kommen können.</w:t>
      </w:r>
    </w:p>
    <w:p w14:paraId="4C19F7BD"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„Also, dass Wetter ist OK auf der Strecke, wir werden wohl keine Turbulenzen erleben und die Passagiere werden daher wahrscheinlich in Ruhe bis Peking durchschlafen können.“ Begann Hamid um dann fortzufahren, „Bei dem Einflug auf das chinesische Festland, nachdem wir bei Hainan vorbei sind, werden wir mit etwas unruhiger Luft zu rechnen haben, aber nichts, was unsere Passagiere beinträchtigen sollte.“</w:t>
      </w:r>
    </w:p>
    <w:p w14:paraId="1B41DAD7"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„Ok, noch etwas Besonderes?“ Motivierte Shah seinen </w:t>
      </w:r>
      <w:r w:rsidRPr="00944672">
        <w:rPr>
          <w:rFonts w:ascii="Arial" w:hAnsi="Arial" w:cs="Arial"/>
          <w:noProof/>
          <w:sz w:val="24"/>
          <w:szCs w:val="24"/>
        </w:rPr>
        <w:t>FO</w:t>
      </w:r>
      <w:r w:rsidRPr="00944672">
        <w:rPr>
          <w:rFonts w:ascii="Arial" w:hAnsi="Arial" w:cs="Arial"/>
          <w:sz w:val="24"/>
          <w:szCs w:val="24"/>
        </w:rPr>
        <w:t xml:space="preserve">. „Nichts Wesentliches, der Dispatcher hat uns eine ruhige Route gegeben, über Hainan direkt wäre schneller, aber da sind heute wieder Übungen der chinesischen Luftwaffe angesetzt, daher fliegen wir um Hainan herum. Bei der Fracht,“ fuhr Hamid weiter fort und blätterte in den Unterlagen, </w:t>
      </w:r>
      <w:r w:rsidRPr="00944672">
        <w:rPr>
          <w:rFonts w:ascii="Arial" w:hAnsi="Arial" w:cs="Arial"/>
          <w:sz w:val="24"/>
          <w:szCs w:val="24"/>
        </w:rPr>
        <w:lastRenderedPageBreak/>
        <w:t xml:space="preserve">„haben wir einmal Batterien, die kommen schon aus Penang und sind hoffentlich gut verpackt. Das mit diesem Equipment, in dem einen Container, verstehe ich nicht.“ Hier spielte er darauf an, dass ein Container nach ganz vorne sollte. </w:t>
      </w:r>
    </w:p>
    <w:p w14:paraId="48752107"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„Ah, Du hast es gesehen.“ Lachte Shah, „Auf diesem Flug haben wir etwas Besonderes…“ „Dramatische Pause?“ Grinste Fariq zurück. „Hast Du schon einmal etwas von den </w:t>
      </w:r>
      <w:r w:rsidRPr="00944672">
        <w:rPr>
          <w:rFonts w:ascii="Arial" w:hAnsi="Arial" w:cs="Arial"/>
          <w:noProof/>
          <w:sz w:val="24"/>
          <w:szCs w:val="24"/>
        </w:rPr>
        <w:t>ALW</w:t>
      </w:r>
      <w:r w:rsidRPr="00944672">
        <w:rPr>
          <w:rFonts w:ascii="Arial" w:hAnsi="Arial" w:cs="Arial"/>
          <w:sz w:val="24"/>
          <w:szCs w:val="24"/>
        </w:rPr>
        <w:t>´s gehört?“</w:t>
      </w:r>
    </w:p>
    <w:p w14:paraId="5080E8D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„Nein habe ich nicht, vielleicht will die Company einem Kunden einen Gefallen tun und den Container schnellstmöglich ausladen? Der Inhalt sieht nicht nach etwas Besonderem aus.“ Antwortete Fariq.</w:t>
      </w:r>
    </w:p>
    <w:p w14:paraId="7C71CED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3518A0D7"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noProof/>
          <w:sz w:val="24"/>
          <w:szCs w:val="24"/>
        </w:rPr>
        <w:t>***</w:t>
      </w:r>
    </w:p>
    <w:p w14:paraId="0CDF1B78"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662D8962"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 xml:space="preserve">Die Boeing 777-200 kann in beiden Versionen 32 ULD-Container mit der Normgröße LD3 aufnehmen. So wie auf Schiffen die Container Norm-Größen haben, so haben Flugzeuge auch Normgrößen für Stellflächen. Der LD3-Container ist das Arbeitstier der Flugzeugcontainer, da die meisten Flugzeugtypen mit dieser Größe kompatibel sind. ULD-Container sind geschlossene Behälter aus Aluminiumblechen mit Profilrahmen oder einer Kombination aus Aluminium (Rahmen) und Kunststoff (Wände). Diese können, je nach Art der darin befindlichen Güter, auch eingebaute Kühlaggregate haben. Dazu sind auch diese ULD-Container häufig innen mit Ösen ausgestattet, um schwere Frachtstücke und Sendungen nach </w:t>
      </w:r>
      <w:r w:rsidRPr="00944672">
        <w:rPr>
          <w:rFonts w:ascii="Arial" w:hAnsi="Arial" w:cs="Arial"/>
          <w:noProof/>
          <w:sz w:val="24"/>
          <w:szCs w:val="24"/>
        </w:rPr>
        <w:t>DGR</w:t>
      </w:r>
      <w:r w:rsidRPr="00944672">
        <w:rPr>
          <w:rFonts w:ascii="Arial" w:hAnsi="Arial" w:cs="Arial"/>
          <w:sz w:val="24"/>
          <w:szCs w:val="24"/>
        </w:rPr>
        <w:t xml:space="preserve"> (Dangerous </w:t>
      </w:r>
      <w:r w:rsidRPr="00944672">
        <w:rPr>
          <w:rFonts w:ascii="Arial" w:hAnsi="Arial" w:cs="Arial"/>
          <w:noProof/>
          <w:sz w:val="24"/>
          <w:szCs w:val="24"/>
        </w:rPr>
        <w:t>Goods</w:t>
      </w:r>
      <w:r w:rsidRPr="00944672">
        <w:rPr>
          <w:rFonts w:ascii="Arial" w:hAnsi="Arial" w:cs="Arial"/>
          <w:sz w:val="24"/>
          <w:szCs w:val="24"/>
        </w:rPr>
        <w:t xml:space="preserve"> </w:t>
      </w:r>
      <w:r w:rsidRPr="00944672">
        <w:rPr>
          <w:rFonts w:ascii="Arial" w:hAnsi="Arial" w:cs="Arial"/>
          <w:noProof/>
          <w:sz w:val="24"/>
          <w:szCs w:val="24"/>
        </w:rPr>
        <w:t>Regulations</w:t>
      </w:r>
      <w:r w:rsidRPr="00944672">
        <w:rPr>
          <w:rFonts w:ascii="Arial" w:hAnsi="Arial" w:cs="Arial"/>
          <w:sz w:val="24"/>
          <w:szCs w:val="24"/>
        </w:rPr>
        <w:t xml:space="preserve"> = Gefahrgutvorschriften) fixieren zu können. Der LD3-Container hat ein Innenvolumen von 4,3 m³ und eine Ladekapazität von 1.508 kg, die Außenmaße sind: 156 cm Basisbreite, 201 cm breit × 153 cm tief und 163 cm hoch. Dadurch, dass der Flugzeugrumpf rund ist, ergibt sich eine Schrägung, das spiegelt sich in den unterschiedlichen Breiten wieder; die Standfläche ist kleiner als die obere Fläche. Es passen 2 LD3 Container nebeneinander. Benötigt man mehr Volumen für sperrige Fracht hat man die Möglichkeit, einen Container in doppelter Größe zu nehmen, dieser ist dann ein LD6-Container und die Maße sind dementsprechend: Innenvolumen von 8,8 m³ und die Außenmaße sind: 318 cm Basisbreite, 407 cm breit × 153 cm tief und 163 cm hoch. Jeder Container ist mit einer eindeutigen Nummer gekennzeichnet, die auch auf den Besitzer verweist.</w:t>
      </w:r>
    </w:p>
    <w:p w14:paraId="7BFC56AE"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Wenn die zu transportierende Fracht nicht in die Container passt, kann die Fracht auch auf Paletten geladen werden, die Paletten tragen die Kennung </w:t>
      </w:r>
      <w:r w:rsidRPr="00944672">
        <w:rPr>
          <w:rFonts w:ascii="Arial" w:hAnsi="Arial" w:cs="Arial"/>
          <w:noProof/>
          <w:sz w:val="24"/>
          <w:szCs w:val="24"/>
        </w:rPr>
        <w:t>PMC</w:t>
      </w:r>
      <w:r w:rsidRPr="00944672">
        <w:rPr>
          <w:rFonts w:ascii="Arial" w:hAnsi="Arial" w:cs="Arial"/>
          <w:sz w:val="24"/>
          <w:szCs w:val="24"/>
        </w:rPr>
        <w:t>.</w:t>
      </w:r>
    </w:p>
    <w:p w14:paraId="1A96488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Bei Flug MH 370 gab es die Variante, dass der Container mit der Kennzeichnung ALW61421MH geladen werden sollte, der aber nicht auf dem Load-Sheet oder den Ladepapieren auftauchen darf. Dieser Container hat eine Bezeichnung, die es so offiziell nicht gibt. Es handelt sich um einen Container in LD6-Größe für den Werttransport, daher das W als dritten Buchstaben. Die Nummer 61421 steht für „</w:t>
      </w:r>
      <w:r w:rsidRPr="00944672">
        <w:rPr>
          <w:rFonts w:ascii="Arial" w:hAnsi="Arial" w:cs="Arial"/>
          <w:noProof/>
          <w:sz w:val="24"/>
          <w:szCs w:val="24"/>
        </w:rPr>
        <w:t>GOV</w:t>
      </w:r>
      <w:r w:rsidRPr="00944672">
        <w:rPr>
          <w:rFonts w:ascii="Arial" w:hAnsi="Arial" w:cs="Arial"/>
          <w:sz w:val="24"/>
          <w:szCs w:val="24"/>
        </w:rPr>
        <w:t xml:space="preserve">“. Dieser Container ist </w:t>
      </w:r>
      <w:r w:rsidRPr="00944672">
        <w:rPr>
          <w:rFonts w:ascii="Arial" w:hAnsi="Arial" w:cs="Arial"/>
          <w:sz w:val="24"/>
          <w:szCs w:val="24"/>
        </w:rPr>
        <w:lastRenderedPageBreak/>
        <w:t>so ausgestattet, dass 2 Personen in dem Container mitreisen können, damit immer einer zurzeit wach ist. Toilettengänge sind während der Reise nicht möglich.</w:t>
      </w:r>
    </w:p>
    <w:p w14:paraId="1268109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Die Gewichtsangaben werden der Cockpit-Crew beim Briefing mitgeteilt, da das Gewicht in der Treibstoffplanung berücksichtigt werden muss. Aus Gründen der Geheimhaltung wird der Container erst kurz vor dem Flug zum Flugzeug gebracht und während des Transportes von Spezialtruppen bewacht.</w:t>
      </w:r>
    </w:p>
    <w:p w14:paraId="3D50821D"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Der Container steht immer im Bug, damit der Container von drei Seiten abgesichert ist.</w:t>
      </w:r>
    </w:p>
    <w:p w14:paraId="549C5A8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noProof/>
          <w:sz w:val="24"/>
          <w:szCs w:val="24"/>
        </w:rPr>
        <w:t>***</w:t>
      </w:r>
    </w:p>
    <w:p w14:paraId="0D4A4F5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„Die </w:t>
      </w:r>
      <w:r w:rsidRPr="00944672">
        <w:rPr>
          <w:rFonts w:ascii="Arial" w:hAnsi="Arial" w:cs="Arial"/>
          <w:noProof/>
          <w:sz w:val="24"/>
          <w:szCs w:val="24"/>
        </w:rPr>
        <w:t>ALW</w:t>
      </w:r>
      <w:r w:rsidRPr="00944672">
        <w:rPr>
          <w:rFonts w:ascii="Arial" w:hAnsi="Arial" w:cs="Arial"/>
          <w:sz w:val="24"/>
          <w:szCs w:val="24"/>
        </w:rPr>
        <w:t>´s betreiben wir für das Land Malaysia, da werden Sonderfrachten unter Geheimhaltung befördert. Jetzt wo Du weißt, dass der Container an Bord sein wird, ist es Dir untersagt, mit irgendjemanden darüber zu kommunizieren. Ab jetzt sind wir Geheimnisträger!“ Antwortete Shah, um dann Fariq aufzuziehen: „Wenn Du keine weiteren Blondinen dabei hast… dann lass uns zum Crew-Briefing gehen“. Bei dem Spruch mit den Blondinen verzog Hamid kurz das Gesicht, denn das bezog sich auf eine Aussage einer südafrikanischen Dame, deren Darstellung in der Presse ihm etwas Ärger eingebracht hatte.</w:t>
      </w:r>
    </w:p>
    <w:p w14:paraId="76D21245"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Er nahm sich vor, Shah später zu dem Thema zu befragen.</w:t>
      </w:r>
    </w:p>
    <w:p w14:paraId="7413C937"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361B2F67"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noProof/>
          <w:sz w:val="24"/>
          <w:szCs w:val="24"/>
        </w:rPr>
        <w:t>***</w:t>
      </w:r>
    </w:p>
    <w:p w14:paraId="4BF655F6"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444CAC83"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commentReference w:id="396"/>
      </w:r>
      <w:r w:rsidRPr="00944672">
        <w:rPr>
          <w:rFonts w:ascii="Arial" w:hAnsi="Arial" w:cs="Arial"/>
          <w:sz w:val="24"/>
          <w:szCs w:val="24"/>
        </w:rPr>
        <w:t xml:space="preserve">&gt;&gt;&gt; </w:t>
      </w:r>
      <w:r w:rsidRPr="00944672">
        <w:rPr>
          <w:rFonts w:ascii="Arial" w:hAnsi="Arial" w:cs="Arial"/>
          <w:b/>
          <w:bCs/>
          <w:sz w:val="24"/>
          <w:szCs w:val="24"/>
        </w:rPr>
        <w:t xml:space="preserve">Freitag, 07. März 2014, Cargo-City, Flughafen Kuala Lumpur </w:t>
      </w:r>
      <w:r w:rsidRPr="00944672">
        <w:rPr>
          <w:rFonts w:ascii="Arial" w:hAnsi="Arial" w:cs="Arial"/>
          <w:sz w:val="24"/>
          <w:szCs w:val="24"/>
        </w:rPr>
        <w:t>&lt;&lt;&lt;</w:t>
      </w:r>
    </w:p>
    <w:p w14:paraId="4C82F7E1"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„Mohammed! Hast Du die Palette für die MH370 bei Euch?“, MH-OPS hatte bei Cargo-City angerufen und Mohammed hatte sich gemeldet, was ihn jetzt ins Grübeln brachte, „Wieso? Die Fracht für die ‚370‘ ist doch schon raus?!“ Antwortete Mohammed, „Die Rampe hat sich gemeldet, dass laut Lade-Plan noch eine Palette kommen soll, die ist aber nicht draußen.“ „OK, ich prüfe das hier mal, und dann rufe ich Euch zurück. Vielleicht hängt die noch bei Security, die haben heute echt Probleme, da drüben.“ „Danke, für die Hilfe.“</w:t>
      </w:r>
    </w:p>
    <w:p w14:paraId="576C47D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Nachdem das Gespräch beendet war, rief Mohammed bei der Security an, denn keine Fracht geht unkontrolliert an Bord eines Flugzeuges. „Security, Amira spricht.“„Hallo Amira, hier spricht Mohammed, MH Cargo. Uns fehlt noch eine Palette für die MH 370 nach Peking. Ist die noch bei Euch?“ „Ja, die ist hier, wir haben Probleme mit der Palette, weil dort so komische Metallbehälter verladen sind, die wir manuell inspizieren müssen. Die Kollegen sind aber gleich fertig, dann kommt die zu Euch rüber.“ „Vielen Dank Amira.“ Sagte Mohammed und legte auf.</w:t>
      </w:r>
    </w:p>
    <w:p w14:paraId="700D8395"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517DE1F7" w14:textId="77777777" w:rsidR="00944672" w:rsidRPr="00944672" w:rsidRDefault="00944672" w:rsidP="00944672">
      <w:pPr>
        <w:suppressAutoHyphens/>
        <w:autoSpaceDE w:val="0"/>
        <w:autoSpaceDN w:val="0"/>
        <w:adjustRightInd w:val="0"/>
        <w:spacing w:after="0" w:line="292" w:lineRule="auto"/>
        <w:jc w:val="both"/>
        <w:rPr>
          <w:rFonts w:ascii="Arial" w:hAnsi="Arial" w:cs="Arial"/>
          <w:b/>
          <w:bCs/>
          <w:sz w:val="24"/>
          <w:szCs w:val="24"/>
        </w:rPr>
      </w:pPr>
      <w:r w:rsidRPr="00944672">
        <w:rPr>
          <w:rFonts w:ascii="Arial" w:hAnsi="Arial" w:cs="Arial"/>
          <w:b/>
          <w:bCs/>
          <w:noProof/>
          <w:sz w:val="24"/>
          <w:szCs w:val="24"/>
        </w:rPr>
        <w:t>***</w:t>
      </w:r>
    </w:p>
    <w:p w14:paraId="65529DDD"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2D7F1F06"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p>
    <w:p w14:paraId="00D5E6B3"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lastRenderedPageBreak/>
        <w:commentReference w:id="397"/>
      </w:r>
      <w:r w:rsidRPr="00944672">
        <w:rPr>
          <w:rFonts w:ascii="Arial" w:hAnsi="Arial" w:cs="Arial"/>
          <w:sz w:val="24"/>
          <w:szCs w:val="24"/>
        </w:rPr>
        <w:t xml:space="preserve">&gt;&gt;&gt; </w:t>
      </w:r>
      <w:r w:rsidRPr="00944672">
        <w:rPr>
          <w:rFonts w:ascii="Arial" w:hAnsi="Arial" w:cs="Arial"/>
          <w:b/>
          <w:bCs/>
          <w:sz w:val="24"/>
          <w:szCs w:val="24"/>
        </w:rPr>
        <w:t xml:space="preserve">Freitag, 07. März 2014, Security, Cargo-City, Flughafen Kuala Lumpur </w:t>
      </w:r>
      <w:r w:rsidRPr="00944672">
        <w:rPr>
          <w:rFonts w:ascii="Arial" w:hAnsi="Arial" w:cs="Arial"/>
          <w:sz w:val="24"/>
          <w:szCs w:val="24"/>
        </w:rPr>
        <w:t>&lt;&lt;&lt;</w:t>
      </w:r>
    </w:p>
    <w:p w14:paraId="2900196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„Was haben die hier eigentlich als Fracht?“ „Keine Ahnung, auch der Deklaration steht etwas von zwei Einheiten einer ‚Dahlbuschbombe‘.“ „Die sind schon komisch, schreiben Bombe auf die Deklaration und wundern sich, dass wir genauer hinschauen.“ </w:t>
      </w:r>
    </w:p>
    <w:p w14:paraId="03DA4222"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Die Dahlbuschbombe ist ein Rettungsgerät, das im Mai 1955 in Deutschland das erste Mal eingesetzt wurde, um verschüttete Bergarbeiter zu befreien. Der letzte große Einsatz war in Chile, wo ein ähnliches Verfahren eingesetzt wurde. </w:t>
      </w:r>
    </w:p>
    <w:p w14:paraId="6727D18D"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Dahlbuschbombe heißt das Rettungsgerät, weil es bei der Zeche Dahlbusch das erste Mal zum Einsatz kam und „Bombe“ hat die Presse es genannt, weil es ein langer Zylinder war. Die Dahlbuschbombe ist, je nach Bauart, ca. 2,50 Meter lang (bzw. Hoch) aber nur, in der ersten Version, 40 cm Umfang, also rund 38 cm für die Schulterbreite. Oberhalb der Person, die in der Röhre transportiert wurde, war Platz für Atemluftversorgung vorgesehen.</w:t>
      </w:r>
    </w:p>
    <w:p w14:paraId="7D9F0372"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Bei der Security hatte sich eine erregte Diskussion entwickelt. „Wenn Ihr solche komischen Sachen bringt, warum kommt Ihr dann auf dem letzten Drücker?“ „Ist doch gar nicht wahr! Wir stehen doch schon seit 21:00 Uhr in der Warteschlange. Ihr habt uns, nicht vorgelassen, obwohl wir das Euch gesagt hatten.“ „Streiten hilft jetzt auch nicht mehr! Was habt Ihr noch auf der Palette?“ „Das sind alles Utensilien, die für eine Bergarbeiter-Bergung in China benötigt werden. Wir sind einzigen, die eine 60cm Röhre verfügbar haben, und wir haben alles an Materialien auf die Palette getan, was die brauchen könnten.“ Er zeigte auf die unteren Metallbehälter, „Die großen Kisten da unten, auf denen die Zylinder liegen, dienen als Ladehilfe. Die Kettenglieder, sind Adapter, weil keiner genau weiß, was in China an Gerät an der Rettungsstelle verfügbar hat.“ „Oh, schon wieder ein Unglück?“ „Ja, aber das weiß noch keiner, also nicht weitersagen.“Sagte der Fahrer mit verschwörerischer Mine, „Deswegen hat der Chef uns auch zu zweit und den Trainee hier geschickt, damit wir die Palette wieder verzurren können, wenn Ihr hier mit dem Sicherheitscheck durch seid.“</w:t>
      </w:r>
    </w:p>
    <w:p w14:paraId="58542041"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Erst ein paar Tage später, wurde bemerkt, dass drei Mann gar nicht notwendig gewesen wären, und dass der Truck tatsächlich etwas spät angekommen ist. Luftfracht soll bis vier Stunden vor Abflug am Flughafen sein, damit die Sicherheit gewährleistet werden kann. Dass drei Personen bei der Fracht waren, war zwar ungewöhnlich, fiel aber bei der Kontrolle nicht auf, insbesondere, da alle drei mit gültigen Flughafenausweisen ausgestattet waren.</w:t>
      </w:r>
    </w:p>
    <w:p w14:paraId="2E66308F"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Als die Kontrolle erledigt war, gingen die drei Mitarbeiter der Spedition, </w:t>
      </w:r>
      <w:r w:rsidRPr="00944672">
        <w:rPr>
          <w:rFonts w:ascii="Arial" w:hAnsi="Arial" w:cs="Arial"/>
          <w:noProof/>
          <w:sz w:val="24"/>
          <w:szCs w:val="24"/>
        </w:rPr>
        <w:t>LTTC</w:t>
      </w:r>
      <w:r w:rsidRPr="00944672">
        <w:rPr>
          <w:rFonts w:ascii="Arial" w:hAnsi="Arial" w:cs="Arial"/>
          <w:sz w:val="24"/>
          <w:szCs w:val="24"/>
        </w:rPr>
        <w:t xml:space="preserve"> </w:t>
      </w:r>
      <w:r w:rsidRPr="00944672">
        <w:rPr>
          <w:rFonts w:ascii="Arial" w:hAnsi="Arial" w:cs="Arial"/>
          <w:noProof/>
          <w:sz w:val="24"/>
          <w:szCs w:val="24"/>
        </w:rPr>
        <w:t>International</w:t>
      </w:r>
      <w:r w:rsidRPr="00944672">
        <w:rPr>
          <w:rFonts w:ascii="Arial" w:hAnsi="Arial" w:cs="Arial"/>
          <w:sz w:val="24"/>
          <w:szCs w:val="24"/>
        </w:rPr>
        <w:t>, an die Arbeit, um die Fracht wieder mit einem Sicherheitsnetz zu sichern. Einer der Mitarbeiter, deutlich als Trainee zu erkennen, stellte sich recht unbeholfen an, und das Netz ließ sich nicht spannen.</w:t>
      </w:r>
    </w:p>
    <w:p w14:paraId="2161BAB6"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„Ihr könnt das Netz auch drüben bei MH Cargo-City spannen. Ihr haltet hier alles auf.“</w:t>
      </w:r>
    </w:p>
    <w:p w14:paraId="3D44AD0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lastRenderedPageBreak/>
        <w:t xml:space="preserve">Gesagt getan, die Palette wurde wieder in den Truck verladen und dann fuhren mit dem </w:t>
      </w:r>
      <w:r w:rsidRPr="00944672">
        <w:rPr>
          <w:rFonts w:ascii="Arial" w:hAnsi="Arial" w:cs="Arial"/>
          <w:noProof/>
          <w:sz w:val="24"/>
          <w:szCs w:val="24"/>
        </w:rPr>
        <w:t>LTTC-Truck</w:t>
      </w:r>
      <w:r w:rsidRPr="00944672">
        <w:rPr>
          <w:rFonts w:ascii="Arial" w:hAnsi="Arial" w:cs="Arial"/>
          <w:sz w:val="24"/>
          <w:szCs w:val="24"/>
        </w:rPr>
        <w:t xml:space="preserve"> zur MH-Cargo Halle.</w:t>
      </w:r>
    </w:p>
    <w:p w14:paraId="0EAE1E37"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Amira rief bei Mohammed an, und avisierte die fehlende Fracht.</w:t>
      </w:r>
    </w:p>
    <w:p w14:paraId="48C9DA74"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p>
    <w:p w14:paraId="02CE7002" w14:textId="77777777" w:rsidR="00944672" w:rsidRPr="00944672" w:rsidRDefault="00944672" w:rsidP="00944672">
      <w:pPr>
        <w:suppressAutoHyphens/>
        <w:autoSpaceDE w:val="0"/>
        <w:autoSpaceDN w:val="0"/>
        <w:adjustRightInd w:val="0"/>
        <w:spacing w:after="0" w:line="292" w:lineRule="auto"/>
        <w:jc w:val="both"/>
        <w:rPr>
          <w:rFonts w:ascii="Arial" w:hAnsi="Arial" w:cs="Arial"/>
          <w:sz w:val="24"/>
          <w:szCs w:val="24"/>
        </w:rPr>
      </w:pPr>
      <w:r w:rsidRPr="00944672">
        <w:rPr>
          <w:rFonts w:ascii="Arial" w:hAnsi="Arial" w:cs="Arial"/>
          <w:noProof/>
          <w:sz w:val="24"/>
          <w:szCs w:val="24"/>
        </w:rPr>
        <w:t>***</w:t>
      </w:r>
      <w:r w:rsidRPr="00944672">
        <w:rPr>
          <w:rFonts w:ascii="Arial" w:hAnsi="Arial" w:cs="Arial"/>
          <w:sz w:val="24"/>
          <w:szCs w:val="24"/>
        </w:rPr>
        <w:t xml:space="preserve"> </w:t>
      </w:r>
    </w:p>
    <w:p w14:paraId="44ABA45D"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07CD6101"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p>
    <w:p w14:paraId="6D0F05FA"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p>
    <w:p w14:paraId="746544DF"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p>
    <w:p w14:paraId="6C10255B"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p>
    <w:p w14:paraId="4276081F"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commentReference w:id="398"/>
      </w:r>
      <w:r w:rsidRPr="00944672">
        <w:rPr>
          <w:rFonts w:ascii="Arial" w:hAnsi="Arial" w:cs="Arial"/>
          <w:sz w:val="24"/>
          <w:szCs w:val="24"/>
        </w:rPr>
        <w:t xml:space="preserve">&gt;&gt;&gt; </w:t>
      </w:r>
      <w:r w:rsidRPr="00944672">
        <w:rPr>
          <w:rFonts w:ascii="Arial" w:hAnsi="Arial" w:cs="Arial"/>
          <w:b/>
          <w:bCs/>
          <w:sz w:val="24"/>
          <w:szCs w:val="24"/>
        </w:rPr>
        <w:t xml:space="preserve">Freitag, 07. März 2014, Cargo-City, Flughafen Kuala Lumpur </w:t>
      </w:r>
      <w:r w:rsidRPr="00944672">
        <w:rPr>
          <w:rFonts w:ascii="Arial" w:hAnsi="Arial" w:cs="Arial"/>
          <w:sz w:val="24"/>
          <w:szCs w:val="24"/>
        </w:rPr>
        <w:t>&lt;&lt;&lt;</w:t>
      </w:r>
    </w:p>
    <w:p w14:paraId="4522750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55F0CA10"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„Mann, wo bleibt Ihr denn?“ Mohammed war schon unruhig geworden, „Die vorne bei der Security sind heute extrem langsam, da kann ich nix tun.“ „Ich hatte eben auch noch Probleme, das Netz wieder zu sichern, weil die von der Security andauernd Stress gemacht haben. Aber jetzt ist alles OK. Ihr könnt prüfen, dass das Netz sicher ist. Schicke mir mal eben einen Stapler, damit Ihr die Palette vom Truck bekommt.“ Mohammed winkte dem Staplerfahrer zu. „Ach so, nicht vergessen abzuzeichnen, dass ich die Ware abgeliefert habe.“ Sagte der Fahrer, „Ich freue mich auf meinen Feierabend, das war mein letzter Auftrag für heute.“</w:t>
      </w:r>
    </w:p>
    <w:p w14:paraId="1184A1F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Der Staplerfahrer hatte erst Mühe, unter die Palette zu kommen, aber dann konnte er die Palette von Truck und auf einen bereitstehenden Trolley verladen. Nachdem die Palette, mit der Nummer: </w:t>
      </w:r>
      <w:r w:rsidRPr="00944672">
        <w:rPr>
          <w:rFonts w:ascii="Arial" w:hAnsi="Arial" w:cs="Arial"/>
          <w:noProof/>
          <w:sz w:val="24"/>
          <w:szCs w:val="24"/>
        </w:rPr>
        <w:t>PLW0815MH</w:t>
      </w:r>
      <w:r w:rsidRPr="00944672">
        <w:rPr>
          <w:rFonts w:ascii="Arial" w:hAnsi="Arial" w:cs="Arial"/>
          <w:sz w:val="24"/>
          <w:szCs w:val="24"/>
        </w:rPr>
        <w:t>, inspiziert war, wurde ein Zugwagen geordert, der die Palette zum Flugzeug bringen würde.</w:t>
      </w:r>
    </w:p>
    <w:p w14:paraId="2845D4D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Mohammed rief bei MH-OPS an und avisierte die Palette.</w:t>
      </w:r>
    </w:p>
    <w:p w14:paraId="1A026B8F"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Die Security hatte nur avisiert, dass die Palette käme, dass bei Ankunft bei MH Cargo zwei Personen fehlten, war Mohammed nicht bewusst, aber dafür hätte der Fahrer erwartungsgemäß eine plausible Erklärung parat gehabt.</w:t>
      </w:r>
    </w:p>
    <w:p w14:paraId="69E51CAC"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p>
    <w:p w14:paraId="1589D684" w14:textId="77777777" w:rsidR="00944672" w:rsidRPr="00944672" w:rsidRDefault="00944672" w:rsidP="00944672">
      <w:pPr>
        <w:suppressAutoHyphens/>
        <w:autoSpaceDE w:val="0"/>
        <w:autoSpaceDN w:val="0"/>
        <w:adjustRightInd w:val="0"/>
        <w:spacing w:after="0" w:line="292" w:lineRule="auto"/>
        <w:jc w:val="both"/>
        <w:rPr>
          <w:rFonts w:ascii="Arial" w:hAnsi="Arial" w:cs="Arial"/>
          <w:sz w:val="24"/>
          <w:szCs w:val="24"/>
        </w:rPr>
      </w:pPr>
      <w:r w:rsidRPr="00944672">
        <w:rPr>
          <w:rFonts w:ascii="Arial" w:hAnsi="Arial" w:cs="Arial"/>
          <w:noProof/>
          <w:sz w:val="24"/>
          <w:szCs w:val="24"/>
        </w:rPr>
        <w:t>***</w:t>
      </w:r>
      <w:r w:rsidRPr="00944672">
        <w:rPr>
          <w:rFonts w:ascii="Arial" w:hAnsi="Arial" w:cs="Arial"/>
          <w:sz w:val="24"/>
          <w:szCs w:val="24"/>
        </w:rPr>
        <w:t xml:space="preserve"> </w:t>
      </w:r>
    </w:p>
    <w:p w14:paraId="63F74C3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2134822D"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commentReference w:id="399"/>
      </w:r>
      <w:r w:rsidRPr="00944672">
        <w:rPr>
          <w:rFonts w:ascii="Arial" w:hAnsi="Arial" w:cs="Arial"/>
          <w:sz w:val="24"/>
          <w:szCs w:val="24"/>
        </w:rPr>
        <w:t xml:space="preserve">&gt;&gt;&gt; </w:t>
      </w:r>
      <w:r w:rsidRPr="00944672">
        <w:rPr>
          <w:rFonts w:ascii="Arial" w:hAnsi="Arial" w:cs="Arial"/>
          <w:b/>
          <w:bCs/>
          <w:sz w:val="24"/>
          <w:szCs w:val="24"/>
        </w:rPr>
        <w:t xml:space="preserve">Freitag, 07. März 2014, Vorfeldposition MH 370 nach Peking, Abflug Samstagmorgen 00:30 Uhr </w:t>
      </w:r>
      <w:r w:rsidRPr="00944672">
        <w:rPr>
          <w:rFonts w:ascii="Arial" w:hAnsi="Arial" w:cs="Arial"/>
          <w:sz w:val="24"/>
          <w:szCs w:val="24"/>
        </w:rPr>
        <w:t>&lt;&lt;&lt;</w:t>
      </w:r>
    </w:p>
    <w:p w14:paraId="7672ACC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285BEDA5"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 xml:space="preserve">Rasul Suleiman hatte alle Hände voll zu tun, die Beladung der ‚Romeo Oskar‘ rechtzeitig fertig zu bekommen. Er wollte keine Verspätung verursachen, da jede Minute Verzögerung immer mit einem intensiven Nachgespräch begleitet wurde. Malaysia Airlines wollte zum einen sicherstellen, dass Ihr Ruf nicht unnötig litt und zum anderen </w:t>
      </w:r>
      <w:r w:rsidRPr="00944672">
        <w:rPr>
          <w:rFonts w:ascii="Arial" w:hAnsi="Arial" w:cs="Arial"/>
          <w:sz w:val="24"/>
          <w:szCs w:val="24"/>
        </w:rPr>
        <w:lastRenderedPageBreak/>
        <w:t>waren die Slots für die Abflüge so eng getaktet, dass eine Verzögerung zu einer größeren Verspätung führen konnte.</w:t>
      </w:r>
    </w:p>
    <w:p w14:paraId="69B89D31"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Als Thomas Smith bei ihm auftauchte, wollte er schon sagen, dass Smith sich keine Sorgen machen solle, aber Smith teilte ihm nur mit, dass die fehlende Palette auf dem Weg sei, aber dann kam die schlechte Nachricht. „Rasul, Ihr dürft die Palette noch nicht laden!“ „Was! Warum nicht?“ „Da kommt noch ein Container, der – zwingend – nach vorne muss. Dann stünde die Palette im Weg.“ „Was soll das denn jetzt schon wieder?!“ Rasul wollte glattwegs anfangen, sich aufzuregen, als Thomas nur sagte: „Rasul, nicht aufregen! Die Palette bleibt draußen!“</w:t>
      </w:r>
    </w:p>
    <w:p w14:paraId="6A73613A"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p>
    <w:p w14:paraId="6765D4A5" w14:textId="77777777" w:rsidR="00944672" w:rsidRPr="00944672" w:rsidRDefault="00944672" w:rsidP="00944672">
      <w:pPr>
        <w:suppressAutoHyphens/>
        <w:autoSpaceDE w:val="0"/>
        <w:autoSpaceDN w:val="0"/>
        <w:adjustRightInd w:val="0"/>
        <w:spacing w:after="0" w:line="292" w:lineRule="auto"/>
        <w:jc w:val="both"/>
        <w:rPr>
          <w:rFonts w:ascii="Arial" w:hAnsi="Arial" w:cs="Arial"/>
          <w:sz w:val="24"/>
          <w:szCs w:val="24"/>
        </w:rPr>
      </w:pPr>
      <w:r w:rsidRPr="00944672">
        <w:rPr>
          <w:rFonts w:ascii="Arial" w:hAnsi="Arial" w:cs="Arial"/>
          <w:noProof/>
          <w:sz w:val="24"/>
          <w:szCs w:val="24"/>
        </w:rPr>
        <w:t>***</w:t>
      </w:r>
      <w:r w:rsidRPr="00944672">
        <w:rPr>
          <w:rFonts w:ascii="Arial" w:hAnsi="Arial" w:cs="Arial"/>
          <w:sz w:val="24"/>
          <w:szCs w:val="24"/>
        </w:rPr>
        <w:t xml:space="preserve"> </w:t>
      </w:r>
    </w:p>
    <w:p w14:paraId="489BB155"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17EED93B"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commentReference w:id="400"/>
      </w:r>
      <w:r w:rsidRPr="00944672">
        <w:rPr>
          <w:rFonts w:ascii="Arial" w:hAnsi="Arial" w:cs="Arial"/>
          <w:sz w:val="24"/>
          <w:szCs w:val="24"/>
        </w:rPr>
        <w:t xml:space="preserve">&gt;&gt;&gt; </w:t>
      </w:r>
      <w:r w:rsidRPr="00944672">
        <w:rPr>
          <w:rFonts w:ascii="Arial" w:hAnsi="Arial" w:cs="Arial"/>
          <w:b/>
          <w:bCs/>
          <w:sz w:val="24"/>
          <w:szCs w:val="24"/>
        </w:rPr>
        <w:t>Freitag, 07. März 2014, 23:05 Uhr, Security, Cargo-City, Flughafen Kuala Lumpur</w:t>
      </w:r>
      <w:r w:rsidRPr="00944672">
        <w:rPr>
          <w:rFonts w:ascii="Arial" w:hAnsi="Arial" w:cs="Arial"/>
          <w:sz w:val="24"/>
          <w:szCs w:val="24"/>
        </w:rPr>
        <w:t xml:space="preserve"> &lt;&lt;&lt;</w:t>
      </w:r>
    </w:p>
    <w:p w14:paraId="41106D9F"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2E4A47A7"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Das, was jetzt passierte, hatte so auch noch keiner der Mitarbeiter, die heute im Dienst waren, erlebt. Es ertönten laute Motorengeräusche und dann erschien ein IVECO MLV mit Kanonenaufbau, gefolgt von einem Militärtruck in voller Camouflage und einem weiteren MLV. Der erste MLV hielt für 10 Sekunden, da waren auch schon zwei bewaffnete Kräfte mit Waffen im Anschlag vor dem Zug in Stellung gegangen. Der hintere MLV richtete seine Kanone nach hinten, als Rückendeckung. Der vordere MLV richte seine Waffen auf die wartenden Spediteure.</w:t>
      </w:r>
    </w:p>
    <w:p w14:paraId="72AB91CE"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Alle Anwesenden erstarrten vor Angst, als plötzlich aus dem Nichts, eine Soldatin vor der Schranke auftauchte: „Meine Herren, wir haben Regierungsfracht, die zu MH Cargo soll.“ „Sorry, aber dass kann jeder behaupten! Auch wenn das ein toller Auftritt ist, den Sie hier abliefern.“ Das klang deutlich selbstbewusster, als Wachmann Tenerau sich fühlte.</w:t>
      </w:r>
    </w:p>
    <w:p w14:paraId="3B057842"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Satria Chow schaute den Wachmann an und sagte: „Ich schlage vor, dass Sie Ihren Vorgesetzten anfunken und ihm Mitteilen, das der Sicherheitschef des Flughafens bei Ihnen ist.“ „Ist er doch gar nicht.“ Antwortete der Wachmann, worauf die Soldatin nur den Arm ausstreckte und meine: „Doch!“</w:t>
      </w:r>
    </w:p>
    <w:p w14:paraId="5BE34F85"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Irritiert schaute der Wachmann über die Schulter und erstarrte, er hatte gerade das Gefühl, er hätte soeben seine letzte Schicht hier am Flughafen gemacht. „Sicherheitsmann Tenerau?!“ Oh, wenn Dich der Sicherheitschef mit Namen anspricht ... Dachte der Wachmann, als, von hinten, auch noch sein Vorgesetzter hinzukam und sich direkt an den Sicherheitschef des Flughafens Kuala Lumpur wandte: „Herr Sainz, uns hat keiner ...“ „Das ist auch gut so,“ kanzelte Sainz den Vorgesetzten ab und wandte sich an den Sicherheitsmann Tenerau: „Herr Tenerau. Ich beglückwünsche Sie zu Ihrer Reaktion. </w:t>
      </w:r>
      <w:r w:rsidRPr="00944672">
        <w:rPr>
          <w:rFonts w:ascii="Arial" w:hAnsi="Arial" w:cs="Arial"/>
          <w:sz w:val="24"/>
          <w:szCs w:val="24"/>
        </w:rPr>
        <w:lastRenderedPageBreak/>
        <w:t>Sie haben alles richtig gemacht! Lassen Sie sich nie einschüchtern, es könnte eine Falle von Terroristen sein!“</w:t>
      </w:r>
    </w:p>
    <w:p w14:paraId="3A6E8F76"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Nach diesen Worten drehte er sich in Richtung Satria Chow und sagte: „Leftenan Chow, danke für die Vorwarnung und die Vorbereitung. Ich habe vorgesehen, dass Wachmann Tenerau Sie ab hier begleitet. Er wird Sie über das Flughafengelände begleiten.“ Tenerau hatte zugehört und wunderte sich, dass Sicherheitschef Sainz die Soldatin kannte.</w:t>
      </w:r>
    </w:p>
    <w:p w14:paraId="3E827C28"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2EE1DFA7" w14:textId="77777777" w:rsidR="00944672" w:rsidRPr="00944672" w:rsidRDefault="00944672" w:rsidP="00944672">
      <w:pPr>
        <w:suppressAutoHyphens/>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 xml:space="preserve">*** </w:t>
      </w:r>
    </w:p>
    <w:p w14:paraId="2A4DCA55"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0557EF5B"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commentReference w:id="401"/>
      </w:r>
      <w:r w:rsidRPr="00944672">
        <w:rPr>
          <w:rFonts w:ascii="Arial" w:hAnsi="Arial" w:cs="Arial"/>
          <w:sz w:val="24"/>
          <w:szCs w:val="24"/>
        </w:rPr>
        <w:t xml:space="preserve">&gt;&gt;&gt; </w:t>
      </w:r>
      <w:r w:rsidRPr="00944672">
        <w:rPr>
          <w:rFonts w:ascii="Arial" w:hAnsi="Arial" w:cs="Arial"/>
          <w:b/>
          <w:bCs/>
          <w:sz w:val="24"/>
          <w:szCs w:val="24"/>
        </w:rPr>
        <w:t>Freitag, 07. März 2014, 09:15 Uhr, Büro des Sicherheitschefs am Flughafen Kuala Lumpur</w:t>
      </w:r>
      <w:r w:rsidRPr="00944672">
        <w:rPr>
          <w:rFonts w:ascii="Arial" w:hAnsi="Arial" w:cs="Arial"/>
          <w:sz w:val="24"/>
          <w:szCs w:val="24"/>
        </w:rPr>
        <w:t xml:space="preserve"> &lt;&lt;&lt;</w:t>
      </w:r>
    </w:p>
    <w:p w14:paraId="19862CAF"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Rückblende: morgens 09:15 Uhr, Flughafen Kuala Lumpur, Büro des Sicherheitschefs Sainz.</w:t>
      </w:r>
    </w:p>
    <w:p w14:paraId="4B6CF902"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Klopfen und Tür öffnen passierten fast gleichzeitig und im Vorzimmer des Sicherheitschefs stand plötzlich eine Soldatin in Kampfmontur. „Äh ..., kommen Sie doch rein.“ War die einzige Reaktion, zu welcher der Assistent des Sicherheitschefs in der Lage war, da er von dem plötzlichen Eintreten der Soldatin überrascht war. </w:t>
      </w:r>
    </w:p>
    <w:p w14:paraId="2E99ADD9"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„Ich möchte zu Sicherheitschef Sainz.“ Sagte die Soldatin im Kommandoton, „Haben Sie einen Termin?“ Wollte der Referent sie abwimmeln. „Sein sie still!“ Bellte die Soldatin zurück. Verstört sah der Referent sie an, so wurde normalerweise nicht mit ihm gesprochen. „Sie melden mich jetzt bei Herrn Sainz an!“ Fuhr Satria Chow bestimmt fort. „Sie werden ihm außerdem sagen, dass er die Akte ‚Kerajaan, ungu, Lima, lapan, tiga‘ [Regierung, Violett, 5,8,3] aus dem Tresor nimmt. Danach werden Sie ihr Büro verlassen und für 30 Minuten Pause machen.“ </w:t>
      </w:r>
    </w:p>
    <w:p w14:paraId="58AF3BC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Der Ton der Soldatin, mittlerweile hatte er Ihren Dienstgrad als Leftenan erkannt, war so bestimmt, dass er tatsächlich beim Sicherheitschef anrief und die Informationen weitergab.</w:t>
      </w:r>
    </w:p>
    <w:p w14:paraId="5595AC0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Zu seiner Überraschung sagte sein Chef: „Danke, ich benötige 2 Minuten, dann lassen Sie die Leftenan herein. Bitte verlassen Sie im Anschluss das Büro und schließen Sie die Außentür ab.“</w:t>
      </w:r>
    </w:p>
    <w:p w14:paraId="69F5FEE8"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Zwei Minuten später ging die Bürotür auf, und Sicherheitschef Sainz bat die Leftenan in sein Büro. Diese Reaktion seines Chefs war so ungewöhnlich, dass der Referent sich aufmachte, das Büro zu verlassen. „Ich bin nicht hier!“ Schaute die Leftenan ihn streng an, er wusste, dass er sich daran halten sollte, nickte und verließ das Büro.</w:t>
      </w:r>
    </w:p>
    <w:p w14:paraId="1D40ED1D"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„Leftenan ...“ „Chow“ „Leftenan Chow, wie immer kommen diese Besuche überraschend, aber das liegt in der Natur der Sache. Darf ich davon ausgehen, dass es sich um Vorgang </w:t>
      </w:r>
      <w:r w:rsidRPr="00944672">
        <w:rPr>
          <w:rFonts w:ascii="Arial" w:hAnsi="Arial" w:cs="Arial"/>
          <w:noProof/>
          <w:sz w:val="24"/>
          <w:szCs w:val="24"/>
        </w:rPr>
        <w:t>SB2014</w:t>
      </w:r>
      <w:r w:rsidRPr="00944672">
        <w:rPr>
          <w:rFonts w:ascii="Arial" w:hAnsi="Arial" w:cs="Arial"/>
          <w:sz w:val="24"/>
          <w:szCs w:val="24"/>
        </w:rPr>
        <w:t xml:space="preserve">/04 handelt.“ Satria Chow wusste, dass diese Frage ein Test war. Wäre Sie ein verkleideter Terrorist, hätte sie wohl bestätigend geantwortet, so aber hatte Ihr Haziq beim Briefing gesagt, dass: erstens der Sicherheitschef eine Frage nach </w:t>
      </w:r>
      <w:r w:rsidRPr="00944672">
        <w:rPr>
          <w:rFonts w:ascii="Arial" w:hAnsi="Arial" w:cs="Arial"/>
          <w:sz w:val="24"/>
          <w:szCs w:val="24"/>
        </w:rPr>
        <w:lastRenderedPageBreak/>
        <w:t xml:space="preserve">einer Vorgangsnummer stellen musste und zweitens auf jeden Fall,das Kürzel SB darin vorkommen muss. „SB steht für Security Breach, also Sicherheitsleck, hätte Sie die Nummer bestätigt, hätte der Sicherheitschef einen stillen Alarm ausgelöst und sie wäre noch beim Herausgehen verhaftet worden. Die richtige Reaktion auf die Frage war: „Nein, es geht um </w:t>
      </w:r>
      <w:r w:rsidRPr="00944672">
        <w:rPr>
          <w:rFonts w:ascii="Arial" w:hAnsi="Arial" w:cs="Arial"/>
          <w:noProof/>
          <w:sz w:val="24"/>
          <w:szCs w:val="24"/>
        </w:rPr>
        <w:t>SR</w:t>
      </w:r>
      <w:r w:rsidRPr="00944672">
        <w:rPr>
          <w:rFonts w:ascii="Arial" w:hAnsi="Arial" w:cs="Arial"/>
          <w:sz w:val="24"/>
          <w:szCs w:val="24"/>
        </w:rPr>
        <w:t xml:space="preserve"> 2014/05.“ Der Sicherheitschef entspannte sich, nach der korrekten Bestätigung und fragte dann: </w:t>
      </w:r>
      <w:r w:rsidRPr="00944672">
        <w:rPr>
          <w:rFonts w:ascii="Arial" w:hAnsi="Arial" w:cs="Arial"/>
          <w:noProof/>
          <w:sz w:val="24"/>
          <w:szCs w:val="24"/>
        </w:rPr>
        <w:t>„</w:t>
      </w:r>
      <w:r w:rsidRPr="00944672">
        <w:rPr>
          <w:rFonts w:ascii="Arial" w:hAnsi="Arial" w:cs="Arial"/>
          <w:sz w:val="24"/>
          <w:szCs w:val="24"/>
        </w:rPr>
        <w:t>Um was für ein Sicherheitsrisiko (Code: ‚</w:t>
      </w:r>
      <w:r w:rsidRPr="00944672">
        <w:rPr>
          <w:rFonts w:ascii="Arial" w:hAnsi="Arial" w:cs="Arial"/>
          <w:noProof/>
          <w:sz w:val="24"/>
          <w:szCs w:val="24"/>
        </w:rPr>
        <w:t>SR</w:t>
      </w:r>
      <w:r w:rsidRPr="00944672">
        <w:rPr>
          <w:rFonts w:ascii="Arial" w:hAnsi="Arial" w:cs="Arial"/>
          <w:sz w:val="24"/>
          <w:szCs w:val="24"/>
        </w:rPr>
        <w:t>‘ also Security Risk) geht es?“</w:t>
      </w:r>
    </w:p>
    <w:p w14:paraId="5ED53B6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„Wir werden heute Abend einen ALW an Bord eines der Flugzeuge von Malaysia Airlines bringen. Auch Sie dürfen zu diesem Zeitpunkt nicht wissen, um welchen Flug es sich handelt.“ „Das ist verständlich, das Risiko muss so gering wie möglich gehalten werden. Was benötigen Sie?“ „Wir werden gegen 23:08 Uhr an der Cargo-City eintreffen. Zwei bewaffnete MLV, und ein Truck, der die Ladung enthält. Sie organisieren den obligatorischen Polizeischutz auf dem Gelände des Flughafens und einen Wachmann, der uns vom Schlagbaum zum Zwischenstopp begleitet.“ Sainz nickte und fragte dann, „Unsere Leute sind alle überprüft, aber Sie möchten ‚Ihren‘ Wachmann sicherlich noch einmal überprüfen?!“ Jetzt war es an Satria zu nicken. „Ich rufe mir den Dienstplan für heute Nacht auf. Ah, hier ist die Information. Es wird ein Wachmann Namens Tenerau im Dienst sein. Sein Name ist mit einer Notiz vermerkt, dass er für eine Beförderung in Frage kommt. Da können wir ihn heute Abend, gleich testen.“</w:t>
      </w:r>
    </w:p>
    <w:p w14:paraId="35552F18"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Satria notierte sich die Daten des Wachmannes und verabschiedete sich dann. Wie gefordert, war der Referent des Sicherheitschefs noch nicht wieder zurück, und an der Außentür hing sogar ein ‚nicht stören‘ Schild.</w:t>
      </w:r>
    </w:p>
    <w:p w14:paraId="1FFC808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34DBF949" w14:textId="77777777" w:rsidR="00944672" w:rsidRPr="00944672" w:rsidRDefault="00944672" w:rsidP="00944672">
      <w:pPr>
        <w:suppressAutoHyphens/>
        <w:autoSpaceDE w:val="0"/>
        <w:autoSpaceDN w:val="0"/>
        <w:adjustRightInd w:val="0"/>
        <w:spacing w:after="0" w:line="292" w:lineRule="auto"/>
        <w:jc w:val="both"/>
        <w:rPr>
          <w:rFonts w:ascii="Arial" w:hAnsi="Arial" w:cs="Arial"/>
          <w:sz w:val="24"/>
          <w:szCs w:val="24"/>
        </w:rPr>
      </w:pPr>
      <w:r w:rsidRPr="00944672">
        <w:rPr>
          <w:rFonts w:ascii="Arial" w:hAnsi="Arial" w:cs="Arial"/>
          <w:noProof/>
          <w:sz w:val="24"/>
          <w:szCs w:val="24"/>
        </w:rPr>
        <w:t>***</w:t>
      </w:r>
      <w:r w:rsidRPr="00944672">
        <w:rPr>
          <w:rFonts w:ascii="Arial" w:hAnsi="Arial" w:cs="Arial"/>
          <w:sz w:val="24"/>
          <w:szCs w:val="24"/>
        </w:rPr>
        <w:t xml:space="preserve"> </w:t>
      </w:r>
    </w:p>
    <w:p w14:paraId="75F74679"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2A5791CF"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commentReference w:id="402"/>
      </w:r>
      <w:r w:rsidRPr="00944672">
        <w:rPr>
          <w:rFonts w:ascii="Arial" w:hAnsi="Arial" w:cs="Arial"/>
          <w:sz w:val="24"/>
          <w:szCs w:val="24"/>
        </w:rPr>
        <w:t xml:space="preserve">&gt;&gt;&gt; </w:t>
      </w:r>
      <w:r w:rsidRPr="00944672">
        <w:rPr>
          <w:rFonts w:ascii="Arial" w:hAnsi="Arial" w:cs="Arial"/>
          <w:b/>
          <w:bCs/>
          <w:sz w:val="24"/>
          <w:szCs w:val="24"/>
        </w:rPr>
        <w:t xml:space="preserve">Freitag, 07. März 2014, 23:05 Uhr, Security, Cargo-City, Flughafen Kuala Lumpur </w:t>
      </w:r>
      <w:r w:rsidRPr="00944672">
        <w:rPr>
          <w:rFonts w:ascii="Arial" w:hAnsi="Arial" w:cs="Arial"/>
          <w:sz w:val="24"/>
          <w:szCs w:val="24"/>
        </w:rPr>
        <w:t>&lt;&lt;&lt;</w:t>
      </w:r>
    </w:p>
    <w:p w14:paraId="7C8183C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Jetzt wandte sich die Leftenan an den Wachmann Tenerau, „Wachmann Tenerau, Sie fahren bitte voraus und bringen uns zu unserem </w:t>
      </w:r>
      <w:r w:rsidRPr="00944672">
        <w:rPr>
          <w:rFonts w:ascii="Arial" w:hAnsi="Arial" w:cs="Arial"/>
          <w:noProof/>
          <w:sz w:val="24"/>
          <w:szCs w:val="24"/>
        </w:rPr>
        <w:t>Zwischenhalt</w:t>
      </w:r>
      <w:r w:rsidRPr="00944672">
        <w:rPr>
          <w:rFonts w:ascii="Arial" w:hAnsi="Arial" w:cs="Arial"/>
          <w:sz w:val="24"/>
          <w:szCs w:val="24"/>
        </w:rPr>
        <w:t xml:space="preserve">. Wohin genau sagt Ihnen Sicherheitschef Sainz.“ </w:t>
      </w:r>
    </w:p>
    <w:p w14:paraId="0FA9FB89"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„Wachmann Tenerau, Bitte geleiten Sie den Konvoi zum Gelände von </w:t>
      </w:r>
      <w:r w:rsidRPr="00944672">
        <w:rPr>
          <w:rFonts w:ascii="Arial" w:hAnsi="Arial" w:cs="Arial"/>
          <w:noProof/>
          <w:sz w:val="24"/>
          <w:szCs w:val="24"/>
        </w:rPr>
        <w:t>KL</w:t>
      </w:r>
      <w:r w:rsidRPr="00944672">
        <w:rPr>
          <w:rFonts w:ascii="Arial" w:hAnsi="Arial" w:cs="Arial"/>
          <w:sz w:val="24"/>
          <w:szCs w:val="24"/>
        </w:rPr>
        <w:t xml:space="preserve"> Services. Dort können wir den Konvoi abstellen, bis wir wissen, zu welchem Flugzeug die Fracht gebracht werden soll. Die Polizei ist informiert, zwei Wagen werden gleich hier sein.“ Dann sah er zu dem Schichtleiter, der so tat, als wüsste er, was gerade vor sich geht. „Schichtleiter </w:t>
      </w:r>
      <w:r w:rsidRPr="00944672">
        <w:rPr>
          <w:rFonts w:ascii="Arial" w:hAnsi="Arial" w:cs="Arial"/>
          <w:noProof/>
          <w:sz w:val="24"/>
          <w:szCs w:val="24"/>
        </w:rPr>
        <w:t>Kwang</w:t>
      </w:r>
      <w:r w:rsidRPr="00944672">
        <w:rPr>
          <w:rFonts w:ascii="Arial" w:hAnsi="Arial" w:cs="Arial"/>
          <w:sz w:val="24"/>
          <w:szCs w:val="24"/>
        </w:rPr>
        <w:t xml:space="preserve">, organisieren Sie Ersatz für Herrn Tenerau an dieser Schranke!“ „Ja, aber, woher ...?“ „Wenn Sie keinen Ersatz auftreiben können, dann werden Sie jetzt hier den Dienst übernehmen.“ Schoß Sainz zurück. </w:t>
      </w:r>
      <w:r w:rsidRPr="00944672">
        <w:rPr>
          <w:rFonts w:ascii="Arial" w:hAnsi="Arial" w:cs="Arial"/>
          <w:noProof/>
          <w:sz w:val="24"/>
          <w:szCs w:val="24"/>
        </w:rPr>
        <w:t>Kwang</w:t>
      </w:r>
      <w:r w:rsidRPr="00944672">
        <w:rPr>
          <w:rFonts w:ascii="Arial" w:hAnsi="Arial" w:cs="Arial"/>
          <w:sz w:val="24"/>
          <w:szCs w:val="24"/>
        </w:rPr>
        <w:t xml:space="preserve"> schaute ihn an, und sagte: „Ich werde einen Ersatzmann in 15 Minuten zur Stelle haben, bis dahin bleibe ich hier!“ Kwang hoffte, dass er sich mit dieser Reaktion den Job gerettet hatte.</w:t>
      </w:r>
    </w:p>
    <w:p w14:paraId="072362C2"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lastRenderedPageBreak/>
        <w:t>Jetzt erschienen schon die angeforderten Polizeiwagen und Satria Chow sah zu Wachmann Tenerau: „Sie fahren vor, Polizei an zwei, dann wir, dann wieder Polizei.“ Aus Reflex salutierte Tenerau, was ihm ein Lächeln bei den Soldaten einbrachte, auch sie hatte ‚ihre Tia‘ noch nie so auftreten sehen.</w:t>
      </w:r>
    </w:p>
    <w:p w14:paraId="7390517D"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Tenerau drehte sich zu seinem Vorgesetzten, der ihn ansah und sagte, „Nehmen Sie den Jeep Nummer 185, der steht dort um die Ecke.“</w:t>
      </w:r>
    </w:p>
    <w:p w14:paraId="02931E47"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3 Minuten später kam Tenerau mit dem Jeep um die Ecke, fuhr zu dem ersten Polizeiwagen und setzte sich an die Spitze, der Konvoi passierte die Schranke und setzte sich über das Flughafengelände in Bewegung. Sie passierten die Frachthallen und nach etwas über 2km und zwei Kreisel später erreichten Sie das Gelände der KL Services, wo sie zwischen zwei Gebäuden in Warteposition gingen.</w:t>
      </w:r>
    </w:p>
    <w:p w14:paraId="60FD32A1"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6C8C241A" w14:textId="77777777" w:rsidR="00944672" w:rsidRPr="00944672" w:rsidRDefault="00944672" w:rsidP="00944672">
      <w:pPr>
        <w:suppressAutoHyphens/>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 xml:space="preserve">*** </w:t>
      </w:r>
    </w:p>
    <w:p w14:paraId="5751F39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7DFA5199"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commentReference w:id="403"/>
      </w:r>
      <w:r w:rsidRPr="00944672">
        <w:rPr>
          <w:rFonts w:ascii="Arial" w:hAnsi="Arial" w:cs="Arial"/>
          <w:sz w:val="24"/>
          <w:szCs w:val="24"/>
        </w:rPr>
        <w:t xml:space="preserve">&gt;&gt;&gt; </w:t>
      </w:r>
      <w:r w:rsidRPr="00944672">
        <w:rPr>
          <w:rFonts w:ascii="Arial" w:hAnsi="Arial" w:cs="Arial"/>
          <w:b/>
          <w:bCs/>
          <w:sz w:val="24"/>
          <w:szCs w:val="24"/>
        </w:rPr>
        <w:t>Freitag, 07. März 2014, Vorfeldposition MH 370 nach Peking, Abflug Samstagmorgen 00:30 Uhr</w:t>
      </w:r>
      <w:r w:rsidRPr="00944672">
        <w:rPr>
          <w:rFonts w:ascii="Arial" w:hAnsi="Arial" w:cs="Arial"/>
          <w:sz w:val="24"/>
          <w:szCs w:val="24"/>
        </w:rPr>
        <w:t xml:space="preserve"> &lt;&lt;&lt;</w:t>
      </w:r>
    </w:p>
    <w:p w14:paraId="07195CD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730A3F59"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Rasul Suleiman und Thomas Smith standen beieinander und sahen, wie der letzte Container verladen wurde. Jetzt stand nur die Palette #</w:t>
      </w:r>
      <w:r w:rsidRPr="00944672">
        <w:rPr>
          <w:rFonts w:ascii="Arial" w:hAnsi="Arial" w:cs="Arial"/>
          <w:noProof/>
          <w:sz w:val="24"/>
          <w:szCs w:val="24"/>
        </w:rPr>
        <w:t>PLW0815MH</w:t>
      </w:r>
      <w:r w:rsidRPr="00944672">
        <w:rPr>
          <w:rFonts w:ascii="Arial" w:hAnsi="Arial" w:cs="Arial"/>
          <w:sz w:val="24"/>
          <w:szCs w:val="24"/>
        </w:rPr>
        <w:t xml:space="preserve"> auf dem Vorfeld vor dem Flugzeug. Der Pilot war eben um das Flugzeug gegangen und hatte es auf sichtbare Beschädigungen überprüft und dann über die Treppe an der Fluggastbrücke wieder ins Flugzeug zurückgekehrt.</w:t>
      </w:r>
    </w:p>
    <w:p w14:paraId="6B2D247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Rasul hörte, wie Thomas über Funk die folgende Information bekam: „Rampe Romeo-Oskar. Der fehlende Container wird jetzt gleich zum Flugzeug gebracht.“</w:t>
      </w:r>
    </w:p>
    <w:p w14:paraId="3DDD52EF"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„Was soll das denn?“ Wandte sich Rasul fragend an Thomas. „Keine Ahnung, aber sicher ist, dass wir noch pünktlich rauskommen.“</w:t>
      </w:r>
    </w:p>
    <w:p w14:paraId="6EC362F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Beide drehten sich um, als Sie die Blinklichter bemerkten, die den Konvoi auf dem Flughafen, für alle deutlich sichtbar, als Gefahrenpotential kennzeichneten. „Wo wollen die denn hin?“ Fragte Rasul, als plötzlich klar wurde, dass der Konvoi zu Ihnen unterwegs war. „Rampe Romeo-Oskar an OPS. Wisst Ihr, was hier vorgeht? Wieso kommt hier ein Militärkonvoi?“ „Das wissen wir auch erst seit 2 Minuten. Hier steht gerade ein Soldat bei uns und sagt, dass die einen Container für uns bringen. Bording beginnt erst, wenn der verladen ist!“ „Roger.“ </w:t>
      </w:r>
    </w:p>
    <w:p w14:paraId="58B90DF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Thomas Smith drehte sich um und ging auf den Konvoi zu. Aus dem ersten Wagen stieg eine Soldatin aus und ging direkt auf ihn zu. „Thomas Smith?“ „Ja?!“ „Ich bin Leftenan Chow. Wir bringen Ihnen einen Container für den Flug nach Peking. Bitte verladen Sie diesen nach ganz vorne.“</w:t>
      </w:r>
    </w:p>
    <w:p w14:paraId="4E590A4E"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lastRenderedPageBreak/>
        <w:t>Abweichend von allen normalen Abläufen, war der Flugkapitän wieder zur Lademannschaft gekommen, und grüßte in die Runde. „Ich wusste, dass wir einen besonderen Container transportieren, aber mit so einem Auftritt hatte ich nicht gerechnet.“</w:t>
      </w:r>
    </w:p>
    <w:p w14:paraId="48ED22CF"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„Sie sind über diese Fracht informiert?“ Fragte Thomas den Kapitän, „Ja, wir haben während der Flugvorbereitung davon Kenntnis erhalten.“ Er drehte sich zu der Soldatin, „Gibt es etwas, dass wir zu der Fracht wissen müssen?“ „Nein, die Fracht ist soweit ungefährlich.“ „Ok, dann fahren Sie mit der Verladung fort. Wir bereiten den Start vor.“ Womit er sich wieder auf den Weg zurück in das Flugzeug machte. </w:t>
      </w:r>
    </w:p>
    <w:p w14:paraId="4C5D3C2F"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Satria Chow wandte sich wieder an die beiden und fragte, „Wer leitet die Verladung?“ „Das bin ich.“ Antwortete Rasul. Satria schaute ihn an und fragte dann: „Ist es möglich, dass wir rückwärts an die Ladebühne fahren? Dann können wir den Container vom Truck auf die Bühne schieben.“ „Ja, das geht, wie viel Mann brachen Sie zum Schieben?“ „Zwei Mann wären gut, dann geht das schneller, ist das OK für Sie?“ „Das bekommen wir hin.“ Seine Ladecrew machte sowieso gerade Pause, um zu sehen, was da passierte. Er zeigt auf zwei Mann und schickte sie per Handzeichen zum Laster, der gerade rückwärts an die Ladebühne fuhr.</w:t>
      </w:r>
    </w:p>
    <w:p w14:paraId="2FDAC0E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Als der Container vom Truck auf die Bühne bewegt worden war, sagte Satria Chow: „Einen Augenblick bitte!“ Sie griff an ihr Ohr und sagte, „Holt Chang raus!“ Jetzt waren alle irritiert, als die Soldaten zum Container gingen und diesen öffneten. Aus der Öffnung kletterte ein bewaffneter Soldat ins Freie und der Container wurde wieder verschlossen. „Wir gehen kein Risiko ein.“ War die Antwort auf die Blicke der Männer.</w:t>
      </w:r>
    </w:p>
    <w:p w14:paraId="76261721"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Der Container wurde, unter den wachsamen Augen der Soldaten, über die Bühne ins Flugzeug geschoben und dort in Position gebracht.</w:t>
      </w:r>
    </w:p>
    <w:p w14:paraId="2E52515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Der Truck wurde von der Ladebühne weggefahren und die letzte Palette wurde verladen. Die Soldaten blieben solange beim Flugzeug, bis die Ladeluke verschlossen wurde. Danach gingen sie zu den Fahrzeugen zurück, und der Konvoi setzte sich in Bewegung. Tariq, der sah, dass Satria sich immer wieder umsah, erkannte die Zeichen, „Was ist? Sollen wir anhalten?“ „Ich könnte schwören, dass hier etwas nicht stimmt! Ich kann es direkt spüren, dass hier etwas faul ist, aber die Abläufe sind absolut wir normal.“ Satria schaute immer wieder nachdenklich aus dem Fenster, und fragte sich, ob sie irgendetwas übersehen hatte.</w:t>
      </w:r>
    </w:p>
    <w:p w14:paraId="27063B8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3525D513"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w:t>
      </w:r>
    </w:p>
    <w:p w14:paraId="076C147F"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585AF067"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p>
    <w:p w14:paraId="33C575F6"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commentReference w:id="404"/>
      </w:r>
      <w:r w:rsidRPr="00944672">
        <w:rPr>
          <w:rFonts w:ascii="Arial" w:hAnsi="Arial" w:cs="Arial"/>
          <w:sz w:val="24"/>
          <w:szCs w:val="24"/>
        </w:rPr>
        <w:t xml:space="preserve">&gt;&gt;&gt; </w:t>
      </w:r>
      <w:r w:rsidRPr="00944672">
        <w:rPr>
          <w:rFonts w:ascii="Arial" w:hAnsi="Arial" w:cs="Arial"/>
          <w:b/>
          <w:bCs/>
          <w:sz w:val="24"/>
          <w:szCs w:val="24"/>
        </w:rPr>
        <w:t>Freitag, 07. März 2014, 23:45 Uhr, an Board MH 370 nach Peking, Abflug Samstagmorgen 00:30 Uhr</w:t>
      </w:r>
      <w:r w:rsidRPr="00944672">
        <w:rPr>
          <w:rFonts w:ascii="Arial" w:hAnsi="Arial" w:cs="Arial"/>
          <w:sz w:val="24"/>
          <w:szCs w:val="24"/>
        </w:rPr>
        <w:t xml:space="preserve">  &lt;&lt;&lt;</w:t>
      </w:r>
    </w:p>
    <w:p w14:paraId="394B3057"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lastRenderedPageBreak/>
        <w:t>„So, unsere Fracht ist verladen. Bitte sage Bescheid, dass das Boarding beginnen kann, danach gehen wir an die Checklisten.“ Sagte Flugkapitän Zaharie Ahmad Shah zu seinem First Officer Fariq Abdul Hamid.</w:t>
      </w:r>
    </w:p>
    <w:p w14:paraId="148A4882"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Die Gatecrew war gerade zum Flugzeug gegangen, um zu erfragen, wann die Crew bereit zum Boarding sei, so das das ‚OK‘ schnell zum Gate weitergegeben wurde und kurz darauf auch die Gäste der Business-Class an kamen.</w:t>
      </w:r>
    </w:p>
    <w:p w14:paraId="180C60F8"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Schnell füllte sich das Flugzeug mit Gästen, die sich zum großen Teil auf ein paar Stunden Schlaf, auf dem Weg nach Peking, freuten. </w:t>
      </w:r>
    </w:p>
    <w:p w14:paraId="2DF0D759"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Durch die leichte Verzögerung beider Verladung, und weil noch Flugzeuge vor ihnen am Start waren, hob die Maschine am Samstagmorgen um 00:42 Uhr vom Flughafen in Kuala Lumpur ab, und machte sich auf den Weg nach Peking.</w:t>
      </w:r>
    </w:p>
    <w:p w14:paraId="0B822F3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1C5A78E6"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 xml:space="preserve">*** </w:t>
      </w:r>
    </w:p>
    <w:p w14:paraId="55DCC53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118637D5"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p>
    <w:p w14:paraId="651894FB"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commentReference w:id="405"/>
      </w:r>
      <w:r w:rsidRPr="00944672">
        <w:rPr>
          <w:rFonts w:ascii="Arial" w:hAnsi="Arial" w:cs="Arial"/>
          <w:sz w:val="24"/>
          <w:szCs w:val="24"/>
        </w:rPr>
        <w:t xml:space="preserve">&gt;&gt;&gt; </w:t>
      </w:r>
      <w:r w:rsidRPr="00944672">
        <w:rPr>
          <w:rFonts w:ascii="Arial" w:hAnsi="Arial" w:cs="Arial"/>
          <w:b/>
          <w:bCs/>
          <w:sz w:val="24"/>
          <w:szCs w:val="24"/>
        </w:rPr>
        <w:t>Samstag, 08. März 2014, 00:45 – 01:15 Uhr: Laderaum MH 370</w:t>
      </w:r>
      <w:r w:rsidRPr="00944672">
        <w:rPr>
          <w:rFonts w:ascii="Arial" w:hAnsi="Arial" w:cs="Arial"/>
          <w:sz w:val="24"/>
          <w:szCs w:val="24"/>
        </w:rPr>
        <w:t xml:space="preserve"> &lt;&lt;&lt;</w:t>
      </w:r>
    </w:p>
    <w:p w14:paraId="7B1860A2"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Als das Flugzeugbeschleunigte und dann abhob, passierte im Gepäckraum etwas Merkwürdiges. Bei den beiden Dahlbuschbomben öffneten sich die Sicherheitsklappen und es wurde jeweils eine Person sichtbar.</w:t>
      </w:r>
    </w:p>
    <w:p w14:paraId="714025ED"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Aus Zylinder eins wand sich Yoon Na-Bi und aus dem zweiten pulte sich Bakh Na-Gil heraus. Yoon Na-Bi war ausgebildete Pilotin und Spezialistin für besondere Landungen. Sie flog Transporter mit Spezialeinheiten und setzte diese auf teilweise sehr kleinen Lichtungen ab. Yoon Na-Bi war Mitglied der Spezialkräfte und Fachmann für Fallen und Sprengfallen. Für beide war das Abheben das Zeichen gewesen, sich aus den Zylindern zu befreien und beiden trugen Kopfleuchten, da sie davon ausgingen, dass der Laderaum während des Fluges nicht beleuchtet sein würde. In dem Hohlraum, der über den Köpfen vorgesehen war, hatte Sie Ihre Waffen und Wasser verstaut, denn selbst in der Nacht war es in Kuala Lumpur heiß, und sie mussten durch isotonische Getränke fit für den Einsatz bleiben. Der schwierigste Teil des Einsatzes war, nach Ankunft in der Frachthalle und vor Eintreffen des Gabelstaplers, in den Öffnungen der Dahlbuschbomben zu verschwinden.</w:t>
      </w:r>
    </w:p>
    <w:p w14:paraId="44FBF7B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Oberhalb der Palette war ausreichend Platz, um sich zu bewegen, und nach knapp 5 Minuten kauerten beide neben der Palette und vor dem ALW Container.</w:t>
      </w:r>
    </w:p>
    <w:p w14:paraId="115A5896"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Sie verglichen Ihre Uhren, sie hatten ab jetzt maximal 15 Minuten um, um den ALW Container herumzukommen und an das Schott dahinter zu gelangen.</w:t>
      </w:r>
    </w:p>
    <w:p w14:paraId="52051BB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Im Training hatte sich schnell herausgestellt, dass man um die Container nicht herumkam, weil einfach viel zu wenig Platz vorhanden war. Schließlich sollten die Container den vorhandenen Platz so effektiv wie möglich nutzen. Die einzige Möglichkeit war, durch den anderen Container zu kommen.</w:t>
      </w:r>
    </w:p>
    <w:p w14:paraId="29049E7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lastRenderedPageBreak/>
        <w:t>Auch hier hatte sich eine Lösung angeboten: Die Container hatte Platz für Begleitpersonal, daher waren dort auch automatisch Durchgangsmöglichkeiten. Also hatten Sie im Training geübt, wie man am schnellsten die Außentür aufbekommt, die zweite von innen zu öffnen war leicht, da das per se so vorgesehen war. Es wurde davon ausgegangen, dass die Gefahr von außen drohte. Was soweit korrekt war.</w:t>
      </w:r>
    </w:p>
    <w:p w14:paraId="3140C99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Mini-Schweißgeräte konnten sie nicht nutzen, da das den Brandalarm ausgelöst hätte. Hier kam Bakh Na-Gil ins Spiel, als Bombenbauer hatte er viel experimentiert und hatte dann eine Möglichkeit gefunden, wie sich das Problem schnell lösen ließ, ohne das Flugzeug in Gefahr zu bringen.</w:t>
      </w:r>
    </w:p>
    <w:p w14:paraId="1D81CDA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Nach fünf Minuten waren beide Außentüren Türen offen und Aufgabe zwei wartete auf sie. Da keine Wachmannschaft mitflog, brauchten sie sich derer nicht entledigen, was ihnen einen Zeitvorteil von ein paar Minuten verschaffte. Sie drangen auf jeder Seite in den ALW Container ein, und öffnete dann die zweite Tür von innen. Jetzt blickten Sie auf die Trennwand des Laderaumes.</w:t>
      </w:r>
    </w:p>
    <w:p w14:paraId="17BBD49E"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Von nun an standen Sie unter Zeitdruck, in der Trennwand war ein Druckschott und je höher das Flugzeug stieg, desto höher wurde der Druck hinter dem Schott. Das lag daran, dass die Passagiere einen angenehmen Druck ausgesetzt sein sollten, während die Fracht weniger Druck benötigte. Das ganze Flugzeug mit gleich mäßigem Druck zu versorgen wäre zu teuer, und so wurden zwei Druckzonen eingesetzt. Nur wenn Tiere befördert wurden, wurde auch der Frachtraum mit anderen Drücken und mit Licht versehen.</w:t>
      </w:r>
    </w:p>
    <w:p w14:paraId="1BD86D6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Bakh Na-Gil hatte den Vorteil, dichter am Schott zu sein, er überbrückte die elektronische Warnung und öffnete das Schott. Dann kletterte er hindurch. Yoon Na-Bi machte es sich leicht, kletterte außen herum, und folgte dann Bakh Na-Gil.</w:t>
      </w:r>
    </w:p>
    <w:p w14:paraId="58EA684D"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Nachdem beide das Schott passiert hatten, schloss Bakh Na-Gil das Schott und aktivierte den Alarm wieder.</w:t>
      </w:r>
    </w:p>
    <w:p w14:paraId="33B04849"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Jetzt fanden sich beide in dem Elektronikraum wieder, in dem die Elektronik des Flugzeuges untergebracht war. Da alle Geräte redundant waren, waren sowohl links als auch rechts jeweils Server-Racks installiert, dass so den Ausfall der gerammten Elektronik verhindern sollte.</w:t>
      </w:r>
    </w:p>
    <w:p w14:paraId="0CD1EB18"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Entscheidend war, dass sie von hier auch Zugriff auf verschiedene Sicherheitsstrukturen im Cockpit hatten.</w:t>
      </w:r>
    </w:p>
    <w:p w14:paraId="6C34B1A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Sie hatte die Abläufe geübt und suchten nun jeder nach den Geräten, die sie beeinflussen wollten. </w:t>
      </w:r>
    </w:p>
    <w:p w14:paraId="3C8FA3B7"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Um 01.07 Uhr hatten Sie Zugriff auf die Systeme des Flugzeugs, hierdurch lösten Sie eine Störung in den Kopfhörern im Cockpit aus, weswegen Flugkapitän Shah seine Positionsmeldung wiederholte.</w:t>
      </w:r>
    </w:p>
    <w:p w14:paraId="6D8873B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Pilotin Yoon Na-Bi machte ein Back-up von den Flugzeugdaten und achtete dabei darauf, dass die automatischen Meldedaten kopiert wurden.</w:t>
      </w:r>
    </w:p>
    <w:p w14:paraId="26CC950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lastRenderedPageBreak/>
        <w:t>Bakh Na-Gil hatte sich Zugriff auf die beiden, getrennt arbeitenden Sauerstoffversorgungssysteme für Cockpit und Kabine verschafft.</w:t>
      </w:r>
    </w:p>
    <w:p w14:paraId="117D8A68"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Die nordkoreanischen Chemiker haben auf Basis von Rizin und </w:t>
      </w:r>
      <w:r w:rsidRPr="00944672">
        <w:rPr>
          <w:rFonts w:ascii="Arial" w:hAnsi="Arial" w:cs="Arial"/>
          <w:noProof/>
          <w:sz w:val="24"/>
          <w:szCs w:val="24"/>
        </w:rPr>
        <w:t>Butolimumtoxin</w:t>
      </w:r>
      <w:r w:rsidRPr="00944672">
        <w:rPr>
          <w:rFonts w:ascii="Arial" w:hAnsi="Arial" w:cs="Arial"/>
          <w:sz w:val="24"/>
          <w:szCs w:val="24"/>
        </w:rPr>
        <w:t xml:space="preserve"> ein Aerosol entwickelt, dass in geschlossenen Systemen ein schnellwirkendes und letales Gift entwickelt. Der Nachteil ist, dass sich das Aerosol nur maximal 5 Minuten hält und dann zerfällt und ungiftig wird. Für die Anwendung im Flugzeug bot es sich aber buchstäblich an. Bakh Na-Gil schloss die Druckkanüle an die Luftversorgung für die Kabine an, Yoon Na-Bi und er, setzten Ihre Atemmasken auf, dann aktivierte er den Auslöser.</w:t>
      </w:r>
    </w:p>
    <w:p w14:paraId="183363FE"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Nach 30 Sekunden hatte das effektive Luftsystem das Gift im System verteilt und nach 45 Sekunden begann es zu wirken. Nach 5 Minuten nahmen Yoon und er die Masken ab und öffneten die Bodenluke, die den Zugang aus der Kabine zu dem Elektronikraum ermöglichte. Ein kurzer Blick in die Runde stellte sicher, dass von den Passagieren und der Kabinencrew niemand mehr am Leben war.</w:t>
      </w:r>
    </w:p>
    <w:p w14:paraId="068FC132"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Bakh Na-Gil gab Pilotin Yoon ein Zeichen und sie deaktivierte die Sicherheitstür zu Cockpit. Dann schloss sie die kleine Kanüle mit Gift an das Luftsystem im Cockpit an. Zwei Minuten später war ebenfalls die Cockpitcrew tot und das Flugzeug flog auf Autopilot.</w:t>
      </w:r>
    </w:p>
    <w:p w14:paraId="53F35E4D"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3A758039"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noProof/>
          <w:sz w:val="24"/>
          <w:szCs w:val="24"/>
        </w:rPr>
        <w:t>***</w:t>
      </w:r>
      <w:r w:rsidRPr="00944672">
        <w:rPr>
          <w:rFonts w:ascii="Arial" w:hAnsi="Arial" w:cs="Arial"/>
          <w:sz w:val="24"/>
          <w:szCs w:val="24"/>
        </w:rPr>
        <w:t xml:space="preserve"> </w:t>
      </w:r>
    </w:p>
    <w:p w14:paraId="48C4D2C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41D75F2F"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p>
    <w:p w14:paraId="7E6B52B4"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p>
    <w:p w14:paraId="7650D247" w14:textId="77777777" w:rsidR="00944672" w:rsidRPr="00944672" w:rsidRDefault="00944672" w:rsidP="00944672">
      <w:pPr>
        <w:keepNext/>
        <w:keepLines/>
        <w:pageBreakBefore/>
        <w:numPr>
          <w:ilvl w:val="0"/>
          <w:numId w:val="1"/>
        </w:numPr>
        <w:suppressAutoHyphens/>
        <w:autoSpaceDE w:val="0"/>
        <w:autoSpaceDN w:val="0"/>
        <w:adjustRightInd w:val="0"/>
        <w:spacing w:before="744" w:after="120" w:line="417" w:lineRule="auto"/>
        <w:jc w:val="center"/>
        <w:outlineLvl w:val="0"/>
        <w:rPr>
          <w:rFonts w:ascii="Arial" w:hAnsi="Arial" w:cs="Arial"/>
          <w:b/>
          <w:bCs/>
          <w:sz w:val="24"/>
          <w:szCs w:val="24"/>
        </w:rPr>
      </w:pPr>
      <w:r w:rsidRPr="00944672">
        <w:rPr>
          <w:rFonts w:ascii="Arial" w:hAnsi="Arial" w:cs="Arial"/>
          <w:b/>
          <w:bCs/>
          <w:sz w:val="24"/>
          <w:szCs w:val="24"/>
        </w:rPr>
        <w:lastRenderedPageBreak/>
        <w:t xml:space="preserve">:  </w:t>
      </w:r>
      <w:r w:rsidRPr="00944672">
        <w:rPr>
          <w:rFonts w:ascii="Arial" w:hAnsi="Arial" w:cs="Arial"/>
          <w:b/>
          <w:bCs/>
          <w:sz w:val="24"/>
          <w:szCs w:val="24"/>
        </w:rPr>
        <w:br/>
        <w:t>„Jener aber wird erobern, welcher die Kunst der Täuschung beherrscht.“ (Sun Tsu)</w:t>
      </w:r>
    </w:p>
    <w:p w14:paraId="159FD69F"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p>
    <w:p w14:paraId="2FF949BC"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commentReference w:id="406"/>
      </w:r>
      <w:r w:rsidRPr="00944672">
        <w:rPr>
          <w:rFonts w:ascii="Arial" w:hAnsi="Arial" w:cs="Arial"/>
          <w:sz w:val="24"/>
          <w:szCs w:val="24"/>
        </w:rPr>
        <w:t xml:space="preserve">&gt;&gt;&gt; </w:t>
      </w:r>
      <w:r w:rsidRPr="00944672">
        <w:rPr>
          <w:rFonts w:ascii="Arial" w:hAnsi="Arial" w:cs="Arial"/>
          <w:b/>
          <w:bCs/>
          <w:sz w:val="24"/>
          <w:szCs w:val="24"/>
        </w:rPr>
        <w:t xml:space="preserve">Samstag, 08. März 2014, 00:45 – 01:15 Uhr: Südchinesisches Meer, irgendwo zwischen Vietnam und Malaysia </w:t>
      </w:r>
      <w:r w:rsidRPr="00944672">
        <w:rPr>
          <w:rFonts w:ascii="Arial" w:hAnsi="Arial" w:cs="Arial"/>
          <w:sz w:val="24"/>
          <w:szCs w:val="24"/>
        </w:rPr>
        <w:t>&lt;&lt;&lt;</w:t>
      </w:r>
    </w:p>
    <w:p w14:paraId="098E7F13"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Es war die letzte Nachtschicht auf diesem Charter Trip. Der Kapitän hatte sich in seine Kabine zurückgezogen und der nautische Offizier Jaroslav Stanicic hatte die Brücke für sich. Die MV Sole Sourcer fuhr mit Reisegeschwindigkeit von 11,5 Knoten durch das ruhige südchinesische Meer. Am 05. März 2014 waren sie in Nampo, Nordkorea eingelaufen, um Fracht zu übernehmen. Ihr Auftrag war es, einen Schwerlastgenerator nordkoreanischer Bauart, von Nampo in Nordkorea nach Pulau Tenggau in Malaysia zu bringen. Die Insel Tenggau liegt vor der malaiischen Ostküste und dort soll ein Luxusresort entstehen. Da der Investor an einigen Stellen sparen muss, oder will, hatte er den Generator in Nordkorea erworben und brauchte nun ein Schiff, das in flachen Gewässern fahren konnte und Krananlagen hatte, da diese auf der Insel noch nicht vorhanden waren. Zusätzlich hatte der Auftraggeber der Reederei angeboten, dass wenn die Fracht bis zum 15. März und vor 12:00 Uhr ankommen würde, einen Bonus zu zahlen. Die Reisezeit, für die rund 4.500 Kilometer, würde rund 9 Tage betragen und, durch den Bonus, würde das Schiff unterwegs keine Fracht aufnehmen.</w:t>
      </w:r>
    </w:p>
    <w:p w14:paraId="3AADC435"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Der Hafen von Nampo ist der Haupthafen von Nordkorea und befindet sich an der Mündung des Flusses Taedong an der Westküste von Nordkorea, etwa 55 Kilometer südwestlich von der Hauptstadt Pjöngjang gelegen. </w:t>
      </w:r>
    </w:p>
    <w:p w14:paraId="374D09F5"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Die Reederei hatte geplant, den Generator am 05. März zu laden und dann unterwegs noch Fracht für Kuantan zu laden, aber die Nordkoreaner hatten ihren eigenen Umgang mit dem Rest der Welt.</w:t>
      </w:r>
    </w:p>
    <w:p w14:paraId="2183DAA4"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Als die Sole Sourcer am 05. März morgens in Nampo einlaufen wollte, musste Sie bis 14:00 Uhr auf Reede liegen bleiben, da angeblich kein Liegeplatz im Hafen frei sei. Als sie in Nampo einliefen, wussten Sie, dass das nur Schikane gewesen war, denn es war reichlich Platz im Hafen. Tatsächlich aber, erfuhren Sie vom Hafenagenten, der sie betreute, dass der Generator noch nicht im Hafen angekommen war.</w:t>
      </w:r>
    </w:p>
    <w:p w14:paraId="5A6788DD"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Damit hatte die Sole Sourcer keine Chance, noch weitere Fracht aufzunehmen, wollte Sie den, nicht unbeträchtlichen Bonus einstreichen.</w:t>
      </w:r>
    </w:p>
    <w:p w14:paraId="50FA6478"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Als die Fracht dann endlich im Hafen ankam, war klar, dass es sowieso kaum möglich sein würde zusätzliche Fracht aufzunehmen. Anstelle der erwarteten 12.000 kg sollte das Gewicht 35 Tonnen betragen und es gab einen rechteckigen Metallkasten, der 15 Meter lang war, womit die Ladeluke auch nicht verschlossen werden konnte.</w:t>
      </w:r>
    </w:p>
    <w:p w14:paraId="30ED35CC"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lastRenderedPageBreak/>
        <w:t>Die einzelnen, verpackten Teile waren so unförmig, dass sich die Crew unwillkürlich fragte, ob die nordkoreanischen Ingenieure eigentlich wussten, was sie taten.</w:t>
      </w:r>
    </w:p>
    <w:p w14:paraId="1735A3A9"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Für die Beladung ergab sich, dass ein Bauteil in die mittlere Luke verladen wurde und die vordere Luke leer bleiben würde. Das 15m Bauteil wurde zusammen mit einem anderen Bauteil und einem Gewicht von fast 20 Tonnen in die hintere Luke, direkt vor dem Aufbau, verladen, damit das Schiff besser ausbalanciert war. An dem zweiten Bauteil war eine Vertiefung, so das beide Teile miteinander stabilisiert werden konnten. Nur schaute das Lange-Teil noch aus dem Luk, aber das war kein Problem für die Überfahrt.</w:t>
      </w:r>
    </w:p>
    <w:p w14:paraId="7FD447FB"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Am Morgen des 06. März gegen 08:00 Uhr lief die Sole Sourcer aus und nahm Kurs, vorbei an Taiwan und Vietnam, auf Malaysia.</w:t>
      </w:r>
    </w:p>
    <w:p w14:paraId="0DDA743A"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Jaroslav Stanicic prüfte sie Seekarte, sie würden Pulau Tenggau gegen 11:00 Uhr erreichen, der Bonus war also in Reichweite. Ein Blick durch das Fernglas zeigte auch keine Hindernisse, die eventuell nicht auf dem Schiffsradar erschienen. Ein großer Fischtrawler fuhr querab backbord in über 1 km Entfernung, der war aber auch auf dem Radar als solcher zu erkennen. Ein Blick zur Uhr: 00:45, am klaren Nachthimmel waren die Sterne und einige Flugzeuge zu erkennen, es würde eine ruhige Nachtschicht werden. Dann, um 01:15 Uhr ging die Welt unter.</w:t>
      </w:r>
    </w:p>
    <w:p w14:paraId="10A99B48"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Mit einem lauten Knall folg der Deckel von dem langen Kasten, der sich jetzt als Abschussrampe zu erkennen gab. Ein ohrenbetäubenden kreischen und fauchen ertönte, als sich langsam eine Rakete aus der Abschussvorrichtung schob, um sich in die Himmel über der Sole Sourcer zu schrauben. </w:t>
      </w:r>
    </w:p>
    <w:p w14:paraId="55B6D433"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Zeitgleich passierten zwei Dinge: Zum einen wurde der Schiffsboden unter der Rakete durch die Hitze, durch das Triebwerk und durch begleitende Thermit-Ladungen, verformt und Wasser begann einzudringen und zum anderen wurden aus der anderen Kiste mehrere Thermit-Projektile Richtung Schiffsaufbau und Maschinenraum geschossen. Bevor die Rakete das Abschussrohr verlassen hatte, wurden seitlich noch zwei Thermit-Projektile in Richtung Brücke abgeschossen. </w:t>
      </w:r>
    </w:p>
    <w:p w14:paraId="61F78776"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Das letzte, was Jaroslav Stanicic sah, war ein helles Glühen, bevor er verdampfte und die Elektronik der Brücke eingeschmolzen wurde. Die anderen Projektile erreichen der Maschinenraum und explodierten; die entstehende Hitze, lies auch hier den Rumpf schmelzen. 15 Minuten nach dem Start der Rakete, versankt die Sole Sourcer im südchinesischen Meer, ohne dass ein Notsignal gesendet werden konnte.</w:t>
      </w:r>
    </w:p>
    <w:p w14:paraId="70149906"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p>
    <w:p w14:paraId="613F6F3E" w14:textId="77777777" w:rsidR="00944672" w:rsidRPr="00944672" w:rsidRDefault="00944672" w:rsidP="00944672">
      <w:pPr>
        <w:suppressAutoHyphens/>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 xml:space="preserve">*** </w:t>
      </w:r>
    </w:p>
    <w:p w14:paraId="599B854C"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p>
    <w:p w14:paraId="3E55A467" w14:textId="77777777" w:rsidR="00944672" w:rsidRPr="00944672" w:rsidRDefault="00944672" w:rsidP="00944672">
      <w:pPr>
        <w:suppressAutoHyphens/>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 xml:space="preserve">Die Rakete, die die Abschussvorrichtung verlassen hatte, war keine Rakete, sondern ein nordkoreanischer Prototyp einer Langstreckendrohne auf Basis der </w:t>
      </w:r>
      <w:r w:rsidRPr="00944672">
        <w:rPr>
          <w:rFonts w:ascii="Arial" w:hAnsi="Arial" w:cs="Arial"/>
          <w:noProof/>
          <w:sz w:val="24"/>
          <w:szCs w:val="24"/>
        </w:rPr>
        <w:t>RQ-4</w:t>
      </w:r>
      <w:r w:rsidRPr="00944672">
        <w:rPr>
          <w:rFonts w:ascii="Arial" w:hAnsi="Arial" w:cs="Arial"/>
          <w:sz w:val="24"/>
          <w:szCs w:val="24"/>
        </w:rPr>
        <w:t xml:space="preserve"> (Global Hawk). Die Pläne hatten Ihren Weg vom Server des US-amerikanischen Konzerns </w:t>
      </w:r>
      <w:r w:rsidRPr="00944672">
        <w:rPr>
          <w:rFonts w:ascii="Arial" w:hAnsi="Arial" w:cs="Arial"/>
          <w:noProof/>
          <w:sz w:val="24"/>
          <w:szCs w:val="24"/>
        </w:rPr>
        <w:t>Northrop</w:t>
      </w:r>
      <w:r w:rsidRPr="00944672">
        <w:rPr>
          <w:rFonts w:ascii="Arial" w:hAnsi="Arial" w:cs="Arial"/>
          <w:sz w:val="24"/>
          <w:szCs w:val="24"/>
        </w:rPr>
        <w:t xml:space="preserve"> Grumman nach Pjöngjang gefunden. </w:t>
      </w:r>
    </w:p>
    <w:p w14:paraId="7690DD8E"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lastRenderedPageBreak/>
        <w:t xml:space="preserve">Northrop Grumman hat die RQ-4 so konzipiert, dass in fast 20 km Höhe und bis zu 40 Stunden autonom und satellitengestützt weltweit Missionen fliegen kann. Das Fluggerät ist jedoch nicht im klassischen Sinne durch einen Joystick ferngesteuert, sondern es fliegt, nach dem Muster der Flugführung in der modernen Verkehrsfliegerei, Start, Flugweg und Landung programmiert über Computer und damit automatisch ab. </w:t>
      </w:r>
    </w:p>
    <w:p w14:paraId="2E907E22"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Der Pilot am Boden ist über Datenfunk, direkt und über Satelliten, zu jeder Zeit mit den Systemen an Bord verbunden und kann wie ein Pilot an Bord Änderungen bzw. Umsteuerungen vornehmen. Das Fluggerät nimmt am allgemeinen Luftverkehr teil (auch bei Start und Landung), hat die entsprechenden Systeme an Bord (Transponder, TCAS) und ist nach den Bauvorschriften für Verkehrsflugzeuge ausgelegt (Festigkeit, Flugsicherheit, Redundanzen, Ausfallsicherheit etc.). </w:t>
      </w:r>
    </w:p>
    <w:p w14:paraId="7843A767"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Der Pilot am Boden ist über ein Relais an Bord mit dem Flugfunk verbunden und kann z. B. jederzeit mit den Fluglotsen Kontakt aufnehmen oder von ihnen Anweisungen erhalten. Eine Videokamera am Bug liefert live eine Sicht auf den Flugweg an den Piloten am Boden. Notverfahren und Ausweichlandungen sind in den Flugführungscomputern einprogrammiert und jederzeit manuell oder automatisch ausführbar. Zum Sicherheitskonzept gehört es, dass bei Verlust der Verbindung zum Piloten das Flugzeug seinen vorgesehenen Kurs weiterfliegt und auch die Landung durchführt. Bei Ausfällen am Flugführungssystem geht das Flugzeug in vordefinierte Warteschleifen und ggf. vorgesehene Absturzräume bis zum Erhalt neuer Flugführungsbefehle. </w:t>
      </w:r>
    </w:p>
    <w:p w14:paraId="567A1E71"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Die Piloten für Start und Landung sind in der Regel in einer Bodenstation am Start- und Landeplatz lokalisiert. Der Pilot kann während der Mission auch in (weltweit) dislozierten Bodenstationen sitzen. Um jederzeit die aktuelle Position bestimmen zu können, ist der global Hawk mit den üblichen Navigationssystemen und Differential-GPS ausgerüstet. Angetrieben wird die global Hawk durch ein Turbofan-Triebwerk mit einer </w:t>
      </w:r>
      <w:r w:rsidRPr="00944672">
        <w:rPr>
          <w:rFonts w:ascii="Arial" w:hAnsi="Arial" w:cs="Arial"/>
          <w:noProof/>
          <w:sz w:val="24"/>
          <w:szCs w:val="24"/>
        </w:rPr>
        <w:t>Ansaugöffnung</w:t>
      </w:r>
      <w:r w:rsidRPr="00944672">
        <w:rPr>
          <w:rFonts w:ascii="Arial" w:hAnsi="Arial" w:cs="Arial"/>
          <w:sz w:val="24"/>
          <w:szCs w:val="24"/>
        </w:rPr>
        <w:t xml:space="preserve"> oberhalb des Rumpfes, dem Rolls-Royce AE 3007H, wie es auch in den Passagierflugzeugen der </w:t>
      </w:r>
      <w:r w:rsidRPr="00944672">
        <w:rPr>
          <w:rFonts w:ascii="Arial" w:hAnsi="Arial" w:cs="Arial"/>
          <w:noProof/>
          <w:sz w:val="24"/>
          <w:szCs w:val="24"/>
        </w:rPr>
        <w:t>Embraer-ERJ-145-Familie</w:t>
      </w:r>
      <w:r w:rsidRPr="00944672">
        <w:rPr>
          <w:rFonts w:ascii="Arial" w:hAnsi="Arial" w:cs="Arial"/>
          <w:sz w:val="24"/>
          <w:szCs w:val="24"/>
        </w:rPr>
        <w:t xml:space="preserve"> Verwendung findet. </w:t>
      </w:r>
    </w:p>
    <w:p w14:paraId="25EEB0FD"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Zum System gehören verschiedene Bodenstationen, das </w:t>
      </w:r>
      <w:r w:rsidRPr="00944672">
        <w:rPr>
          <w:rFonts w:ascii="Arial" w:hAnsi="Arial" w:cs="Arial"/>
          <w:noProof/>
          <w:sz w:val="24"/>
          <w:szCs w:val="24"/>
        </w:rPr>
        <w:t>LRE</w:t>
      </w:r>
      <w:r w:rsidRPr="00944672">
        <w:rPr>
          <w:rFonts w:ascii="Arial" w:hAnsi="Arial" w:cs="Arial"/>
          <w:sz w:val="24"/>
          <w:szCs w:val="24"/>
        </w:rPr>
        <w:t xml:space="preserve"> (Launch </w:t>
      </w:r>
      <w:r w:rsidRPr="00944672">
        <w:rPr>
          <w:rFonts w:ascii="Arial" w:hAnsi="Arial" w:cs="Arial"/>
          <w:noProof/>
          <w:sz w:val="24"/>
          <w:szCs w:val="24"/>
        </w:rPr>
        <w:t>and</w:t>
      </w:r>
      <w:r w:rsidRPr="00944672">
        <w:rPr>
          <w:rFonts w:ascii="Arial" w:hAnsi="Arial" w:cs="Arial"/>
          <w:sz w:val="24"/>
          <w:szCs w:val="24"/>
        </w:rPr>
        <w:t xml:space="preserve"> </w:t>
      </w:r>
      <w:r w:rsidRPr="00944672">
        <w:rPr>
          <w:rFonts w:ascii="Arial" w:hAnsi="Arial" w:cs="Arial"/>
          <w:noProof/>
          <w:sz w:val="24"/>
          <w:szCs w:val="24"/>
        </w:rPr>
        <w:t>Recovery</w:t>
      </w:r>
      <w:r w:rsidRPr="00944672">
        <w:rPr>
          <w:rFonts w:ascii="Arial" w:hAnsi="Arial" w:cs="Arial"/>
          <w:sz w:val="24"/>
          <w:szCs w:val="24"/>
        </w:rPr>
        <w:t xml:space="preserve"> Element) und das </w:t>
      </w:r>
      <w:r w:rsidRPr="00944672">
        <w:rPr>
          <w:rFonts w:ascii="Arial" w:hAnsi="Arial" w:cs="Arial"/>
          <w:noProof/>
          <w:sz w:val="24"/>
          <w:szCs w:val="24"/>
        </w:rPr>
        <w:t>MCE</w:t>
      </w:r>
      <w:r w:rsidRPr="00944672">
        <w:rPr>
          <w:rFonts w:ascii="Arial" w:hAnsi="Arial" w:cs="Arial"/>
          <w:sz w:val="24"/>
          <w:szCs w:val="24"/>
        </w:rPr>
        <w:t xml:space="preserve"> (Mission Control Element). Das </w:t>
      </w:r>
      <w:r w:rsidRPr="00944672">
        <w:rPr>
          <w:rFonts w:ascii="Arial" w:hAnsi="Arial" w:cs="Arial"/>
          <w:noProof/>
          <w:sz w:val="24"/>
          <w:szCs w:val="24"/>
        </w:rPr>
        <w:t>LRE</w:t>
      </w:r>
      <w:r w:rsidRPr="00944672">
        <w:rPr>
          <w:rFonts w:ascii="Arial" w:hAnsi="Arial" w:cs="Arial"/>
          <w:sz w:val="24"/>
          <w:szCs w:val="24"/>
        </w:rPr>
        <w:t xml:space="preserve"> enthält die Systeme für Start und Landung, die Steuerung des Fluggerätes im Fluge und den Arbeitsplatz des Piloten, es ist also quasi das Cockpit. </w:t>
      </w:r>
    </w:p>
    <w:p w14:paraId="5108AEE1"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Es muss zwingend im Bereich des Start- und/oder Landeplatzes sein, es hat nur auf ca. 250 km Reichweite eine mögliche Funk- und Richtfunkverbindung zum Fluggerät. </w:t>
      </w:r>
    </w:p>
    <w:p w14:paraId="5529C6D4"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Das MCE enthält die Systeme zur Steuerung des Missionssystems an Bord des Fluggerätes, zum Empfang und Auswertung der Daten an mehreren Arbeitsplätzen und Weiterleitung an den Nutzer. Zudem hat das MCE noch Platz und Ausrüstung für den Piloten, um das Fluggerät vom LRE nach der Startphase zu übernehmen und während des Fluges zu steuern bzw. nach Bedarf umzusteuern. Zum MCE gehört eine Parabolantenne von etwa 6 Metern Durchmesser für die satellitengestützte </w:t>
      </w:r>
      <w:r w:rsidRPr="00944672">
        <w:rPr>
          <w:rFonts w:ascii="Arial" w:hAnsi="Arial" w:cs="Arial"/>
          <w:sz w:val="24"/>
          <w:szCs w:val="24"/>
        </w:rPr>
        <w:lastRenderedPageBreak/>
        <w:t>Kommunikation und Datenübertragung. Dadurch kann sich das MCE theoretisch und geschützt an jedem Punkt der Erde befinden.</w:t>
      </w:r>
    </w:p>
    <w:p w14:paraId="3EBD8BBB"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p>
    <w:p w14:paraId="08A6612D" w14:textId="77777777" w:rsidR="00944672" w:rsidRPr="00944672" w:rsidRDefault="00944672" w:rsidP="00944672">
      <w:pPr>
        <w:suppressAutoHyphens/>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w:t>
      </w:r>
    </w:p>
    <w:p w14:paraId="71EA9F76"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p>
    <w:p w14:paraId="50F460D6"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b/>
          <w:bCs/>
          <w:sz w:val="24"/>
          <w:szCs w:val="24"/>
        </w:rPr>
        <w:commentReference w:id="407"/>
      </w:r>
      <w:r w:rsidRPr="00944672">
        <w:rPr>
          <w:rFonts w:ascii="Arial" w:hAnsi="Arial" w:cs="Arial"/>
          <w:b/>
          <w:bCs/>
          <w:sz w:val="24"/>
          <w:szCs w:val="24"/>
        </w:rPr>
        <w:t>&gt;&gt;&gt; Fischtrawler ‚Joh-Eun Jib IV‘, 01:15 Uhr: Südchinesisches Meer, irgendwo zwischen Vietnam und Malaysia &lt;&lt;&lt;</w:t>
      </w:r>
    </w:p>
    <w:p w14:paraId="4A33CC08"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Der Fischtrawler „Große Heimat IV“ fischte vorwiegend Informationen. Hier im Seegebiet zwischen Vietnam und Malaysia, sollte er als Bodenstation für die Drohne fungieren.</w:t>
      </w:r>
    </w:p>
    <w:p w14:paraId="40272406"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Zu diesem Zweck war die Spionageeinheit, die unter der Brücke eingebaut war, umgerüstet worden. Zusätzlich wurden ein taktisches Display und eine zweite Radareinheit eingebaut. Für beide Einheiten war entsprechendes Personal an Bord gekommen.</w:t>
      </w:r>
    </w:p>
    <w:p w14:paraId="389DE135"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Seit knapp 12 Stunden fuhr der Trawler bereits querab der Sole Sourcer und behielt diese so im Blick. Um 01:15 Uhr hatte der Trawler per Funk den Start, der Drohne und damit auch den Untergang der Sole Sourcer, ausgelöst.</w:t>
      </w:r>
    </w:p>
    <w:p w14:paraId="1BD57EB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Direkt nach dem Auslösen der Raketeneinheit wurde die Drohne auf 40m Höhe katapultiert und dabei entfalteten sich die Tragflächen der Drohne.</w:t>
      </w:r>
    </w:p>
    <w:p w14:paraId="686B828E"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Die Raketen hatten genug Energie, um die Drohne zu beschleunigen und bis auf 200 m Höhe zu bringen.</w:t>
      </w:r>
    </w:p>
    <w:p w14:paraId="7F7C6B62"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Nachdem die Flügel eingerastet waren, startete das Triebwerk der Drohne und dann wurden die Startraketen abgesprengt. </w:t>
      </w:r>
    </w:p>
    <w:p w14:paraId="63307AB9"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Durch den Geschwindigkeitsverlust, nachdem die Raketen nicht mehr brannten, neigte sich die Nase der Drohne etwas nach unten und damit ging die Drohne in einen geordneten Steigflug über.</w:t>
      </w:r>
    </w:p>
    <w:p w14:paraId="55E0E93E"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Im Kontrollzentrum der ‚Joh-Eun Jib IV‘ brach kurzer Jubel aus, dass der Start so glatt vonstattengegangen war, dann trat wieder konzentriertes Schweigen ein. Der Drohnenpilot programmierte den Autopiloten und die Drohne flog ihrem Zielpunkt entgegen.</w:t>
      </w:r>
    </w:p>
    <w:p w14:paraId="3060C7C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Der Elektronikfachmann bereitete den Bordcomputer auf den Empfang von externen Daten vor und erhielt von dem Computer an Bord der Drohne die Bestätigung der Bereitschaft.</w:t>
      </w:r>
    </w:p>
    <w:p w14:paraId="0BDD692D"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4818A030"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 xml:space="preserve">*** </w:t>
      </w:r>
    </w:p>
    <w:p w14:paraId="73C63E28"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174B73E1"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commentReference w:id="408"/>
      </w:r>
      <w:r w:rsidRPr="00944672">
        <w:rPr>
          <w:rFonts w:ascii="Arial" w:hAnsi="Arial" w:cs="Arial"/>
          <w:sz w:val="24"/>
          <w:szCs w:val="24"/>
        </w:rPr>
        <w:t xml:space="preserve">&gt;&gt;&gt; </w:t>
      </w:r>
      <w:r w:rsidRPr="00944672">
        <w:rPr>
          <w:rFonts w:ascii="Arial" w:hAnsi="Arial" w:cs="Arial"/>
          <w:b/>
          <w:bCs/>
          <w:sz w:val="24"/>
          <w:szCs w:val="24"/>
        </w:rPr>
        <w:t>Samstag, 08. März 2014, 01:18 Uhr, im Cockpit der MH 370</w:t>
      </w:r>
      <w:r w:rsidRPr="00944672">
        <w:rPr>
          <w:rFonts w:ascii="Arial" w:hAnsi="Arial" w:cs="Arial"/>
          <w:sz w:val="24"/>
          <w:szCs w:val="24"/>
        </w:rPr>
        <w:t xml:space="preserve"> &lt;&lt;&lt;</w:t>
      </w:r>
    </w:p>
    <w:p w14:paraId="44A92F38"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lastRenderedPageBreak/>
        <w:t>Um 01:18 Uhr hatte Yoon Na-Bi den Platz hinter dem Piloten erreicht und striff sich den Kopfhörer über. Sie entspannte sich, checkte die eingestellte Frequenz und hielt dann einen Stimmmodulator vor das Mikrofon.</w:t>
      </w:r>
    </w:p>
    <w:p w14:paraId="29853ED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Um 01:19 Uhr funkte Sie, unaufgefordert, „</w:t>
      </w:r>
      <w:r w:rsidRPr="00944672">
        <w:rPr>
          <w:rFonts w:ascii="Arial" w:hAnsi="Arial" w:cs="Arial"/>
          <w:noProof/>
          <w:sz w:val="24"/>
          <w:szCs w:val="24"/>
        </w:rPr>
        <w:t>Goodnight</w:t>
      </w:r>
      <w:r w:rsidRPr="00944672">
        <w:rPr>
          <w:rFonts w:ascii="Arial" w:hAnsi="Arial" w:cs="Arial"/>
          <w:sz w:val="24"/>
          <w:szCs w:val="24"/>
        </w:rPr>
        <w:t xml:space="preserve"> </w:t>
      </w:r>
      <w:r w:rsidRPr="00944672">
        <w:rPr>
          <w:rFonts w:ascii="Arial" w:hAnsi="Arial" w:cs="Arial"/>
          <w:noProof/>
          <w:sz w:val="24"/>
          <w:szCs w:val="24"/>
        </w:rPr>
        <w:t>Malaysian</w:t>
      </w:r>
      <w:r w:rsidRPr="00944672">
        <w:rPr>
          <w:rFonts w:ascii="Arial" w:hAnsi="Arial" w:cs="Arial"/>
          <w:sz w:val="24"/>
          <w:szCs w:val="24"/>
        </w:rPr>
        <w:t xml:space="preserve"> 370“. Dann gab Sie Bakh Na-Gil ein Zeichen und er zog den First Officer aus dem Sitz, um ihn in der Galley vor, der Business-Class abzulegen.</w:t>
      </w:r>
    </w:p>
    <w:p w14:paraId="77C8096E"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Über Funk hörte Yoon Na-Bi zwar, dass sie aufgefordert wurde, sich bei der vietnamesischen Verkehrskontrolle zu melden, da die beiden aber mit dem Aufräumen des Cockpits beschäftigt waren, vergaß sie, diesen Funkspruch zu bestätigen.</w:t>
      </w:r>
    </w:p>
    <w:p w14:paraId="501EA69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Nachdem auch der Kapitän in der vorderen Küche verstaut war, nahmen Yoon Na-Bi und Bakh Na-Gil auf den Plätzen der Piloten platz und besprachen das weitere vorgehen. Yoon Na-Bi schaltete den Autopiloten aus, dann drehte sie das Flugzeug in eine leichte Rechtskurve, wie erwartet sah Sie die Drohne, aber diese war zu weit links. Sie verzichtete darauf, mit der Bodencrew zu sprechen, sondern legte die Maschine in eine enge Linkskurve und kurz darauf war sie in einer Linie mit der Drohne.</w:t>
      </w:r>
    </w:p>
    <w:p w14:paraId="42E8C7D7"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Bakh Na-Gil aktivierte die Datenübertragung mit Hilfe seiner </w:t>
      </w:r>
      <w:r w:rsidRPr="00944672">
        <w:rPr>
          <w:rFonts w:ascii="Arial" w:hAnsi="Arial" w:cs="Arial"/>
          <w:noProof/>
          <w:sz w:val="24"/>
          <w:szCs w:val="24"/>
        </w:rPr>
        <w:t>Com-Box</w:t>
      </w:r>
      <w:r w:rsidRPr="00944672">
        <w:rPr>
          <w:rFonts w:ascii="Arial" w:hAnsi="Arial" w:cs="Arial"/>
          <w:sz w:val="24"/>
          <w:szCs w:val="24"/>
        </w:rPr>
        <w:t xml:space="preserve">, die an das Boeing Cockpit angeschlossen war, und alle Flugzeugdaten wurden auf die Drohne kopiert. </w:t>
      </w:r>
    </w:p>
    <w:p w14:paraId="774761A9"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Als das abgeschlossen war, gab er das Ende-Signal an die Drohne, und der Operator an Bord des Trawlers, der das Manöver beobachtet hatte, programmierte die Signal-Wiedergabe, damit verhielt sich die Drohne wie die Boeing.</w:t>
      </w:r>
    </w:p>
    <w:p w14:paraId="087A9971"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Beide Fluggeräte trennten sich: Die Drohne ging auf eine niedrigere Flughöhe, so das Sie vom Boden aus wie eine hochfliegende Maschine aussah.</w:t>
      </w:r>
    </w:p>
    <w:p w14:paraId="625D4011"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Die Pilotin drehte die MH370 nun in Richtung Osten und programmierte den Autopiloten so, dass das Flugzeug nördlich von Brunei die Insel Kalimantan überflogen wird. Von dort steuerte der Autopilot über die Celebessee einen Punkt zwischen der Nordspitze des indonesischen Sulawesi und der Insel Pulau Sangihe an. </w:t>
      </w:r>
    </w:p>
    <w:p w14:paraId="2E6FB8F9"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Bis dort beträgt die Entfernung ungefähr 2.470 km. Bis zu ihrem Ziel bei Helen Reef werden es fast 3.100 km sein.</w:t>
      </w:r>
    </w:p>
    <w:p w14:paraId="0F17F869"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 Sie hatten den Vorteil, dass Sie sich nicht an bestimmte Luftstraßen halten mussten und die Strecke direkt fliegen konnten, wodurch die Reisezeit massiv verkürzt wurde.</w:t>
      </w:r>
    </w:p>
    <w:p w14:paraId="25A1805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Die Reisegeschwindigkeit wurde auf die Normalgeschwindigkeit von 896 km/h eingestellt, sie würden also rund 3,5 Stunden Flugzeit benötigen. Die Flughöhe wurde, unterhalb der normalen Verkehrreisehöhe, auf Flugfläche 7.000 eingestellt. Das erhöhte zwar den Treibstoffverbrauch, aber das war auf diesem Flug zu vernachlässigen.</w:t>
      </w:r>
    </w:p>
    <w:p w14:paraId="3FC5DCF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Nachdem der neue Kurs anlag, schlug Yoon Na-Bi vor, dass Bakh Na-Gil einmal durch das Flugzeug gehen sollte, um sicherzustellen, dass sie keine böse Überraschung erleben würden. </w:t>
      </w:r>
    </w:p>
    <w:p w14:paraId="24BB4C52"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lastRenderedPageBreak/>
        <w:t>Bakh Na-Gil nickte, und bestätigte damit, dass das eine gute Idee war. „Ich werde auch die Toiletten prüfen. Sicherheitshalber. Ich werde rechts beginnen und dann links wieder zurückkommen.“</w:t>
      </w:r>
    </w:p>
    <w:p w14:paraId="406BB60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Bakh Na-Gil trat durch den Vorhang von der vorderen Küche in die Business-Class, hier verharrte er einen Moment, um sich auf die </w:t>
      </w:r>
      <w:r w:rsidRPr="00944672">
        <w:rPr>
          <w:rFonts w:ascii="Arial" w:hAnsi="Arial" w:cs="Arial"/>
          <w:noProof/>
          <w:sz w:val="24"/>
          <w:szCs w:val="24"/>
        </w:rPr>
        <w:t>Gräuschlage</w:t>
      </w:r>
      <w:r w:rsidRPr="00944672">
        <w:rPr>
          <w:rFonts w:ascii="Arial" w:hAnsi="Arial" w:cs="Arial"/>
          <w:sz w:val="24"/>
          <w:szCs w:val="24"/>
        </w:rPr>
        <w:t xml:space="preserve"> in der Kabine einzustimmen. Er musste über das Rauschen der Luft, die um das Flugzeug strich, in der Lage sein, Atemgeräusche wahrzunehmen.</w:t>
      </w:r>
    </w:p>
    <w:p w14:paraId="7F3365B6"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Da das Licht in der Kabine noch brannte, sah er zu dem Gast in den Sitz 1C, der einzige Gast in der ersten Reihe war. Nachdem er sich an den Geräuschpegel gewöhnt hatte, machte er sich auf den Weg nach hinten.</w:t>
      </w:r>
    </w:p>
    <w:p w14:paraId="71D1ED47"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In der Business-Class gab es keine Überlebenden. Dann trat er durch den Trennvorhang in die Economy-Class und sah sich der Menschenmenge, die dort gebucht hatte, gegenüber. Auch hier waren keine Besonderheiten erkennbar.</w:t>
      </w:r>
    </w:p>
    <w:p w14:paraId="1D88A7DE"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Er entspannte sich etwas, das Gift schien so gewirkt zu haben, wie sie es erwartet hatten, denn alle Fluggäste saßen, wie schlafend, in den Sitzen. Zwischen Reihe 17 und 18 lag eine Flugbegleiterin im Gang, er stieg über sie hinweg und führte seine Runde fort.</w:t>
      </w:r>
    </w:p>
    <w:p w14:paraId="1E9CB8D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Hinter den Reihen 26 und 27 waren die mittleren Waschräume und die mittlere Küche installiert.</w:t>
      </w:r>
    </w:p>
    <w:p w14:paraId="7D6C6EC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In der Küche Lage drei Flugbegleiter, im rechten Waschraum war niemand, im linken Waschraum war das Schild auf ‚besetzt‘ gestellt. Hier konnte jemand im Waschraum sein, oder die Crew hatte diesen Waschraum noch gesperrt. Bakh Na-Gil ging zu der Waschraumtür und lauschte kurz, dann entriegelte er den Waschraum von außen. Niemand drinnen. Bakh Na-Gil setzte seine Runde fort.</w:t>
      </w:r>
    </w:p>
    <w:p w14:paraId="43E3354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Auch in den Reihen 29 bis 41 war alles, aus seiner Sicht, in Ordnung und er erreichte die hintere Küche. Geradeaus war ein Waschraum, der ‚frei‘ anzeigte, in der hinteren Küche lagen vier weitere Flugbegleiter.</w:t>
      </w:r>
    </w:p>
    <w:p w14:paraId="7E804619"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Als Bakh Na-Gil über die Flugbegleiter steigen wollte, bemerkte er, dass sich ein Flugbegleiter noch bewegte. Er beugte sich runter und brach dem Flugbegleiter das Genick. Als er sich wieder aufrichtete, war er sich sicher, dass er ein Geräusch gehört hatte, das schien aber vor ihm entstanden zu sein.</w:t>
      </w:r>
    </w:p>
    <w:p w14:paraId="1A0E34B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Um sicherzugehen, fasste er alle Flugbegleiter an die Schulter, löste aber keine Reaktion aus. Auf der anderen Seite war wieder ein Waschraum, und auch dieser zeigte ‚frei‘ an. Als Bakh Na-Gil sich Richtung Kabine drehte, sah er aus dem Augenwinkel ein Schattenspiel, er wirbelte herum und stand sofort in Kampfhaltung. Hinter ihm war niemand, aber etwas irritierte ihn.</w:t>
      </w:r>
    </w:p>
    <w:p w14:paraId="2E08AE8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Er ging vorsichtig zu dem Waschraum und sah, dass doch jemand in dem Waschraum war. Eine Dame saß auf der geschlossenen Toilette, sie war wahrscheinlich beim Hineingehen ein Opfer des Gases geworden. Aber es machte den Anschein, als sei sie </w:t>
      </w:r>
      <w:r w:rsidRPr="00944672">
        <w:rPr>
          <w:rFonts w:ascii="Arial" w:hAnsi="Arial" w:cs="Arial"/>
          <w:sz w:val="24"/>
          <w:szCs w:val="24"/>
        </w:rPr>
        <w:lastRenderedPageBreak/>
        <w:t>noch am Leben. Da er die Tür nicht ganz öffnen konnte, griff er durch die Tür und hielt der Frau Nase und Mund zu. Kurz darauf erschlaffte Ihr Körper.</w:t>
      </w:r>
    </w:p>
    <w:p w14:paraId="1E1CB31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Jetzt war er vorgewarnt, bisher hatten zwei Menschen den Giftangriff überlebt, also musste er vorsichtiger sein. Der Rückweg dauerte daher etwas länger, aber er waren keine weiteren Überlebenden an Bord.</w:t>
      </w:r>
    </w:p>
    <w:p w14:paraId="4E0FFDE1"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Als er ins Cockpit zurückkam, schaute ihn Yoon fragend an, er hielt zwei Finger hoch und zuckte mit den Schultern.</w:t>
      </w:r>
    </w:p>
    <w:p w14:paraId="568B903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43290C10"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w:t>
      </w:r>
    </w:p>
    <w:p w14:paraId="18C0997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2FCCCB17"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b/>
          <w:bCs/>
          <w:sz w:val="24"/>
          <w:szCs w:val="24"/>
        </w:rPr>
        <w:commentReference w:id="409"/>
      </w:r>
      <w:r w:rsidRPr="00944672">
        <w:rPr>
          <w:rFonts w:ascii="Arial" w:hAnsi="Arial" w:cs="Arial"/>
          <w:b/>
          <w:bCs/>
          <w:sz w:val="24"/>
          <w:szCs w:val="24"/>
        </w:rPr>
        <w:t>&gt;&gt;&gt; Fischtrawler ‚Joh-Eun Jib IV‘, 01:30 Uhr: Südchinesisches Meer, irgendwo zwischen Vietnam und Malaysia &lt;&lt;&lt;</w:t>
      </w:r>
    </w:p>
    <w:p w14:paraId="5E980F2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Der Operator hatte über das taktische Display beobachtet, wie die beiden Flugkörper dicht beieinander herflogen. Über die Kamera an Bord der Drohne, hatte auch per Sichtkontakt sichergestellt, dass sich die beiden Fluggeräte nicht zu nahe kamen.</w:t>
      </w:r>
    </w:p>
    <w:p w14:paraId="0A8AA7F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Als er aus der Boeing das Zeichen bekam, dass alle Daten übertragen worden waren, griff er zu seinem Joystick und lenkte die Drohne weg von der Boeing, die jetzt damit begann auf ihre neue Flugroute zu drehen.</w:t>
      </w:r>
    </w:p>
    <w:p w14:paraId="045B2D57"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Er programmierte eine Flugroute, die die Drohne entlang der thailändisch-malayischen Grenze nach Penang bringen würde und informierte die dortigen Bodentruppen, dass die Drohne unterwegs zu ihnen sei.</w:t>
      </w:r>
    </w:p>
    <w:p w14:paraId="38E71E5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Die Leutnants Park und Kim waren schon seit drei Tagen in Malaysia und hatten sich mit der Umgebung vertraut gemacht. Der Plan sah vor, dass sie bei Sichtung der Drohne, die in Malaysia Airlines Farben lackiert war, die Selbstzerstörung auslösen sollten.</w:t>
      </w:r>
    </w:p>
    <w:p w14:paraId="1583271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Als die, als Malaysia Airlines getarnte, Drohne über ihnen am Himmel erschien, lösten sie per Funk den Selbstzerstörungsmechanismus aus.</w:t>
      </w:r>
    </w:p>
    <w:p w14:paraId="637EE455"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Sie konnten erkennen, dass die Drohne eine schwarze Rauchfahne hinter sich her zog, aber zerstört wurde sie nicht.</w:t>
      </w:r>
    </w:p>
    <w:p w14:paraId="160A8851"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Leutnant Kim nahm sein Satellitentelefon und meldete sich bei dem Operator auf dem Trawler.</w:t>
      </w:r>
    </w:p>
    <w:p w14:paraId="2D1C536F"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Der Operator versuchte, in Kontakt mit der Drohne zu kommen aber diese reagierte nicht. Daraufhin löste der Operator Alarm aus und der Kommandant der Zentrale, der Politikoffizier und der Schiffskapitän standen beinahe sofort bei ihm.</w:t>
      </w:r>
    </w:p>
    <w:p w14:paraId="32B99228"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Der Operator erklärte die Situation und versuchte derweil weiterhin in Kontakt mit der Drohen zu kommen.</w:t>
      </w:r>
    </w:p>
    <w:p w14:paraId="1428D14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Es dauerte fast 20 Minuten, dann stand der Kontakt zur Drohne wieder, aber es war nur eingeschränkte Kommunikation möglich.</w:t>
      </w:r>
    </w:p>
    <w:p w14:paraId="7CF1C5A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An Bord wurde diskutiert, wie man reagieren sollte, dann entschied der Kommandeur der Operationszentrale, dass der Operator prüfen sollte, welche Funktionen verfügbar </w:t>
      </w:r>
      <w:r w:rsidRPr="00944672">
        <w:rPr>
          <w:rFonts w:ascii="Arial" w:hAnsi="Arial" w:cs="Arial"/>
          <w:sz w:val="24"/>
          <w:szCs w:val="24"/>
        </w:rPr>
        <w:lastRenderedPageBreak/>
        <w:t>waren. Bei der Überprüfung wurden die orangen Lichter aktiviert, welche die Kabinen-Innenbeleuchtung simulieren sollten. ... und ließen sich nicht mehr abschalten.</w:t>
      </w:r>
    </w:p>
    <w:p w14:paraId="62391D6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Die Kamera an Bord der Drohne war noch in Funktion, und so wurde mit einem Schwenk der Kamera versucht, die Situation einzuschätzen. Es stellte sich heraus, dass die Drohne auch weiterhin eine schwarze Rauchwolke hinter sich herzog, und hell in orange beleuchtet war.</w:t>
      </w:r>
    </w:p>
    <w:p w14:paraId="4429714D"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Plötzlich reagierte der Steuercomputer und der Operator konnte den Kurs, nach westen ändern. Jetzt flog die Drohne zwischen der Nordspitze von Sumatra und der Insel </w:t>
      </w:r>
      <w:r w:rsidRPr="00944672">
        <w:rPr>
          <w:rFonts w:ascii="Arial" w:hAnsi="Arial" w:cs="Arial"/>
          <w:i/>
          <w:iCs/>
          <w:sz w:val="24"/>
          <w:szCs w:val="24"/>
        </w:rPr>
        <w:t xml:space="preserve">Great </w:t>
      </w:r>
      <w:r w:rsidRPr="00944672">
        <w:rPr>
          <w:rFonts w:ascii="Arial" w:hAnsi="Arial" w:cs="Arial"/>
          <w:i/>
          <w:iCs/>
          <w:noProof/>
          <w:sz w:val="24"/>
          <w:szCs w:val="24"/>
        </w:rPr>
        <w:t>Nicobar</w:t>
      </w:r>
      <w:r w:rsidRPr="00944672">
        <w:rPr>
          <w:rFonts w:ascii="Arial" w:hAnsi="Arial" w:cs="Arial"/>
          <w:sz w:val="24"/>
          <w:szCs w:val="24"/>
        </w:rPr>
        <w:t xml:space="preserve"> in Richtung Malediven hinaus in den Indischen Ozean.</w:t>
      </w:r>
    </w:p>
    <w:p w14:paraId="04EC670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An Bord brach sich Erleichterung </w:t>
      </w:r>
      <w:r w:rsidRPr="00944672">
        <w:rPr>
          <w:rFonts w:ascii="Arial" w:hAnsi="Arial" w:cs="Arial"/>
          <w:noProof/>
          <w:sz w:val="24"/>
          <w:szCs w:val="24"/>
        </w:rPr>
        <w:t>bahn</w:t>
      </w:r>
      <w:r w:rsidRPr="00944672">
        <w:rPr>
          <w:rFonts w:ascii="Arial" w:hAnsi="Arial" w:cs="Arial"/>
          <w:sz w:val="24"/>
          <w:szCs w:val="24"/>
        </w:rPr>
        <w:t>, denn jetzt war eines der größten Risiken entdeckt zu werden gebannt.</w:t>
      </w:r>
    </w:p>
    <w:p w14:paraId="7C381E2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Der Operator machte mit der Kamera wieder einen Rundum-Check und stellt dabei fest, dass die Drohne in einigem Abstand eine Segelyacht überflog.</w:t>
      </w:r>
    </w:p>
    <w:p w14:paraId="0FEA808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Es war nicht festzustellen, ob sie gehen wurden. Später stand in den Zeitungen, dass die Drohne für ein tieffliegendes Flugzeug gehalten wurde, was den Verantwortlichen in die Hände spielte.</w:t>
      </w:r>
    </w:p>
    <w:p w14:paraId="3250E54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Der Operator konnte noch eine Kursänderung in Richtung Süden veranlassen, die Drohne schien nur noch Linkskurven zu akzeptieren, und stellte fest, dass die Drohne jetzt Richtung Antarktis flog. Damit war kein Land mehr erreichbar und die Drohne würde ins Wasser des Indischen Ozeans stürzen.</w:t>
      </w:r>
    </w:p>
    <w:p w14:paraId="6477A2E9"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Erleichtert schlugen sich die Verantwortlichen auf die Schultern, dann viel dem Kapitän ein, den Operator zu beauftragen, zu berechnen, wo die Drohne ins Meer stürzen würde.</w:t>
      </w:r>
    </w:p>
    <w:p w14:paraId="5CB1BC9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Es wurde in paar mal gerechnet, verschiedenen Variablen geändert, aber es war immer davon auszugehen, dass die Drohne irgendwo südlich der Weihnachtsinsel abstürzen würde.</w:t>
      </w:r>
    </w:p>
    <w:p w14:paraId="299D58B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Diese Information würde an die Operationszentrale in Nordkorea weitergegeben, die mit diesen Daten weiter plante.</w:t>
      </w:r>
    </w:p>
    <w:p w14:paraId="1461D048"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0780258A"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w:t>
      </w:r>
    </w:p>
    <w:p w14:paraId="5A2CC84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030BCE32"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commentReference w:id="410"/>
      </w:r>
      <w:r w:rsidRPr="00944672">
        <w:rPr>
          <w:rFonts w:ascii="Arial" w:hAnsi="Arial" w:cs="Arial"/>
          <w:sz w:val="24"/>
          <w:szCs w:val="24"/>
        </w:rPr>
        <w:t xml:space="preserve">&gt;&gt;&gt; </w:t>
      </w:r>
      <w:r w:rsidRPr="00944672">
        <w:rPr>
          <w:rFonts w:ascii="Arial" w:hAnsi="Arial" w:cs="Arial"/>
          <w:b/>
          <w:bCs/>
          <w:sz w:val="24"/>
          <w:szCs w:val="24"/>
        </w:rPr>
        <w:t>Samstag, 08. März 2014, 02:00 Uhr, im Cockpit der MH 370</w:t>
      </w:r>
      <w:r w:rsidRPr="00944672">
        <w:rPr>
          <w:rFonts w:ascii="Arial" w:hAnsi="Arial" w:cs="Arial"/>
          <w:sz w:val="24"/>
          <w:szCs w:val="24"/>
        </w:rPr>
        <w:t xml:space="preserve"> &lt;&lt;&lt;</w:t>
      </w:r>
    </w:p>
    <w:p w14:paraId="76F20072"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Der Autopilot hatte das Flugzeug auf Flugfläche 7000 gebracht und folgte jetzt den programmierten Wegpunkten. Damit hatten Yoon Na-Bi und Bakh Na-Gil Zeit sich zu entspannen.</w:t>
      </w:r>
    </w:p>
    <w:p w14:paraId="3D07FCA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Na-Gil ging in die vordere Küche, schaute nach den Mahlzeiten für die Gäste der Business-Class und stellte sich ein Menü zusammen. Mit dem Essen ging er dann in die Business-Class, setzte sich in die erste Reihe auf Platz 1J, und begann zu essen.</w:t>
      </w:r>
    </w:p>
    <w:p w14:paraId="76750236"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Nach dem Essen stellte er den Sitz in Schlafposition und ruhte sich aus, er konnte jetzt, bis zur Landung, nichts mehr tun.</w:t>
      </w:r>
    </w:p>
    <w:p w14:paraId="01E2C682"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lastRenderedPageBreak/>
        <w:t xml:space="preserve">Als Pilotin hatte Na-Bi diesen Luxus nicht. Sie ging nur kurz in die Galley, um auch etwas essen und Getränke zu holen. Sie deponierte alles auf dem Sitz des First </w:t>
      </w:r>
      <w:r w:rsidRPr="00944672">
        <w:rPr>
          <w:rFonts w:ascii="Arial" w:hAnsi="Arial" w:cs="Arial"/>
          <w:noProof/>
          <w:sz w:val="24"/>
          <w:szCs w:val="24"/>
        </w:rPr>
        <w:t>Officers</w:t>
      </w:r>
      <w:r w:rsidRPr="00944672">
        <w:rPr>
          <w:rFonts w:ascii="Arial" w:hAnsi="Arial" w:cs="Arial"/>
          <w:sz w:val="24"/>
          <w:szCs w:val="24"/>
        </w:rPr>
        <w:t xml:space="preserve"> und entspannte sich, so gut es ging.</w:t>
      </w:r>
    </w:p>
    <w:p w14:paraId="73E62A7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Sie hatte natürlich den Kopfhörer auf, um sicherzustellen, dass sie hörte, wenn es Gefahr im Luftraum gab.</w:t>
      </w:r>
    </w:p>
    <w:p w14:paraId="5FF8DF4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Nach gut einer Stunde Flugzeit gab sie in den Transponder einen Code ein, der das Flugzeug als Geschäftsflugzeug vom Typ </w:t>
      </w:r>
      <w:r w:rsidRPr="00944672">
        <w:rPr>
          <w:rFonts w:ascii="Arial" w:hAnsi="Arial" w:cs="Arial"/>
          <w:noProof/>
          <w:sz w:val="24"/>
          <w:szCs w:val="24"/>
        </w:rPr>
        <w:t>Global</w:t>
      </w:r>
      <w:r w:rsidRPr="00944672">
        <w:rPr>
          <w:rFonts w:ascii="Arial" w:hAnsi="Arial" w:cs="Arial"/>
          <w:sz w:val="24"/>
          <w:szCs w:val="24"/>
        </w:rPr>
        <w:t xml:space="preserve"> Express </w:t>
      </w:r>
      <w:r w:rsidRPr="00944672">
        <w:rPr>
          <w:rFonts w:ascii="Arial" w:hAnsi="Arial" w:cs="Arial"/>
          <w:noProof/>
          <w:sz w:val="24"/>
          <w:szCs w:val="24"/>
        </w:rPr>
        <w:t>XRS</w:t>
      </w:r>
      <w:r w:rsidRPr="00944672">
        <w:rPr>
          <w:rFonts w:ascii="Arial" w:hAnsi="Arial" w:cs="Arial"/>
          <w:sz w:val="24"/>
          <w:szCs w:val="24"/>
        </w:rPr>
        <w:t xml:space="preserve"> kennzeichnete. Die </w:t>
      </w:r>
      <w:r w:rsidRPr="00944672">
        <w:rPr>
          <w:rFonts w:ascii="Arial" w:hAnsi="Arial" w:cs="Arial"/>
          <w:noProof/>
          <w:sz w:val="24"/>
          <w:szCs w:val="24"/>
        </w:rPr>
        <w:t>Global</w:t>
      </w:r>
      <w:r w:rsidRPr="00944672">
        <w:rPr>
          <w:rFonts w:ascii="Arial" w:hAnsi="Arial" w:cs="Arial"/>
          <w:sz w:val="24"/>
          <w:szCs w:val="24"/>
        </w:rPr>
        <w:t xml:space="preserve"> Express XRS war inetwa gleich schnell wie die Boeing und als Geschäftsreisejet war die Route nicht ungewöhnlich. Geschäftsreisejets haben genau auf Strecken, wo keine Linienverbindung hinführt, ihre stärken. </w:t>
      </w:r>
    </w:p>
    <w:p w14:paraId="699A2D29"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Nach knapp zwei Stunden Flugzeit merkte sie, wie sich das Flugzeug in eine leichte Rechtskurve legte. Ein Blick aus dem Fenster bestätigte, dass Sie die charakteristische Bucht bei Kota Mandu überflogen, und der Computer daher beschlossen hatte, dass es Zeit sei, nach Südosten zu drehen.</w:t>
      </w:r>
    </w:p>
    <w:p w14:paraId="5AC36897"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Weitere 75 Minuten später, änderte der Autopilot die Flugrichtung und steuerte nun fast gerade nach Westen.</w:t>
      </w:r>
    </w:p>
    <w:p w14:paraId="15905BE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Jetzt wurde es Zeit, sich auf den zweiten schweren Teil vorzubereiten. Die Wasserung des Flugzeugs, ohne dabei selbst zu Schaden zu kommen.</w:t>
      </w:r>
    </w:p>
    <w:p w14:paraId="5E214CE2"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Yoon Na-Bi stand auf und räumte die Essensreste weg, damit diese bei der Landung nicht durch das Cockpit flogen. Sie nutze die Gunst der Stunde, ging auf Toilette, dann weckte sie Bakh Na-Gil mit einem Tritt gegen sein Bein.</w:t>
      </w:r>
    </w:p>
    <w:p w14:paraId="3E8F4FE5"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Als er aufschreckte, sagte sie ihm, dass er nun mit ins Cockpit kommen sollte.</w:t>
      </w:r>
    </w:p>
    <w:p w14:paraId="1AF8DD35"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584B0C00"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w:t>
      </w:r>
    </w:p>
    <w:p w14:paraId="52183C5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06D05F88"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p>
    <w:p w14:paraId="02ED8A2D"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p>
    <w:p w14:paraId="6DDA8270"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commentReference w:id="411"/>
      </w:r>
      <w:r w:rsidRPr="00944672">
        <w:rPr>
          <w:rFonts w:ascii="Arial" w:hAnsi="Arial" w:cs="Arial"/>
          <w:b/>
          <w:bCs/>
          <w:sz w:val="24"/>
          <w:szCs w:val="24"/>
        </w:rPr>
        <w:t>&gt;&gt;&gt; Nordkorea, Samstag, 22. Februar 2014, Marinewerft Sinpo &lt;&lt;&lt;</w:t>
      </w:r>
    </w:p>
    <w:p w14:paraId="72CAF55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Nach dem Unfall des Direktors hatte neue Direktor </w:t>
      </w:r>
      <w:r w:rsidRPr="00944672">
        <w:rPr>
          <w:rFonts w:ascii="Arial" w:hAnsi="Arial" w:cs="Arial"/>
          <w:noProof/>
          <w:sz w:val="24"/>
          <w:szCs w:val="24"/>
        </w:rPr>
        <w:t>Ri</w:t>
      </w:r>
      <w:r w:rsidRPr="00944672">
        <w:rPr>
          <w:rFonts w:ascii="Arial" w:hAnsi="Arial" w:cs="Arial"/>
          <w:sz w:val="24"/>
          <w:szCs w:val="24"/>
        </w:rPr>
        <w:t>, einen Anruf vom Operationsstab des Projektes Mujigage erhalten. Ihm wurde erklärt, dass das U-Boot für eine Bergungsaktion benötigt wurde und dass dafür eine vergrößerte Einstiegsluke benötigt werden würde. Das Problem war, dass nicht vorhergesagt werden konnte, wie viel Platz tatsächlich benötigt werden würde.</w:t>
      </w:r>
    </w:p>
    <w:p w14:paraId="6F3284F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Direktor </w:t>
      </w:r>
      <w:r w:rsidRPr="00944672">
        <w:rPr>
          <w:rFonts w:ascii="Arial" w:hAnsi="Arial" w:cs="Arial"/>
          <w:noProof/>
          <w:sz w:val="24"/>
          <w:szCs w:val="24"/>
        </w:rPr>
        <w:t>Ri</w:t>
      </w:r>
      <w:r w:rsidRPr="00944672">
        <w:rPr>
          <w:rFonts w:ascii="Arial" w:hAnsi="Arial" w:cs="Arial"/>
          <w:sz w:val="24"/>
          <w:szCs w:val="24"/>
        </w:rPr>
        <w:t>, hatte eine Idee, wie das Problem evtl. auch gelöst werden könnte.</w:t>
      </w:r>
    </w:p>
    <w:p w14:paraId="00249FED"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Der Rumpf für das zweite U-Boot war bereits in Arbeit, die Werft würde das U-Boot nicht komplett fertig bauen, sondern nur als tauchfähig bauen. Die Werft würde dadurch zwar das zweite Boot verlieren, aber der neue Rumpf könnte dann für den Transport genutzt werden.</w:t>
      </w:r>
    </w:p>
    <w:p w14:paraId="1817FBA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lastRenderedPageBreak/>
        <w:t>Das hätte den Vorteil, dass U-Boot eins zur Verteidigung genutzt werden könnte. U-Boot zwei wäre dann ein reines Transport-U-Boot, ohne Bewaffnung.</w:t>
      </w:r>
    </w:p>
    <w:p w14:paraId="6B1CE94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Um die Sicherheit zu gewährleisten, würde das Boot Nummer eins Begleitschutz fahren.</w:t>
      </w:r>
    </w:p>
    <w:p w14:paraId="4F2DAA21"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Dieser Vorschlag wurde vom Planungsteam bewertet und in die Planung integriert, da so einige weitere Problemstellungen gelöst werden konnten.</w:t>
      </w:r>
    </w:p>
    <w:p w14:paraId="25E48A88"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4BA35561"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 xml:space="preserve">*** </w:t>
      </w:r>
    </w:p>
    <w:p w14:paraId="540F392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670FD7D1"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Am 22. Februar liefen die Planungsfäden zusammen und auf dem Werftgelände lag der Frachter ‚Hom Doummal II‘ am Ausrüstungspier.</w:t>
      </w:r>
    </w:p>
    <w:p w14:paraId="65D7608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Die ‚Hom Doummal II‘ war ein Schwesterschiff der ‚Jie Shun‘. Die ‚Jie Shun‘ war 1986 vom Stapel gelaufen, die Hom Doummal II war 1987 fertiggestellt worden, und im Gegensatz zu ihrer Schwester wurde sie nur für offizielle Fahrten eingesetzt. </w:t>
      </w:r>
    </w:p>
    <w:p w14:paraId="129F726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Die ‚Jie Shun‘ fuhr unter der Flagge Kambotschas und fuhr auf den Weltmeeren, um das Wirtschaftsembargo zu umgehen.</w:t>
      </w:r>
    </w:p>
    <w:p w14:paraId="09F41B28"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Die ‚Hom Doummal II‘ jedoch, wurde nur für Fahrten eingesetzt, um Lebensmittel zu transportieren, oder aber um Forschungsfahrten zu unternehmen. Der UN war dieses Schiff bekannt, und es wurde daher auch immer mal wieder überwacht.</w:t>
      </w:r>
    </w:p>
    <w:p w14:paraId="74C2832D"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Der UN wurde gemeldet, dass die ‚Hom Doummal II“ für eine Forschungsreise ausgerüstet werden würde. Da die Route auch zur Insel Krakatau führen würde, würde das Schiff mit einem provisorischen Lastenkran ausgerüstet werden.</w:t>
      </w:r>
    </w:p>
    <w:p w14:paraId="652F57A5"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Ein 25 Tonnen </w:t>
      </w:r>
      <w:r w:rsidRPr="00944672">
        <w:rPr>
          <w:rFonts w:ascii="Arial" w:hAnsi="Arial" w:cs="Arial"/>
          <w:noProof/>
          <w:sz w:val="24"/>
          <w:szCs w:val="24"/>
        </w:rPr>
        <w:t>XCMG</w:t>
      </w:r>
      <w:r w:rsidRPr="00944672">
        <w:rPr>
          <w:rFonts w:ascii="Arial" w:hAnsi="Arial" w:cs="Arial"/>
          <w:sz w:val="24"/>
          <w:szCs w:val="24"/>
        </w:rPr>
        <w:t xml:space="preserve"> Lkw-Kran wurde am Bug des Schiffes verschweißt und mit einem Spritzschutz, gegen das Meerwasser, versehen. Durch diese Installation war der Kran zwar nur eingeschränkt einsatzfähig, andererseits hatte der Kran einen 48,5 Meter Ausleger und er sollte in erster Linie nur für den Einsatz bei Forschungen genutzt werden.</w:t>
      </w:r>
    </w:p>
    <w:p w14:paraId="64425059"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Der Vorteil der Umbautätigkeiten im Hafenbecken lag darin, dass die Analysten den Satellitenbildern weniger Aufmerksamkeit schenkten, und die beiden U-Boote konnten im Schutz der Umbaumaßnahmen und der Nacht ins offene Meer verschwinden.</w:t>
      </w:r>
    </w:p>
    <w:p w14:paraId="5F11466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 Am Sonntagabend war das Schiff umgebaut und hatte zusätzlich extra Treibstoff für die U-Boote zum Nachbunkern geladen.</w:t>
      </w:r>
    </w:p>
    <w:p w14:paraId="34C63EE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Ab 20:30 Uhr kamen die Expeditionsteilnehmer an Bord, bezogen die zugewiesenen Kabinen und machten sich daran, zu prüfen, ob die Ausrüstung vollständig war.</w:t>
      </w:r>
    </w:p>
    <w:p w14:paraId="3468C059"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Um 22:30 Uhr kam dann der zweite Teil der Reisegesellschaft an Bord. 20 Soldaten bezogen die extra eingebauten Mannschaftskabinen im ersten Laderaum.</w:t>
      </w:r>
    </w:p>
    <w:p w14:paraId="31A7DD4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Der erste Laderaum war zu einer Sammelunterkunft und einer Werkstatt umgebaut worden. Auch für die Forscher war ein großer Arbeitsraum, als Lager und Labor, eingerichtet.</w:t>
      </w:r>
    </w:p>
    <w:p w14:paraId="0FE13A4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lastRenderedPageBreak/>
        <w:t>Nachdem die Soldaten ihre Ausrüstung überprüft hatten, meldeten sie ihre Marschbereitschaft und nahmen Quartier.</w:t>
      </w:r>
    </w:p>
    <w:p w14:paraId="4E845EF9"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Am Montagmorgen um 00:30 Uhr wurden die Leinen gelöst und die ‚Hom Doummal II‘ verließ den Hafen in Richtung Südpazifik.</w:t>
      </w:r>
    </w:p>
    <w:p w14:paraId="473C595D"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713D15A1"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w:t>
      </w:r>
    </w:p>
    <w:p w14:paraId="4F73C151"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26CC15C5"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commentReference w:id="412"/>
      </w:r>
      <w:r w:rsidRPr="00944672">
        <w:rPr>
          <w:rFonts w:ascii="Arial" w:hAnsi="Arial" w:cs="Arial"/>
          <w:b/>
          <w:bCs/>
          <w:sz w:val="24"/>
          <w:szCs w:val="24"/>
        </w:rPr>
        <w:t>&gt;&gt;&gt; 07. und 08. März 2014, im Südpazifik, bei Hohotobei, Republik Palau &lt;&lt;&lt;</w:t>
      </w:r>
    </w:p>
    <w:p w14:paraId="7E6BFC22"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Immer wieder werden auf den Seekarten Phantominseln verzeichnet. Dies rührt zum Teil noch aus den Zeiten, als die Meere noch Neuland waren und Inseln, oder das was dafür gehalten wurde, auf den Seekarten verzeichnet wurden. Es gibt aber auch die Variante, dass Inseln nicht auf allen Seekarten verzeichnet sind. </w:t>
      </w:r>
    </w:p>
    <w:p w14:paraId="0FB48ED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Ein Beispiel für eine solche, umstrittene Insel, ist das ‚Transit-Riff‘, dass zum Staat Hatohobei, in der Republik Palau liegt.</w:t>
      </w:r>
    </w:p>
    <w:p w14:paraId="1CD812D7"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Hatohobei oder Tobi ist ein administrativer Staat, d. h. ein Verwaltungsgebiet, von Palau. Das aus einer Insel und einem Atoll bestehende Verwaltungsgebiet hat eine Landfläche von nur 3 km² und insgesamt 25 Einwohner. </w:t>
      </w:r>
    </w:p>
    <w:p w14:paraId="285781F2"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Bei Forschungsarbeiten hatten die Nordkoreaner festgestellt, dass der unterseeische Bergkamm, der sich rund 55 Kilometer Nordnordost von Tobi Island befindet, bei speziellen Tide-Konstellationen dicht unter der Wasseroberfläche ist. Hierdurch bildet sich für kurze Zeit ein Riff. Zu diesem Riff war die ‚Hom Doummal II‘ unterwegs, um dieses Phänomen zu erforschen.</w:t>
      </w:r>
    </w:p>
    <w:p w14:paraId="4020F176"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Zusätzlich sollte dieses Riff auch als Landeplatz für die Boeing genutzt werden. Der Meeresboden fällt neben dem Bergkamm tief ab, so das das Flugzeug auch aus dem Weltraum nicht mehr geortet werden kann. Wenn überhaupt, dann würde nur ein Zufallsfund zur Entdeckung führen, diese Wahrscheinlichkeit ist aber sehr gering, daher wurde dieser Platz ausgewählt.</w:t>
      </w:r>
    </w:p>
    <w:p w14:paraId="4ADC1FD2"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 Die einzige Variable, die nicht zu bestimmen war, war, ob die Maschine übernommen werden konnte.</w:t>
      </w:r>
    </w:p>
    <w:p w14:paraId="79BDA0F7"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Da bei der Planung davon ausgegangen wurde, dass das Gelingen würde, wurden die entsprechenden vorbereitenden Arbeiten aufgenommen.</w:t>
      </w:r>
    </w:p>
    <w:p w14:paraId="7AD51039"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Die zweite Variable war die Sichtweite: Auf See beträgt die durchschnittliche Sichtweite aus 3m Höhe, ungefähr 6,1 Kilometer. Tobi Island ist an der höchsten Stelle rund 3 m über Meeresspiegel, dann beträgt sie sichtweit auf Augenhöhe maximal 8 km. Die Aktivitäten am Riff wären von Tobi aus also nicht zu sehen.</w:t>
      </w:r>
    </w:p>
    <w:p w14:paraId="5ADC5B82"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Anders ist es mit dem anfliegenden Flugzeug, vom Boden kann man bei guter Sicht Flugzeuge in 10 Kilometer Höhe erkennen. Hier kam aber die Varianz dazu, dass die Boeing nicht über Tobi Island anfliegen würde, also maximal in der diagonalen zu sehen </w:t>
      </w:r>
      <w:r w:rsidRPr="00944672">
        <w:rPr>
          <w:rFonts w:ascii="Arial" w:hAnsi="Arial" w:cs="Arial"/>
          <w:sz w:val="24"/>
          <w:szCs w:val="24"/>
        </w:rPr>
        <w:lastRenderedPageBreak/>
        <w:t xml:space="preserve">sein würde und, dass die Boeing im Sinkflug war, und damit jede Minute schlechter zu sehen sein würde. </w:t>
      </w:r>
    </w:p>
    <w:p w14:paraId="52AF6D5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Mit diesen Überlegungen wurde das Risiko, der Entdeckung als marginal, eingestuft. Anders würde es sich mit vorbeifahrenden Schiffen verhalten, diese wären eine potenzielle Gefahr. Andererseits lagen die Inseln nicht auf den normalen Fahrtwegen der Frachtschiffe. Im Notfall müsste das U-Boot ein Schiff versenken.</w:t>
      </w:r>
    </w:p>
    <w:p w14:paraId="2F0321D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Am Freitag, den 07. März am Morgen erreichte die ‚Hom Doummal II‘ das Geister-Riff. Es wurden Schaumkronen erkannt, die darauf hindeuteten, dass sich dort ein Riff befinden würde. Der Kapitän steuerte langsam auf das Gebiet zu, und ankerte in respektablen Abstand, da er die Wassertiefe nicht einschätzen konnte.</w:t>
      </w:r>
    </w:p>
    <w:p w14:paraId="2634F5A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Die Kampfschwimmer machten sich bereit, das Meer zu erkunden, und die Forscher freuten sich auf die ersten Wasserproben.</w:t>
      </w:r>
    </w:p>
    <w:p w14:paraId="58C1511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Nach zwei Stunden gaben die Kampfschwimmer das Meer frei, und Forscher und Militärs machten sich an ihre Aufgaben.</w:t>
      </w:r>
    </w:p>
    <w:p w14:paraId="0B502956"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Mit Schlauchbooten erkundeten die Kampfschwimmer, wo das Flugzeug am besten landen sollte, bzw. zum Stillstandkommen sollte.</w:t>
      </w:r>
    </w:p>
    <w:p w14:paraId="1D4E7D25"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Als gegen 18:29 Ortszeit die Sonne unterging, kehrte vorübergehend Ruhe ein. Die Forscher begannen, die genommenen Proben zu untersuchen.</w:t>
      </w:r>
    </w:p>
    <w:p w14:paraId="6723B10E"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Die Kampfschwimmer bereiteten die Positionen vor, an denen Signale im Meer platziert werden sollten, um eine optische Hilfe, für eine Landebahn, zu erstellen.</w:t>
      </w:r>
    </w:p>
    <w:p w14:paraId="5F4C644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Ob alles so lief wie geplant, würden sie erst in der Nacht erfahren.</w:t>
      </w:r>
    </w:p>
    <w:p w14:paraId="10AF5A0D"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 </w:t>
      </w:r>
    </w:p>
    <w:p w14:paraId="321E53EE"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 </w:t>
      </w:r>
    </w:p>
    <w:p w14:paraId="50869592"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5624E026"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commentReference w:id="413"/>
      </w:r>
      <w:r w:rsidRPr="00944672">
        <w:rPr>
          <w:rFonts w:ascii="Arial" w:hAnsi="Arial" w:cs="Arial"/>
          <w:sz w:val="24"/>
          <w:szCs w:val="24"/>
        </w:rPr>
        <w:t xml:space="preserve">&gt;&gt;&gt; </w:t>
      </w:r>
      <w:r w:rsidRPr="00944672">
        <w:rPr>
          <w:rFonts w:ascii="Arial" w:hAnsi="Arial" w:cs="Arial"/>
          <w:b/>
          <w:bCs/>
          <w:sz w:val="24"/>
          <w:szCs w:val="24"/>
        </w:rPr>
        <w:t>Samstag, 08. März 2014, 05:30 Uhr, Landeanflug im Pazifischen Ozean</w:t>
      </w:r>
      <w:r w:rsidRPr="00944672">
        <w:rPr>
          <w:rFonts w:ascii="Arial" w:hAnsi="Arial" w:cs="Arial"/>
          <w:sz w:val="24"/>
          <w:szCs w:val="24"/>
        </w:rPr>
        <w:t xml:space="preserve"> &lt;&lt;&lt;</w:t>
      </w:r>
      <w:r w:rsidRPr="00944672">
        <w:rPr>
          <w:rFonts w:ascii="Arial" w:hAnsi="Arial" w:cs="Arial"/>
          <w:sz w:val="24"/>
          <w:szCs w:val="24"/>
        </w:rPr>
        <w:br/>
        <w:t>Für die Landung auf dem Wasser gibt es Standardprozeduren. Piloten werden in Flugsimulatoren so geschult, dass sie in einer Notlage auch auf dem Wasser, sei es ein See oder das offene Meer, landen können.</w:t>
      </w:r>
    </w:p>
    <w:p w14:paraId="5FB7F109"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Das Verfahren kann man in den, an Bord vorhandenen Handbüchern, als Checkliste nachvollziehen.</w:t>
      </w:r>
    </w:p>
    <w:p w14:paraId="2EA6E14E"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In der Vorbereitung auf ihren Einsatz hatte sich Yoon Na-Bi mit den gängigen Verfahren zur Notwasserung vertraut gemacht, und war sie auf die bevorstehende Landung, theoretisch, vorbereitet.</w:t>
      </w:r>
    </w:p>
    <w:p w14:paraId="531E2A8D"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Kein Pilot landet freiwillig im Wasser, und deswegen sind die Schulungen im Flugsimulator von existenzieller Bedeutung für die Sicherheit der Passagiere.</w:t>
      </w:r>
    </w:p>
    <w:p w14:paraId="47534C6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In der Luftfahrt wird nach IFR und VFR unterschieden: IFR steht als Abkürzung für Instrumentenflug und VFR steht als Abkürzung für Sichtflug.</w:t>
      </w:r>
    </w:p>
    <w:p w14:paraId="61A7A5F9"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lastRenderedPageBreak/>
        <w:t>Beim Standard-Landeanflugverfahren für Linienflüge, das nach IFR Bedingungen erfolgt, kommuniziert der Pilot während des Anfluges mit dem Tower, der ihm Anweisungen für die Landung gibt.</w:t>
      </w:r>
    </w:p>
    <w:p w14:paraId="77971A05"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Piloten, die nach Sichtflugregeln fliegen, führen auf unkontrollierten Flugplätzen den Landeanflug in eigener Verantwortung durch. </w:t>
      </w:r>
    </w:p>
    <w:p w14:paraId="7ACE267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Die Landung auf dem Wasser, ist eine Landung auf einem unkontrollierten Flugplatz. Allerdings wartete an dieser Landestelle ein Schiff, das bei der Bergung helfen sollte. </w:t>
      </w:r>
    </w:p>
    <w:p w14:paraId="51A70F7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Yoon Na-Bi nahm Kontakt mit dem Schiff vor Ort auf: „Flug Dogsoli 8314 an Amcho Airport. Bitte Kommen.“ „Willkommen Dogsoli 8314, Amcho Tower hört.“ „Wir sind jetzt im Anflug. Bitte um Informationen.“</w:t>
      </w:r>
    </w:p>
    <w:p w14:paraId="1109B096"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Der Tower von Amcho Airport, war die Feuerleitstelle des nordkoreanischen U-Bootes der Sinpo-Klasse und Amcho bedeutet ‚Riff‘ auf Koreanisch. Sollte aber durch Zufall jemand auf dieser Frequenz zuhören, würde es nach einem normalen Gespräch zwischen Tower und anfliegendem Flugzeug klingen. Daher wurden jetzt auch die Wetterdaten wie Luftdruck und Windverhältnisse übermittelt.</w:t>
      </w:r>
    </w:p>
    <w:p w14:paraId="3BC8283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In der Anflugphase wird das Flugzeug aus dem Sinkflug heraus auf die Landung vorbereitet. Anhand von Anflugkarten und den Informationen der Anflugkontrolle des Flughafens wird spätestens jetzt das Anflugverfahren festgelegt: entweder nach Instrumentenflugregeln (IFR) oder nach Sichtflugregeln (VFR). Von der Anflugkontrolle kann eine Abweichung von den dokumentierten Anflugverfahren und -strecken bestimmt werden. </w:t>
      </w:r>
    </w:p>
    <w:p w14:paraId="08BC530D"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Der Amcho Tower meldete daher: „Dogsoli 8314, VFR-Anflug, Einflug in die Platzrunde nach eigenem ermessen.“ „Dogsoli 8314.“ war die Bestätigung.</w:t>
      </w:r>
    </w:p>
    <w:p w14:paraId="3BCAD79D"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Yoon Na-Bi ging auf 1.500 Fuß Flughöhe und flog rechts an der vorgesehenen Landestelle vorbei. Da sie links im Sitz des Piloten saß, musste sie rechts vorbeifliegen, damit sie aus dem Fenster sehen konnte, um so die Landeverhältnisse einschätzen zu können.</w:t>
      </w:r>
    </w:p>
    <w:p w14:paraId="6FBE7D38"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79D6CFB7"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 xml:space="preserve">*** </w:t>
      </w:r>
    </w:p>
    <w:p w14:paraId="40EBA1C8"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2AAA4AB4"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Bei Flugzeugen stellen Notwasserungen ein sehr riskantes Manöver dar, da sich die Wasseroberfläche bei typischen Landegeschwindigkeiten von Strahlverkehrsflugzeugen (ca. 250 km/h) sehr hart verhält und die Tragwerks- und Rumpfstruktur nicht für direktes Aufsetzen auf einer Oberfläche ausgelegt sind.</w:t>
      </w:r>
    </w:p>
    <w:p w14:paraId="62009515"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Das zweite Problem ergibt sich aus den Triebwerken, die unterhalb der Tragflächen angebracht sind.</w:t>
      </w:r>
    </w:p>
    <w:p w14:paraId="4B644196"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Sobald das Triebwerk in das Wasser eintaucht, wirkt es wie eine Bremse, und der vordere Flugzeugteil wird durch die Bremswirkung nach vorn und nach unten </w:t>
      </w:r>
      <w:r w:rsidRPr="00944672">
        <w:rPr>
          <w:rFonts w:ascii="Arial" w:hAnsi="Arial" w:cs="Arial"/>
          <w:sz w:val="24"/>
          <w:szCs w:val="24"/>
        </w:rPr>
        <w:lastRenderedPageBreak/>
        <w:t>geschleudert. Es ist daher leichter, ein Flugzeug mit kleinen Triebwerken teil in Wasser zu landen, als ein Flugzeug mit großen Triebwerken.</w:t>
      </w:r>
    </w:p>
    <w:p w14:paraId="6034F41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Ein weiterer Gefahrenpunkt ist, dass die Triebwerke durch die Gewalteinwirkung der Wasserbremse, von den Tragflächen abgerissen werden. Hierdurch können größere strukturelle Schäden an den Tragflächen und am Rumpf auftreten, die das Flugzeug sofort zerbrechen lassen.</w:t>
      </w:r>
    </w:p>
    <w:p w14:paraId="6A8576C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Die Boeing 777-200 ER mit dem Luftkennzeichen 9</w:t>
      </w:r>
      <w:r w:rsidRPr="00944672">
        <w:rPr>
          <w:rFonts w:ascii="Arial" w:hAnsi="Arial" w:cs="Arial"/>
          <w:noProof/>
          <w:sz w:val="24"/>
          <w:szCs w:val="24"/>
        </w:rPr>
        <w:t>M</w:t>
      </w:r>
      <w:r w:rsidRPr="00944672">
        <w:rPr>
          <w:rFonts w:ascii="Arial" w:hAnsi="Arial" w:cs="Arial"/>
          <w:sz w:val="24"/>
          <w:szCs w:val="24"/>
        </w:rPr>
        <w:t>-MRO und der Flugnummer MH370, war mit zwei Rolls-Royce Trent 892 Triebwerken ausgestattet.</w:t>
      </w:r>
    </w:p>
    <w:p w14:paraId="1D2A1792"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Jedes der Rolls-Royce Trent 892 Triebwerke wiegt 5.942 kg, ist 4,369 Meter lang und der Fan in dem Triebwerk hat einen Durchmesser von 2,974 Metern.</w:t>
      </w:r>
    </w:p>
    <w:p w14:paraId="72D6F1C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Beim Eintritt in das Wasser werden also bildlich gesprochen, zwei Dreimeter hohe Bremsklötze mit einer Geschwindigkeit von ca. 210 bis 250 km/h ins Wasser geschmissen, und Bremsen das Flugzeug in kürzester Zeit ab.</w:t>
      </w:r>
    </w:p>
    <w:p w14:paraId="3B05A8BF"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Würde ein Flugzeug an Land ohne Fahrwerk landen, würde es rutschen, bis die Gesetze der Physik es zum Stehen bringen.</w:t>
      </w:r>
    </w:p>
    <w:p w14:paraId="6327783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Wasser erzeugt jedoch eine Bremswirkung und so kann das Flugzeug nicht gemächlich langsamer werden, sondern das Wasser wirkt ab dem Augenblick des Eintretens mit einer permanenten Bremswirkung.</w:t>
      </w:r>
    </w:p>
    <w:p w14:paraId="7C3C6F42"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Bei der Notwasserung ist es also von imminenter Wichtigkeit, dass das Flugzeug gerade, im Verhältnis zum Wasser, zur Landung ansetzt. Würde zum Beispiel eine Tragfläche das Wasser berühren, würde das wie ein Anker wirken und das Flugzeug würde sich in Richtung dieser Tragfläche drehen.</w:t>
      </w:r>
    </w:p>
    <w:p w14:paraId="35853289"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51F0797A"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w:t>
      </w:r>
    </w:p>
    <w:p w14:paraId="117110A5"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 </w:t>
      </w:r>
    </w:p>
    <w:p w14:paraId="39983CD2"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All diese Gedanken gingen Yoon Na-Bi durch den Kopf, als sie nach der Runde um den vorgesehenen Landebereich erneut zum Anflug ansetzte.</w:t>
      </w:r>
    </w:p>
    <w:p w14:paraId="2062049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Es gibt zwei Überlegungen für die Notwasserung: Entweder so langsam wie möglich anfliegen und dafür die Landeklappen voll ausfahren, oder ohne Landklappen und mit etwas höherer Geschwindigkeit aufsetzen.</w:t>
      </w:r>
    </w:p>
    <w:p w14:paraId="6B5675C2"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Yoon Na-Bi entschied sich für die zweite Variante. Kurz vor der Landemarkierung nahm sie das Gas ganz weg, um einen Gleitflug zu haben, dann zog sie die Flugzeugnase nach oben, damit das Heck als Erstes das Wasser berührte und so den Bremsvorgang einleiten würde.</w:t>
      </w:r>
    </w:p>
    <w:p w14:paraId="6EF08511"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Be der Planung der Wasserung, hatte es Diskussionen um die Beschaffenheit des Wassers gegeben. Trifft man das Wasser in einem zu flachen Winkel, könnte sich das Wassern verzögern, da man im ersten Moment von der Wasseroberfläche abprallt. Um das zu vermeiden, wird die Nase auch hochgezogen. Zusätzlich hatten die Kampfschwimmer aber noch kleine Wasserbomben gesetzt. Diese wurden jetzt gezündet </w:t>
      </w:r>
      <w:r w:rsidRPr="00944672">
        <w:rPr>
          <w:rFonts w:ascii="Arial" w:hAnsi="Arial" w:cs="Arial"/>
          <w:sz w:val="24"/>
          <w:szCs w:val="24"/>
        </w:rPr>
        <w:lastRenderedPageBreak/>
        <w:t>und das Wasser dadurch verwirbelt. Tatsächlich hatte das zur Folge, dass die Bremswirkung beim Eintauchen der Triebwerke nicht so stark wahr, wie erwartet.</w:t>
      </w:r>
    </w:p>
    <w:p w14:paraId="1C2DC51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Trotzdem wurden Yoon Na-Bi und Bakh Na-Gil heftig in die Sitze gedrückt und gleichzeitig war das Geräusch von berstendem Metall zu hören.</w:t>
      </w:r>
    </w:p>
    <w:p w14:paraId="22EF4DE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Dann kam das Flugzeug zur Ruhe und schwamm auf dem Wasser des Pazifischen Ozeans.</w:t>
      </w:r>
    </w:p>
    <w:p w14:paraId="518BD65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7CAA3EB0"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 xml:space="preserve">*** </w:t>
      </w:r>
    </w:p>
    <w:p w14:paraId="2A33CE8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20874D7D"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commentReference w:id="414"/>
      </w:r>
      <w:r w:rsidRPr="00944672">
        <w:rPr>
          <w:rFonts w:ascii="Arial" w:hAnsi="Arial" w:cs="Arial"/>
          <w:sz w:val="24"/>
          <w:szCs w:val="24"/>
        </w:rPr>
        <w:t xml:space="preserve">&gt;&gt;&gt; </w:t>
      </w:r>
      <w:r w:rsidRPr="00944672">
        <w:rPr>
          <w:rFonts w:ascii="Arial" w:hAnsi="Arial" w:cs="Arial"/>
          <w:b/>
          <w:bCs/>
          <w:sz w:val="24"/>
          <w:szCs w:val="24"/>
        </w:rPr>
        <w:t>Samstag, 08. März 2014, 06:05 Uhr, Bergung im Pazifischen Ozean</w:t>
      </w:r>
      <w:r w:rsidRPr="00944672">
        <w:rPr>
          <w:rFonts w:ascii="Arial" w:hAnsi="Arial" w:cs="Arial"/>
          <w:sz w:val="24"/>
          <w:szCs w:val="24"/>
        </w:rPr>
        <w:t xml:space="preserve"> &lt;&lt;&lt;</w:t>
      </w:r>
    </w:p>
    <w:p w14:paraId="01B48796"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Direkt nach der Landung fuhren die Kampfschwimmer mit ihren Schlauchbooten dem Flugzeug hinterher.</w:t>
      </w:r>
    </w:p>
    <w:p w14:paraId="05C22A7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Alle gingen davon aus, dass das Flugzeug, bei nur einer geöffneter Kabinentür, die Tür durch die die Piloten das Flugzeug verlassen würden, mindestens 30 Minuten schwimmfähig wäre. Alle hatten sich die Notlandung von Flug US-Airways 1549, vom 15. Januar 2009, mehrmals im Internet angesehen und darauf ihre Zeiten kalkuliert.</w:t>
      </w:r>
    </w:p>
    <w:p w14:paraId="04E2ACD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Selbstverständlich wurde dabei berücksichtigt, dass zum Einen, sie hier im offenen Meer waren, und durch die Wellenbewegung das Flugzeug unruhiger werden würde und zum Anderen, dass sie eine Ladeluke unterhalb der Wasserlinie öffnen würden, womit automatisch viel Wasser eindringen würde.</w:t>
      </w:r>
    </w:p>
    <w:p w14:paraId="070E37CD"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Als provisorischen Ausgleich, würden sie jeweils zwei lange Schläuche unter den Tragflächen durchführen, die aufgeblasen für zusätzlichen Auftrieb sorgen sollten.</w:t>
      </w:r>
    </w:p>
    <w:p w14:paraId="477F6D6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Sobald diese Schläuche das Flugzeug unterstützen, würden Sie die Frachtluke aufsprengen.</w:t>
      </w:r>
    </w:p>
    <w:p w14:paraId="7E9592C6"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4B2CC2F2"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w:t>
      </w:r>
    </w:p>
    <w:p w14:paraId="0F3F921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 </w:t>
      </w:r>
    </w:p>
    <w:p w14:paraId="14D3229E"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Als das Flugzeug zur Ruhe gekommen war, und Yoon Na-Bi und Bakh Na-Gil die vordere Tür geöffnet hatten, gingen die Taucher ans Werk. Sie hatten den Vorgang geübt, und nach 5 Minuten liefen die Druckluftgeneratoren an, die Schläuche füllten sich mit Luft und das Flugzeug wurde wieder stabiler.</w:t>
      </w:r>
    </w:p>
    <w:p w14:paraId="02E3C0B9"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Zeitgleich hatte sich die ‚Hom Doummal II‘ wieder in Bewegung gesetzt, und pirschte sich in langsamer Fahrt in Richtung Flugzeugnase. Der am Bug befestigte Kran, wurde Bug voraus geschwenkt, und sollte den Tauchern bei der Arbeit helfen.</w:t>
      </w:r>
    </w:p>
    <w:p w14:paraId="76652AF5"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222DEA3A"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w:t>
      </w:r>
    </w:p>
    <w:p w14:paraId="567F68C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70E416A6"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Jetzt trennten sich die Gruppen: Zwei Gruppen fuhren zur vorderen Frachtluke, und eine Gruppe fuhr mit dem Schlauchboot die Landestrecke ab, um Trümmer zu bergen.</w:t>
      </w:r>
    </w:p>
    <w:p w14:paraId="7945D58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lastRenderedPageBreak/>
        <w:t>Sie fanden ein abgerissenes Querruder, welches sie einsammelten und zum Schiff brachten. Als sie anschließend langsam um das Flugzeug fuhren, konnten sie noch weitere Teile einsammeln, die auch zum Basisschiff gebracht wurden. Alles in allem brachten Sie 25 Teile in verschiedenen Größen zum Basisschiff.</w:t>
      </w:r>
    </w:p>
    <w:p w14:paraId="071D027F"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7EF57802"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w:t>
      </w:r>
    </w:p>
    <w:p w14:paraId="2A09D592"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56530ACB"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Währenddessen waren zwei Taucher zur vorderen Frachtluke getaucht und versuchten diese, mit der normalen Hydraulik zu öffnen, was aber nicht möglich war. Es war auch keine Zeit zu prüfen, ob die Tür nur irgendwo verhakt war, oder ob Sie sich durch den Aufprall verzogen hatte.</w:t>
      </w:r>
    </w:p>
    <w:p w14:paraId="4AD1F5E5"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Wie überall auf der Welt, hatten auch die Kampftaucher ihre Spezialisten. Der Fachmann für Sprengsätze schwamm zum Flugzeug herüber und untersuchte die Frachtluke. Die Frachtluke ist 67 cm hoch und 106 cm breit. Der Verschlussmechanismus ist so erdacht, dass unten an der Tür, zentriert der Öffnungsmechanismus angebracht ist und am oberen Ende ist die Luke an zwei Scharnieren mit dem Rumpf verbunden. </w:t>
      </w:r>
    </w:p>
    <w:p w14:paraId="73D33E76"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Stet das Flugzeug am Flughafen, so fährt ein Mitarbeiter die Ladebühne an das Flugzeug heran, betätigt den Öffnungsmechanismus und die Tür schwingt nach außen auf. Nach der Notwasserung ergab sich jedoch die Situation, dass das Wasser von außen gegen die Ladeluke drückte, und sich die Tür nicht öffnen ließ.</w:t>
      </w:r>
    </w:p>
    <w:p w14:paraId="0A1020C4"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Um die Tür zu öffnen, war jetzt vorgesehen, dass jeweils auf den oberen Scharnieren und auf dem mittleren Schloss unten, eine Sprengladung angebracht wird. Geplant war das die Ladungen gleichzeitig zu und sich die Ladeluke dadurch vom Flugzeug löst.</w:t>
      </w:r>
    </w:p>
    <w:p w14:paraId="27C5C843"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In dem Augenblick, in dem die Luke geöffnet werden würde, würde das Wasser aber auch in den Frachtraum hineinströmen. Diese spontane Gewichtszunahme vorne, würde dazu führen, dass das Flugzeug von über ins Meer eintaucht und versinkt.</w:t>
      </w:r>
    </w:p>
    <w:p w14:paraId="69A069A2"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Bei der Planung in Nordkorea, wurde viel gerechnet und ausprobiert, und an einem Proberumpf auch die Sprengung, und das Wasser eindringen, simuliert. Alle Berechnungen gingen davon aus, dass maximal 5-7 Minuten Zeit blieben, bis das Flugzeug versinken würde.</w:t>
      </w:r>
    </w:p>
    <w:p w14:paraId="4A016E00"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Dadurch, dass das Flugzeug nach vorne versinken würde, entsteht noch eine zweite Gefahr. Die Frachtpaletten könnten, da sich der Winkel schnell verändert, sich aus der Verankerung lösen, und nach vorne rutschen.</w:t>
      </w:r>
    </w:p>
    <w:p w14:paraId="33E5E365"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Für die Kampfschwimmer bedeutete dies, sobald die Luke entfernt war, mussten zwei von ihnen vor den ersten Frachtcontainern provisorische Bremse anbringen. Hierfür wurden vier Teleskopstangen mitgeführt, diese sollten zwischen Boden und Decke gespannt werden und so dafür sorgen, dass ein Zeitgewinn von 30-45 Sekunden entsteht.</w:t>
      </w:r>
    </w:p>
    <w:p w14:paraId="15517B07"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lastRenderedPageBreak/>
        <w:t>Eine zweite Gruppe Kampfschwimmer, sollte sich um die Palette mit den Dahlbuschbomben kümmern, d.h. die Bremsen lösen ein Karabiner anbringen und durch den Kran herausziehen lassen.</w:t>
      </w:r>
    </w:p>
    <w:p w14:paraId="71E96D25"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Für diese Arbeit wurden 3 Minuten kalkuliert. Sobald die erste Palette entfernt wäre, hätten die nächsten Kampfschwimmer Bewegungsfreiheit, um an die vorne untergebrachte Zielpalette heranzukommen. Auch hier mussten die Bremsen gelöst werden und dann sollte die Palette ein Stück nach hinten gezogen werden, damit sie von der Tür aus erreichbar ist.</w:t>
      </w:r>
    </w:p>
    <w:p w14:paraId="230D07B9"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Die Unwägbarkeiten hierbei ist, dass das Flugzeug schon mit Wasser verläuft und dadurch eventuell schon eine Neigung der Flugzeugnase stattfinden wird.</w:t>
      </w:r>
    </w:p>
    <w:p w14:paraId="45EE119C"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Bakh Na-Gil, der selber Springexperte ist, gab dem Kommandanten der Kampfschwimmer ein Handzeichen, dass er kurz mit ihm sprechen wollte. Das Schlauchboot mit dem Kommandanten fuhr zur vorderen Tür. „Was gibt es?“ Fragte der Kommandant „bei der vorderen Palette, ist auf beiden Seiten jeweils ein Durchgang, wir haben diese beiden Durchgänge genutzt, um nach vorne weiterzukommen. Die vordere Luke ist verschlossen aber eventuell könnt ihr durch die Öffnungen die Palette nach vorne schieben.“ „Vielen Dank für die Informationen!“ Rief der Kommandant nach oben, und dann gab er kurz ein Zeichen an seine Leute, für eine kurze Besprechung. Die eben erhaltene Information wurde sofort an das Team weitergegeben, damit im Laderaum agiert werden konnte.</w:t>
      </w:r>
    </w:p>
    <w:p w14:paraId="5926598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In der Zwischenzeit meldete der Sprengmeister, dass die Ladungen angebracht sind und er bereit sei. Ein Blick zum Frachtschiff zeigte, dass dieses noch nicht nah genug herangekommen war, und so warteten alle noch ein paar Minuten. Als der Schiffsbug bis auf 20 m an das Flugzeug herangekommen war, wurde der Ausleger des Kranes so positioniert, dass der Kranhaken dicht bei der Frachttür war. Als alles soweit vorbereitet war, gab der Kommandant das Zeichen zur Sprengung, und oben auf der Brücke, sowie neben dem Kran an der Reling, wurden die Zeiten genommen, um zu wissen wie viel Zeit noch verbleiben würde.</w:t>
      </w:r>
    </w:p>
    <w:p w14:paraId="2F445672"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Die Sprengung wurde ausgelöst, und die Frachttür löste sich ein wenig vom Rumpf, fiel aber nicht herunter. Auch diese Situation war von den Kampfschwimmern bereits geübt worden, und so schwammen zwei Mann mit Brecheisen bewaffnet zu Luke, um diese vom Rumpf zu lösen.</w:t>
      </w:r>
    </w:p>
    <w:p w14:paraId="6BB5302C"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Die beiden setzten ihre Brecheisen an, schauten sich kurz an, nickten und versuchten die Luke zu entfernen. Die Luke hatte sich aber leicht verzogen, und so öffnete sie sich auf der einen Seite eher, wodurch es zu einem Unfall kam. Die rechte Seite der Luke schwang auf und drehte sich nach unten. Hierdurch entstand auf der linken Seite kurz ein Druck auf dem Brecheisen, und der Arm des Soldaten wurde zwischen Brecheisen und Rumpf ein gequetscht und brach. </w:t>
      </w:r>
    </w:p>
    <w:p w14:paraId="2106033E"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lastRenderedPageBreak/>
        <w:t>Der Unfall war zuerst nicht zu erkennen, da sich das Wasser ganz stark verwirbelte als es in den Rumpf eindrang. Kurz darauf konnte man sehen, dass der Kampfschwimmer verletzt war, da sich auch Blut im Wasser ausbreitete. Sofort schwammen zwei Kollegen zu ihm hin und zogen den vom Flugzeug weg und brachten ihn zum Schlauchboot. Das Schlauchboot fuhr zum Fallreep des Frachters, zwei Matrosen übernahmen den verletzten, und brachte noch die Krankenstation.</w:t>
      </w:r>
    </w:p>
    <w:p w14:paraId="7EB733B7"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Die Frachtluke hatte sich gelöst und trudelte nun dem Meeresgrund entgegen. Dadurch war der Rumpf dem Meer gegenüber offen, und das Wasser strömte in den vorderen Frachtraum der Boeing 777-200.</w:t>
      </w:r>
    </w:p>
    <w:p w14:paraId="5547FDA6"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Nachdem der Rumpf nun zum Betreten frei war, begannen die ersten Kampfschwimmer damit, die Palette, die direkt vor der Tür lag, aus dem Flugzeug zu entfernen. Ein zweites Schlauchboot fuhr in Richtung Kabinentür, um Yoon Na-Bi und Bakh Na-Gil aufzunehmen und zum Frachter zu bringen.</w:t>
      </w:r>
    </w:p>
    <w:p w14:paraId="45DAA10C"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Wie erwartet, kränkte das Flugzeug ein wenig, als es vorne mit Wasser volllief. Das wurde auch durch die Kampfschwimmer bemerkt, die dann versuchten, noch schneller zu arbeiten.</w:t>
      </w:r>
    </w:p>
    <w:p w14:paraId="6F6117BB"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Unerwartet schnell ließen sich die Bremsen der ersten Palette lösen, und Palette ließ sich zur Frachttür hin herausschieben. Hätte man die Palette einfach herausgeschoben und sie dann im Meer versinken lassen, hätte die Möglichkeit bestanden, dass sie beim Kippen sich in der Tür verhakt, deswegen wurde der Kranhaken zur Hilfe genommen und die Palette rausgezogen. Kurz bevor die Palette das Flugzeug verließ, wurde der Schnellverschluss am Kran ausgelöst, damit das Gewicht der Palette den Kran nicht beschädigen würde. Da die Palette jetzt nur noch ein paar Zentimeter im Flugzeug hing, stellte sie keine Gefahr mehr dar, und als der Schnellverschluss gelöst wurde, rauschte die Palette den Meeresboden entgegen.</w:t>
      </w:r>
    </w:p>
    <w:p w14:paraId="7AD860FC"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Als der Kran anfing, die erste Palette herauszuziehen bzw. abzustützen, begannen zwei Taucher die Sicherheitsstangen vor den Gepäckcontainern anzubringen. Ein Taucher war noch beim Anbringen seiner zweiten Stange, als die Palette das Flugzeug verließ. Durch den Gewichtsverlust schwamm der Rumpf kurz auf, und die Container bewegten sich, der Taucher hatte gerade am oberen Ende eine Befestigung anbringen wollen, als der Container gegen die Stange schlug, und ihm wurden dabei drei Finger von der Hand abgetrennt. Schreiend und blutend sank der Kampfschwimmer zu Boden, und wurde dann von den Kollegen raus zu einem Schlauchboot gebracht. Die zweite Sicherungsstange war dadurch nicht fest verankert.</w:t>
      </w:r>
    </w:p>
    <w:p w14:paraId="5A0D8DB8"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Die Neigung des Flugzeuges hatte sich nach dem Verlassen der Palette, und dem damit einhergehenden Gewichtsverlust, etwas verändert. Das Flugzeug war wieder etwas gerader, und die Bergung der vorderen Palette gestaltete sich dadurch etwas leichter. </w:t>
      </w:r>
    </w:p>
    <w:p w14:paraId="5502B485"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lastRenderedPageBreak/>
        <w:t xml:space="preserve">Die Bremsen unter der Palette konnten gelöst werden und die Palette ließ sich auch nach vorne bewegen. Tatsächlich wurde nur knapp 1 Minute benötigt, um die Palette auf den Rollen nach vorne vor die Luke zu schieben. </w:t>
      </w:r>
    </w:p>
    <w:p w14:paraId="63D422A3"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Um abzusichern, dass die Palette sich durch die Neigung nicht wieder nach vorne bewegen würde, wurden Stopper eingebaut, die das Wegrutschen verhindern sollten. Jetzt war die Palette zum Ausladen bereit.</w:t>
      </w:r>
    </w:p>
    <w:p w14:paraId="5C41BCA0"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Es stellte sich heraus, dass vorne an der Palette keine Möglichkeit vorhanden war, um den Kranhaken zu befestigen. Jetzt musste improvisiert werden, und es war Kreativität gefragt. Bakh Na-Gil, der das Geschehen vom Bug des Frachters aus verfolgte, griff zum Funkgerät und sagte: „Der Container ist auf beiden Seiten offen, zieht dort ein Band durch und bildet eine Schlaufe, die dann am Kran befestigt wird.“ Spontan wurden drei Daumen hoch gezeigt und von einem Schlauchboot wurde ein vorbereitetes Seil zum Flugzeug gebracht. Das Seil wurde doppelt gelegt, und mit einem Palstek-Knoten eine Schlaufe geknüpft, die dann an den Kranhaken angebracht wurde. Langsam begann das Flugzeug, wieder nach vorne zu kränken. </w:t>
      </w:r>
    </w:p>
    <w:p w14:paraId="60EE382A"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Wenn die Palette jetzt aus dem Flugzeug gezogen worden wäre, dann würde der Container mit seinem gesamten Gewicht an der provisorischen Schlaufe hängen. Keiner konnte einschätzen, ob diese Schlaufe halten würde, daher wurde im Flugzeug, bei der zweiten Öffnung des Containers auch eine Schlaufe gebunden. Die hintere Schlaufe wurde mit einem Band so gehalten, dass sich hier noch eine Befestigung anbringen ließ.</w:t>
      </w:r>
    </w:p>
    <w:p w14:paraId="2DED8EA2"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Die Bewegungen im Flugzeug lösten wieder eine Unruhe aus, und das Flugzeug ruckte und sank ein Stück nach unten. Durch diese spontane Bewegung wurde der Druck auf der Sicherheitsstange zwei zu hoch und sie wurde vom Container weg, Richtung vorderer Trennwand, katapultiert. Der Kampfschwimmer, der hier noch stand, um die Schlaufe zu sichern, wurde von der Bewegung überrascht, und von der Stange förmlich an die vordere Trennwand genagelt. Zu seinem Leidwesen überlebte er den Unfall, und es dauerte noch zwei Minuten, bis er dann verstarb.</w:t>
      </w:r>
    </w:p>
    <w:p w14:paraId="0D859B7F"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Es gibt nicht viel Platz, zwischen Kabinendecke und der Oberseite des Containers. Dadurch das ein Kampfschwimmer schwer verletzt wurde, war diese Position jetzt nicht besetzt und ein weiterer Kampfschwimmer musste sich seinen Weg nach innen bahnen, damit die Möglichkeit bestand, den Container abzusichern.</w:t>
      </w:r>
    </w:p>
    <w:p w14:paraId="59AB04EB"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Dieser Vorgang dauerte noch einmal eine Minute, und das Flugzeug neigte sich bereits bedenklich nach vorn. Da sich der Container nicht mehr leicht schieben ließ, stemmte sich der hintere Soldat mit all seiner Kraft gegen den Container und bewegt ihn so nach vorn. Auch die hintere Schleife wurde damit jetzt erreichbar, und dann schnell mit dem Kran verbunden. </w:t>
      </w:r>
    </w:p>
    <w:p w14:paraId="10E8848A"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Um zu verhindern, dass der Container abriss und dann gleich in die Tiefe rauschte, wurden an jeder Seite Schwimmer angebracht, die den Container an der Oberfläche halten sollten.</w:t>
      </w:r>
    </w:p>
    <w:p w14:paraId="43315B74"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lastRenderedPageBreak/>
        <w:t xml:space="preserve">Kurz bevor der Container den Rumpf verließ, gab es ein sehr lautes Geräusch, das klang, als </w:t>
      </w:r>
      <w:r w:rsidRPr="00944672">
        <w:rPr>
          <w:rFonts w:ascii="Arial" w:hAnsi="Arial" w:cs="Arial"/>
          <w:noProof/>
          <w:sz w:val="24"/>
          <w:szCs w:val="24"/>
        </w:rPr>
        <w:t>würde</w:t>
      </w:r>
      <w:r w:rsidRPr="00944672">
        <w:rPr>
          <w:rFonts w:ascii="Arial" w:hAnsi="Arial" w:cs="Arial"/>
          <w:sz w:val="24"/>
          <w:szCs w:val="24"/>
        </w:rPr>
        <w:t xml:space="preserve"> jemand Papier zerreißen. Der Flugzeugrumpf riss vor den Tragflächen auf. Jetzt bestand akute Gefahr, dass der vordere Teil des Flugzeuges abbrechen würde, und wahrscheinlich alle mit in den Tod reißen würde. Schnell, aber besonnen, wurde jetzt der Container aus dem Rumpf gezogen, und hing mit seinem Gewicht jetzt am Kranhaken.</w:t>
      </w:r>
    </w:p>
    <w:p w14:paraId="578E4941"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Erneut wurde der Rumpf durch diese Gewichtsveränderung belastet, und schwamm wieder etwas auf. Durch die ganzen Belastungen, durch die Wasserung und das Sprengen der vorderen Luke, war der Rumpf in Mitleidenschaft gezogen worden und sowieso schon eingerissen, diese erneute Bewegung führte dazu, dass der Rumpf halb durchriss. Jetzt bestand akute Gefahr für alle Soldaten.</w:t>
      </w:r>
    </w:p>
    <w:p w14:paraId="089D33D5"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In allen Eliteeinheiten ist es üblich, dass Kameraden nicht zurückgelassen werden. Vorne im Flugzeug war immer noch ein toter Soldat, und so schwamm ein Kampfschwimmer in den Rumpf hinein, um den Toten zu bergen. Die Stange hatte sich in der vorderen Wand verkeilt, und konnte nicht ohne Weiteres gelöst werden. Anhand der Rumpfgeräusche war zu erkennen, dass der Rumpf bald abbrechen würde, und es blieb nicht mehr viel Zeit in Toten zu bergen.</w:t>
      </w:r>
    </w:p>
    <w:p w14:paraId="11DA3777"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Es gab nur eine Möglichkeit, den Kameraden zu bergen, und so musste er den Körper über die Stange ziehen, um den Körper freizubekommen. Das war eine traurige Aufgabe. Als der Körper frei war, schwamm er wieder zur vorderen Luke und in dem Augenblick, als er die Luke verließ, barst der Rumpf und der vordere Flugzeugteil versank im Meer.</w:t>
      </w:r>
    </w:p>
    <w:p w14:paraId="7B8E95D6"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Jetzt war das Rest-Flugzeug im Ungleichgewicht, das Vorderteil fehlte, die Tragflächen wurden von Schwimmern gehalten und so sank das hintere Ende des Flugzeuges auch nach unten. Es dauerte nur drei Minuten und das Flugzeug wurde langsam nach unten gezogen. Jetzt an das Flugzeug heranzugehen, um die Schwimmer zu lösen, wäre lebensgefährlich gewesen, also wurde auf die Schläuche geschossen. Durch die Einschusslöcher, entwich die tragende Luft, und die Reste von Flug MH 370 sanken den Meeresboden entgegen.</w:t>
      </w:r>
    </w:p>
    <w:p w14:paraId="28172921"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Durch das Zerbrechen des Flugzeuges kamen weitere Bruchstücke, unter anderem auch ein Stück der Bodenplatte, zu den Wrackteilen, die eingesammelt wurden. Der Sog der versinkenden Wrackteile war so groß, dass die fast keine weiteren Kleinteile aufgeschwemmt wurden. Die Teile, die aufschwammen, wurden eingesammelt und an Bord gebracht.</w:t>
      </w:r>
    </w:p>
    <w:p w14:paraId="1B91B088"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Der geborgene Container wurde mit dem Kran in den vorderen Laderaum befördert, und dort gesichert und geöffnet. Als Erstes wurde nach besonderen Sicherungen gesucht, es wurde zwar keine Sprengladungen erwartet, denn die Beförderung als Luftfracht schloss das aus, aber kleinere Fallen könnten als Sicherung fungieren. Tatsächlich wurden drei, gut versteckte Sicherungen entdeckt und entfernt. Dann würden die Bestandteile der Ladung auf den Boden drapiert, begutachtet und neu verpackt.</w:t>
      </w:r>
    </w:p>
    <w:p w14:paraId="3F2E0735"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lastRenderedPageBreak/>
        <w:t>Das Transport-U-Boot tauchte neben der ‚Hom Doummal II‘ auf und öffnete die Ladeluke. Die einzelnen Teile der Ladung wurden mit dem Kran zum U-Boot gehoben und dort von den Matrosen gesichert. Als alles an das U-Boot übergeben worden war, wurde die Luke geschlossen und es tauchte, für den Rückweg nach Nordkorea, ab.</w:t>
      </w:r>
    </w:p>
    <w:p w14:paraId="63D73FC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Alle Soldaten gingen zwischenzeitlich wieder an Bord des Frachters. Um 07:45 Uhr setzte die  ‚Hom Doummal II‘ zurück, drehte den Bug langsam nach Südost, und fuhr mit langsamer Fahrt in Richtung des Helen Reef. Für die 47 Seemeilen würde Sie bei 8 Knoten Fahrtgeschwindigkeit fast 6 Stunden benötigen. In dieser Zeit würde das Schiff aufgeräumt werden.</w:t>
      </w:r>
    </w:p>
    <w:p w14:paraId="53B60EEE"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0A679A4E"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w:t>
      </w:r>
    </w:p>
    <w:p w14:paraId="43974DA5"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1E8A8C55"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commentReference w:id="415"/>
      </w:r>
      <w:r w:rsidRPr="00944672">
        <w:rPr>
          <w:rFonts w:ascii="Arial" w:hAnsi="Arial" w:cs="Arial"/>
          <w:sz w:val="24"/>
          <w:szCs w:val="24"/>
        </w:rPr>
        <w:t xml:space="preserve">&gt;&gt;&gt; </w:t>
      </w:r>
      <w:r w:rsidRPr="00944672">
        <w:rPr>
          <w:rFonts w:ascii="Arial" w:hAnsi="Arial" w:cs="Arial"/>
          <w:b/>
          <w:bCs/>
          <w:sz w:val="24"/>
          <w:szCs w:val="24"/>
        </w:rPr>
        <w:t>Samstag, 08. März 2014, Besuch bei Helen Reef</w:t>
      </w:r>
      <w:r w:rsidRPr="00944672">
        <w:rPr>
          <w:rFonts w:ascii="Arial" w:hAnsi="Arial" w:cs="Arial"/>
          <w:sz w:val="24"/>
          <w:szCs w:val="24"/>
        </w:rPr>
        <w:t xml:space="preserve">  &lt;&lt;&lt;</w:t>
      </w:r>
    </w:p>
    <w:p w14:paraId="4436671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Helen´s Reef liegt im Pazifischen Ozean. Ihre geographische Lage ist: 2° 54′ N, 131° 48′ O</w:t>
      </w:r>
    </w:p>
    <w:p w14:paraId="761E428F"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Helen's Reef, auch Hotsarihie genannt, ist ein bei Flut fast vollständig überspültes Atoll im südwestlichen Pazifischen Ozean. Es liegt etwa 75 km östlich der Insel Tobi und gehört wie diese, zum Verwaltungsgebiet Hatohobei der Inselrepublik Palau. </w:t>
      </w:r>
    </w:p>
    <w:p w14:paraId="01EC5A4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Das Atoll ist 25 km lang und fast 10 km breit. Einschließlich der Lagune (103 km²) und der zahlreichen flachen Korallenriffe hat es eine Gesamtfläche von rund 163 km².</w:t>
      </w:r>
    </w:p>
    <w:p w14:paraId="6350A9E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Im Norden des Atolls ist Helen Island. Eine etwa 600 Meter lange und 20 bis 40 m breite mit Palmen bewachsene Insel. Hier auf Helen Island befindet sich eine ständig besetzte Rangerstation. Deshalb wird Helen Reef zu den neun bewohnten Inseln der Republik Palau gerechnet. Die Ranger haben die Aufgabe, das Atoll und die umliegende See zu sichern.</w:t>
      </w:r>
    </w:p>
    <w:p w14:paraId="28935878"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Das Atoll hat eine Durchfahrt im Riff, die es ermöglicht, durch das Riff in die Lagune zu fahren. Diese Passage  ist natürlich nicht dafür gedacht, dass dort Frachtschiffe einlaufen. Die ‚Hom Doummal II‘ ist kein sehr großes Schiff. Sie ist 97,36 Meter Lang und 18,53 Meter breit, trotzdem ist sie für die Durchfahrt in die Lagune viel zu groß. </w:t>
      </w:r>
    </w:p>
    <w:p w14:paraId="37B5B1A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Das Wasser vor Helen Island ist für Urlauber ein toller Anblick, denn es ist sehr flach und der Boden ist sehr weit einsehbar. Um aber Fracht an Land zu bringen, ist es denkbar ungünstig.</w:t>
      </w:r>
    </w:p>
    <w:p w14:paraId="506C7CF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Wenn also schwerere Fracht an Land gebracht werden soll, ist es am sinnvollsten außerhalb des Atolls zum Ankern und dann mit einem kleinen Boot durch das Riff zu fahren und dann durch die Lagune weiter zur Insel. Die Lagune ist teilweise 12 m tief, und die Ranger dürfen dort auch Fische für den Eigenbedarf fangen, ansonsten ist es alles ein Naturschutzgebiet.</w:t>
      </w:r>
    </w:p>
    <w:p w14:paraId="6D035696"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Als die ‚Hom Doummal II‘ noch ca. 10 km vor der Insel war, nahm sie von Kontakt mit der Rangerstation auf und meldete sich an. </w:t>
      </w:r>
    </w:p>
    <w:p w14:paraId="341DBB8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lastRenderedPageBreak/>
        <w:t>Für die Ranger war dieser Besuch ein Überraschungsbesuch, sie wussten nicht, dass der Frachter ihre Insel anlaufen würde. Über Funk wurde zweimal nachgefragt, ob der Frachter wirklich zu ihnen wollte, aber der Kapitän versicherte immer wieder, dass sie nach Helen Reef wollten und dass die ‚Hom Doummal II‘ alles an Gebrauchsgütern auf der Insel lassen würde, was den Rangern fehle.</w:t>
      </w:r>
    </w:p>
    <w:p w14:paraId="73B0917E"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Selbstverständlich dürften sie auch an Bord kommen, um sicherzustellen, dass es sich nicht um ein Fangschiff handeln würde. Das Anlaufen der Insel wurde genehmigt, und es wurde vereinbart, dass der Frachter vor der Passage ins Atoll ankern solle.</w:t>
      </w:r>
    </w:p>
    <w:p w14:paraId="57CA9259"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Die ‚Hom Doummal II‘ ging vor Anker, setzte ein Boot aus, und ein Offizier, zwei Matrosen und der Forschungsleiter fuhren durch die Passage und die Lagune zur Rangerstation.</w:t>
      </w:r>
    </w:p>
    <w:p w14:paraId="115D38AD"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Der Offizier sprach mit den Rangern, was sie benötigen würden, und was ihnen zur Verfügung gestellt werden könnte. Der Forschungsleiter bat, um die Erlaubnis, in der Lagune und vor dem Atoll zu tauchen bzw. Proben nehmen zu dürfen. Unabhängig von der Freundlichkeit der Crew bestanden die Ranger jedoch darauf, dass die Tauchgenehmigung, pauschal für alle Taucher, 1500 US-$ betragen würde. </w:t>
      </w:r>
    </w:p>
    <w:p w14:paraId="4053FE3E"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Die Nordkoreaner kannten sich mit dem Einhalten von Regierungsvorgaben aus, empfanden die Gebühr als zu hoch, aber entrichteten diese.</w:t>
      </w:r>
    </w:p>
    <w:p w14:paraId="714D6F9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Für den Abend wurden die Ranger auf den Frachter zum Essen eingeladen, was diese auch dankend annahmen. Insgesamt blieb die ‚Hom Doummal II‘ drei Tage am Riff, um dort Proben zu nehmen. Während dieser Zeit kam nie zur Sprache, ob im weiteren Umkreis in letzter Zeit etwas Außergewöhnliches passiert sei.</w:t>
      </w:r>
    </w:p>
    <w:p w14:paraId="42BF7A68"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46C7AD3D" w14:textId="77777777" w:rsidR="00944672" w:rsidRPr="00944672" w:rsidRDefault="00944672" w:rsidP="00944672">
      <w:pPr>
        <w:suppressAutoHyphens/>
        <w:autoSpaceDE w:val="0"/>
        <w:autoSpaceDN w:val="0"/>
        <w:adjustRightInd w:val="0"/>
        <w:spacing w:after="0" w:line="292" w:lineRule="auto"/>
        <w:jc w:val="both"/>
        <w:rPr>
          <w:rFonts w:ascii="Arial" w:hAnsi="Arial" w:cs="Arial"/>
          <w:b/>
          <w:bCs/>
          <w:sz w:val="24"/>
          <w:szCs w:val="24"/>
        </w:rPr>
      </w:pPr>
      <w:r w:rsidRPr="00944672">
        <w:rPr>
          <w:rFonts w:ascii="Arial" w:hAnsi="Arial" w:cs="Arial"/>
          <w:b/>
          <w:bCs/>
          <w:sz w:val="24"/>
          <w:szCs w:val="24"/>
        </w:rPr>
        <w:t>***</w:t>
      </w:r>
    </w:p>
    <w:p w14:paraId="754DE59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486E7374"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commentReference w:id="416"/>
      </w:r>
      <w:r w:rsidRPr="00944672">
        <w:rPr>
          <w:rFonts w:ascii="Arial" w:hAnsi="Arial" w:cs="Arial"/>
          <w:b/>
          <w:bCs/>
          <w:sz w:val="24"/>
          <w:szCs w:val="24"/>
        </w:rPr>
        <w:t xml:space="preserve">&gt;&gt;&gt; </w:t>
      </w:r>
      <w:r w:rsidRPr="00944672">
        <w:rPr>
          <w:rFonts w:ascii="Arial" w:hAnsi="Arial" w:cs="Arial"/>
          <w:b/>
          <w:bCs/>
          <w:noProof/>
          <w:sz w:val="24"/>
          <w:szCs w:val="24"/>
        </w:rPr>
        <w:t>Die</w:t>
      </w:r>
      <w:r w:rsidRPr="00944672">
        <w:rPr>
          <w:rFonts w:ascii="Arial" w:hAnsi="Arial" w:cs="Arial"/>
          <w:b/>
          <w:bCs/>
          <w:sz w:val="24"/>
          <w:szCs w:val="24"/>
        </w:rPr>
        <w:t xml:space="preserve"> lange Heimreise der ‚Hom Dummal II‘ &lt;&lt;&lt;</w:t>
      </w:r>
    </w:p>
    <w:p w14:paraId="505004A1"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Der Kapitän der ‚Hom Doummal II‘ hatte sich im Vorwege mit der Route auseinandergesetzt, die sie zurücklegen mussten, um ihre Aufgabe zu erfüllen.</w:t>
      </w:r>
    </w:p>
    <w:p w14:paraId="28CE660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Sie mussten eine Strecke von ca. 3.800 Kilometern also rund 2.052 Seemeilen zurücklegen. Die ‚Hom Doummal II‘ konnte eine Reisegeschwindigkeit von 9,5 Knoten laufen, damit würde sie 9 Tage benötigen, bis sie an Ihrem Zielort ankommen würden.</w:t>
      </w:r>
    </w:p>
    <w:p w14:paraId="112C4C8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Das Zielgebiet, in dem die mitgebrachten Trümmerteile über Bord geworfen werden sollten, war bei 16° 51‘ 39.816‘‘O und 105° 35‘ 7.799‘‘. Die Trümmerteile sollten ab diesen Daten auf dem Weg zur Weihnachtsinsel, über einen Zeitraum von einer Stunde, verteilt werden. So sollte der Absturz simuliert werden und die Verteilung der Trümmer würde nach Drift aussehen.</w:t>
      </w:r>
    </w:p>
    <w:p w14:paraId="6B8146F6"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Die Route sollte sie von hier zur Nordspitze von </w:t>
      </w:r>
      <w:r w:rsidRPr="00944672">
        <w:rPr>
          <w:rFonts w:ascii="Arial" w:hAnsi="Arial" w:cs="Arial"/>
          <w:i/>
          <w:iCs/>
          <w:sz w:val="24"/>
          <w:szCs w:val="24"/>
        </w:rPr>
        <w:t xml:space="preserve">Pulau </w:t>
      </w:r>
      <w:r w:rsidRPr="00944672">
        <w:rPr>
          <w:rFonts w:ascii="Arial" w:hAnsi="Arial" w:cs="Arial"/>
          <w:i/>
          <w:iCs/>
          <w:noProof/>
          <w:sz w:val="24"/>
          <w:szCs w:val="24"/>
        </w:rPr>
        <w:t>Gebe</w:t>
      </w:r>
      <w:r w:rsidRPr="00944672">
        <w:rPr>
          <w:rFonts w:ascii="Arial" w:hAnsi="Arial" w:cs="Arial"/>
          <w:i/>
          <w:iCs/>
          <w:sz w:val="24"/>
          <w:szCs w:val="24"/>
        </w:rPr>
        <w:t xml:space="preserve">, </w:t>
      </w:r>
      <w:r w:rsidRPr="00944672">
        <w:rPr>
          <w:rFonts w:ascii="Arial" w:hAnsi="Arial" w:cs="Arial"/>
          <w:sz w:val="24"/>
          <w:szCs w:val="24"/>
        </w:rPr>
        <w:t xml:space="preserve">und von dort weiter östlich querab von </w:t>
      </w:r>
      <w:r w:rsidRPr="00944672">
        <w:rPr>
          <w:rFonts w:ascii="Arial" w:hAnsi="Arial" w:cs="Arial"/>
          <w:i/>
          <w:iCs/>
          <w:sz w:val="24"/>
          <w:szCs w:val="24"/>
        </w:rPr>
        <w:t>Pulau Tobalai</w:t>
      </w:r>
      <w:r w:rsidRPr="00944672">
        <w:rPr>
          <w:rFonts w:ascii="Arial" w:hAnsi="Arial" w:cs="Arial"/>
          <w:sz w:val="24"/>
          <w:szCs w:val="24"/>
        </w:rPr>
        <w:t xml:space="preserve"> führen. Weiter sollte es Richtung der Molukken gehen und diese sollten zwischen den Inseln </w:t>
      </w:r>
      <w:r w:rsidRPr="00944672">
        <w:rPr>
          <w:rFonts w:ascii="Arial" w:hAnsi="Arial" w:cs="Arial"/>
          <w:i/>
          <w:iCs/>
          <w:sz w:val="24"/>
          <w:szCs w:val="24"/>
        </w:rPr>
        <w:t>Pulau Buru</w:t>
      </w:r>
      <w:r w:rsidRPr="00944672">
        <w:rPr>
          <w:rFonts w:ascii="Arial" w:hAnsi="Arial" w:cs="Arial"/>
          <w:sz w:val="24"/>
          <w:szCs w:val="24"/>
        </w:rPr>
        <w:t xml:space="preserve"> und der kleinen </w:t>
      </w:r>
      <w:r w:rsidRPr="00944672">
        <w:rPr>
          <w:rFonts w:ascii="Arial" w:hAnsi="Arial" w:cs="Arial"/>
          <w:i/>
          <w:iCs/>
          <w:sz w:val="24"/>
          <w:szCs w:val="24"/>
        </w:rPr>
        <w:t>Pulau Manipa</w:t>
      </w:r>
      <w:r w:rsidRPr="00944672">
        <w:rPr>
          <w:rFonts w:ascii="Arial" w:hAnsi="Arial" w:cs="Arial"/>
          <w:sz w:val="24"/>
          <w:szCs w:val="24"/>
        </w:rPr>
        <w:t xml:space="preserve"> passiert werden.</w:t>
      </w:r>
    </w:p>
    <w:p w14:paraId="598C3CB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lastRenderedPageBreak/>
        <w:t>Südlich der Insel</w:t>
      </w:r>
      <w:r w:rsidRPr="00944672">
        <w:rPr>
          <w:rFonts w:ascii="Arial" w:hAnsi="Arial" w:cs="Arial"/>
          <w:i/>
          <w:iCs/>
          <w:sz w:val="24"/>
          <w:szCs w:val="24"/>
        </w:rPr>
        <w:t xml:space="preserve"> Pulau Ambelau</w:t>
      </w:r>
      <w:r w:rsidRPr="00944672">
        <w:rPr>
          <w:rFonts w:ascii="Arial" w:hAnsi="Arial" w:cs="Arial"/>
          <w:sz w:val="24"/>
          <w:szCs w:val="24"/>
        </w:rPr>
        <w:t xml:space="preserve"> würden sie durch die Bandasee fahren. Beim Passieren des Alor Archipels in der Meerenge östlich der Insel </w:t>
      </w:r>
      <w:r w:rsidRPr="00944672">
        <w:rPr>
          <w:rFonts w:ascii="Arial" w:hAnsi="Arial" w:cs="Arial"/>
          <w:i/>
          <w:iCs/>
          <w:sz w:val="24"/>
          <w:szCs w:val="24"/>
        </w:rPr>
        <w:t>Pulau Lembata</w:t>
      </w:r>
      <w:r w:rsidRPr="00944672">
        <w:rPr>
          <w:rFonts w:ascii="Arial" w:hAnsi="Arial" w:cs="Arial"/>
          <w:sz w:val="24"/>
          <w:szCs w:val="24"/>
        </w:rPr>
        <w:t xml:space="preserve"> würden Sie etwas Zeit verlieren, da diese Passage anspruchsvoll war. Sobald Sie diese Passage hinter sich haben würden, ging es durch die Suvasee südöstlich an der Insel </w:t>
      </w:r>
      <w:r w:rsidRPr="00944672">
        <w:rPr>
          <w:rFonts w:ascii="Arial" w:hAnsi="Arial" w:cs="Arial"/>
          <w:i/>
          <w:iCs/>
          <w:sz w:val="24"/>
          <w:szCs w:val="24"/>
        </w:rPr>
        <w:t>Pulau Sumba</w:t>
      </w:r>
      <w:r w:rsidRPr="00944672">
        <w:rPr>
          <w:rFonts w:ascii="Arial" w:hAnsi="Arial" w:cs="Arial"/>
          <w:sz w:val="24"/>
          <w:szCs w:val="24"/>
        </w:rPr>
        <w:t xml:space="preserve"> in die offene See und sie konnten wieder Zeit gut machen.</w:t>
      </w:r>
    </w:p>
    <w:p w14:paraId="7402CB6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Nachdem sie Ihr Zielgebiet erreicht hatten, würden Sie die rund 800 km bzw. 432 Seemeilen zur Weihnachtsinsel fahren und dort Treibstoff für die Rückfahrt bunkern.</w:t>
      </w:r>
    </w:p>
    <w:p w14:paraId="2A41A607"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Damit das nicht zu auffällig wird, würde ein Flugzeug ein Team Meeresbiologen am 21. März 2014 absetzen, und diese würden dann mit der ‚Hom Doummal II‘ zurück nach Nordkorea fahren. </w:t>
      </w:r>
    </w:p>
    <w:p w14:paraId="338B2732"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Die Strecke für die Rückfahrt würde sie von der Weihnachtsinsel zur Insel Krakatau führen, wo sie für eine Woche, die Unterwasserflora untersuchen würden.</w:t>
      </w:r>
    </w:p>
    <w:p w14:paraId="7C6B7C08"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Durch die Meerenge zwischen Java und Sumatra führt der Seeweg dann westlich an Kalimantan vorbei und sie würden Kurs auf die Spratley Inseln nehmen. Hier ist ein weiterer Aufenthalt von einer Woche geplant, um die Auswirkungen der chinesischen Bautätigkeiten zu untersuchen. Von hier würde sie der Weg nach Hause, in den Hafen von Nampo, führen. Die Rückfahrt über 3.375 Seemeilen würde zwar 2 Wochen länger, als die normalen 15 Tage, dauern, aber die Route wäre weiterhin erklärbar.</w:t>
      </w:r>
    </w:p>
    <w:p w14:paraId="42823B1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1920ADE8"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noProof/>
          <w:sz w:val="24"/>
          <w:szCs w:val="24"/>
        </w:rPr>
        <w:t>***</w:t>
      </w:r>
    </w:p>
    <w:p w14:paraId="15BC4FA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7447D616"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b/>
          <w:bCs/>
          <w:sz w:val="24"/>
          <w:szCs w:val="24"/>
        </w:rPr>
        <w:commentReference w:id="417"/>
      </w:r>
      <w:r w:rsidRPr="00944672">
        <w:rPr>
          <w:rFonts w:ascii="Arial" w:hAnsi="Arial" w:cs="Arial"/>
          <w:b/>
          <w:bCs/>
          <w:sz w:val="24"/>
          <w:szCs w:val="24"/>
        </w:rPr>
        <w:t xml:space="preserve">&gt;&gt;&gt; 19. März 2014, 20:00 Uhr, </w:t>
      </w:r>
      <w:r w:rsidRPr="00944672">
        <w:rPr>
          <w:rFonts w:ascii="Arial" w:hAnsi="Arial" w:cs="Arial"/>
          <w:b/>
          <w:bCs/>
          <w:noProof/>
          <w:sz w:val="24"/>
          <w:szCs w:val="24"/>
        </w:rPr>
        <w:t>Werfthafen</w:t>
      </w:r>
      <w:r w:rsidRPr="00944672">
        <w:rPr>
          <w:rFonts w:ascii="Arial" w:hAnsi="Arial" w:cs="Arial"/>
          <w:b/>
          <w:bCs/>
          <w:sz w:val="24"/>
          <w:szCs w:val="24"/>
        </w:rPr>
        <w:t xml:space="preserve"> von Sinpo, Nordkorea &lt;&lt;&lt;</w:t>
      </w:r>
    </w:p>
    <w:p w14:paraId="02ECFAD7"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Nach einer Reise von 2.600 Seemeilen und einem Bunker-Rendezvous inmitten des Pazifiks, kamen die beiden U-Boote nach 11 Tagen wieder in Sinpo an.</w:t>
      </w:r>
    </w:p>
    <w:p w14:paraId="585FAC7F"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Die Boote waren fast immer getaucht unterwegs. Nur nachdem sie den Mariannen-Graben passiert hatten, konnten sie Überwasser Tempo machen. Da sie aber möglichst ungesehen bleiben sollten, tauchten sie, sobald das Radar Schiffe anzeigte.</w:t>
      </w:r>
    </w:p>
    <w:p w14:paraId="69696C4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Die Reichweite der U-Boote beträgt rund 1.500 Seemeilen und getaucht liefen sie nur 10 Knoten. Aber es ist die Aufgabe eines U-Bootes, nicht sichtbar zu sein, und so wurden die Fähigkeiten der Crews der beiden U-Boote umfänglich trainiert.</w:t>
      </w:r>
    </w:p>
    <w:p w14:paraId="0C6C2FC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Das bewaffnete U-Boot fuhr immer mit, damit im Notfall das Transport-U-Boot geschützt werden konnte.</w:t>
      </w:r>
    </w:p>
    <w:p w14:paraId="2D72619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Kritische Situationen hatten die beiden Boote zu meistern, als sie zwischen den Inseln der Kurilen </w:t>
      </w:r>
      <w:r w:rsidRPr="00944672">
        <w:rPr>
          <w:rFonts w:ascii="Arial" w:hAnsi="Arial" w:cs="Arial"/>
          <w:noProof/>
          <w:sz w:val="24"/>
          <w:szCs w:val="24"/>
        </w:rPr>
        <w:t>Ilturup</w:t>
      </w:r>
      <w:r w:rsidRPr="00944672">
        <w:rPr>
          <w:rFonts w:ascii="Arial" w:hAnsi="Arial" w:cs="Arial"/>
          <w:sz w:val="24"/>
          <w:szCs w:val="24"/>
        </w:rPr>
        <w:t xml:space="preserve"> und </w:t>
      </w:r>
      <w:r w:rsidRPr="00944672">
        <w:rPr>
          <w:rFonts w:ascii="Arial" w:hAnsi="Arial" w:cs="Arial"/>
          <w:noProof/>
          <w:sz w:val="24"/>
          <w:szCs w:val="24"/>
        </w:rPr>
        <w:t>Urup</w:t>
      </w:r>
      <w:r w:rsidRPr="00944672">
        <w:rPr>
          <w:rFonts w:ascii="Arial" w:hAnsi="Arial" w:cs="Arial"/>
          <w:sz w:val="24"/>
          <w:szCs w:val="24"/>
        </w:rPr>
        <w:t xml:space="preserve"> vom Pazifik in das ochotskische Meer wechselten. Später dann noch einmal, als sie zwischen Hokkaido und Sachalin in das japanische Meer einfuhren. Wie durch ein Wunder entgingen sie dabei den Überwachungen, sowohl der japanischen als auch der russischen Marine.</w:t>
      </w:r>
    </w:p>
    <w:p w14:paraId="181634A6"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Als die beiden U-Boote abends um 20:00 Uhr in den </w:t>
      </w:r>
      <w:r w:rsidRPr="00944672">
        <w:rPr>
          <w:rFonts w:ascii="Arial" w:hAnsi="Arial" w:cs="Arial"/>
          <w:noProof/>
          <w:sz w:val="24"/>
          <w:szCs w:val="24"/>
        </w:rPr>
        <w:t>Werfthafen</w:t>
      </w:r>
      <w:r w:rsidRPr="00944672">
        <w:rPr>
          <w:rFonts w:ascii="Arial" w:hAnsi="Arial" w:cs="Arial"/>
          <w:sz w:val="24"/>
          <w:szCs w:val="24"/>
        </w:rPr>
        <w:t xml:space="preserve"> von Sinpo einliefen, lief das bewaffnete U-Boot direkt in die Werft, und das Transport U-Boot machte am Pier </w:t>
      </w:r>
      <w:r w:rsidRPr="00944672">
        <w:rPr>
          <w:rFonts w:ascii="Arial" w:hAnsi="Arial" w:cs="Arial"/>
          <w:sz w:val="24"/>
          <w:szCs w:val="24"/>
        </w:rPr>
        <w:lastRenderedPageBreak/>
        <w:t>fest. Direkt nach dem Festmachen des U-Bootes fuhren Lkw an den Pier, Soldaten sprangen herab und sicherten das Gelände. Dann wurde mit dem Entladen des U-Bootes begonnen.</w:t>
      </w:r>
    </w:p>
    <w:p w14:paraId="26EE7B87"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Die gesamte geborgene Fracht wurde auf verschiedene Lkw verladen, und nach Abschluss der Arbeiten, fuhren die Lkw in Kolonne nach Pjöngjang.</w:t>
      </w:r>
    </w:p>
    <w:p w14:paraId="2605BEDD"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Am nächsten Morgen überflog ein Satellit das Werftgelände und machte ein Foto von dem am Pier liegenden U-Boot. Durch die Ladeluke sah das U-Boot so komisch aus, dass die Analysten dachten, es handle sich um eine Sperrholzattrappe.</w:t>
      </w:r>
    </w:p>
    <w:p w14:paraId="4577EF7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25297CA6"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w:t>
      </w:r>
    </w:p>
    <w:p w14:paraId="439FA16E"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5E00CA7B"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commentReference w:id="418"/>
      </w:r>
      <w:r w:rsidRPr="00944672">
        <w:rPr>
          <w:rFonts w:ascii="Arial" w:hAnsi="Arial" w:cs="Arial"/>
          <w:b/>
          <w:bCs/>
          <w:sz w:val="24"/>
          <w:szCs w:val="24"/>
        </w:rPr>
        <w:t xml:space="preserve">&gt;&gt;&gt; Donnerstag, 20. März 2014, geheimer Bunker der Operation </w:t>
      </w:r>
      <w:r w:rsidRPr="00944672">
        <w:rPr>
          <w:rFonts w:ascii="Arial" w:hAnsi="Arial" w:cs="Arial"/>
          <w:b/>
          <w:bCs/>
          <w:noProof/>
          <w:sz w:val="24"/>
          <w:szCs w:val="24"/>
        </w:rPr>
        <w:t>Mujigage</w:t>
      </w:r>
      <w:r w:rsidRPr="00944672">
        <w:rPr>
          <w:rFonts w:ascii="Arial" w:hAnsi="Arial" w:cs="Arial"/>
          <w:b/>
          <w:bCs/>
          <w:sz w:val="24"/>
          <w:szCs w:val="24"/>
        </w:rPr>
        <w:t>, außerhalb von Pjöngjang &lt;&lt;&lt;</w:t>
      </w:r>
    </w:p>
    <w:p w14:paraId="5F64C28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37867EF8"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Am Donnerstagmorgen trafen sich alle Beteiligten in der Operationszentrale im Bunker außerhalb von Pjöngjang. Sie gingen in die Lagerhalle, in die die Beute gebracht worden war, und waren beim ersten Anblick enttäuscht. Beim genaueren Hinsehen stellten sie fest, dass sie fette Beute gemacht hatten. Sie fanden: 50 Kilo Rohdiamanten, 500 Kilo Platinbarren, 1500 Kilo Goldbarren sowie zwei Paletten mit Geld bündeln, je einmal US-Dollar und Euro. Das interessanteste, was sie fanden, war sehr viel kleiner aber dafür sehr viel mehr Wert: In einer mehrfach gesicherten Kiste, befanden sich Druckplatten.</w:t>
      </w:r>
    </w:p>
    <w:p w14:paraId="3DC1BB19"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Einen Satz Druckplatten für 100-Euro-Scheine und einen Satz Druckplatten für 100-US-Dollar-Scheine brachten sie zum Vorschein. Bei dem dritten Satz Druckplatten waren sie am Überlegen, ob das Falschgeldplatten waren, da sie noch nie gehört hatten, dass US Dollar Scheine im Nennwert von 100.000 gedruckt werden.</w:t>
      </w:r>
    </w:p>
    <w:p w14:paraId="4C33811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Zu einer Zeit als Banküberweisungen noch nicht digital getätigt wurden, war es für die damaligen Banker einfacher, große Summen mit Hilfe des 100.000 Dollar Scheins bei Geldübertragungen von einer Zentralbank zu einer anderen Zentralbank zu nutzen. Der 100.000 Dollar Schein war nie als Zahlungsmittel für die normale Bevölkerung gedacht und sollte nur die Transaktionen zwischen Zentralbanken vereinfachen. Trotzdem ist die 100.000 Dollar Note ein offizielles Zahlungsmittel, welches bis heute gültig ist. Allerdings sind nur noch wenige 100.000 US-Banknoten im Umlauf. Diese befinden sich in Privatbesitz oder sind in Museen ausgestellt, und haben heute einen Wert, der den Nennwert der Geldscheine bei weitem übersteigt.</w:t>
      </w:r>
    </w:p>
    <w:p w14:paraId="6EECA62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Und jetzt hatten Sie Druckplatten für diese Noten. Mit diesem Wissen musste das Team Mujigage erst einmal umgehen. Selbstverständlich musste dies dem obersten Führer gemeldet werden. Es war davon auszugehen, dass er das schon wusste, und das Team testen wollte – ein Risiko. Das keiner eingehen wollte.</w:t>
      </w:r>
    </w:p>
    <w:p w14:paraId="07AFDD2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lastRenderedPageBreak/>
        <w:t>Alle Anwesenden hatte sofort das Gefühl, dass Ihr Team nicht aufgelöst werden würde, sondern, dass sie für weitere, besondere Planungen und Einsätze Bestehenbleiben würden.</w:t>
      </w:r>
    </w:p>
    <w:p w14:paraId="00C2C0E9"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Sollte das Team jedoch aufgelöst werden, wäre davon auszugehen, dass alle Mitglieder erschossen werden würden, da sie definitiv zu viel wussten. Zu Ihrem eigenen Schutz gingen sie davon aus, dass der oberste Führer weiterhin Verwendung für sie haben würde.</w:t>
      </w:r>
    </w:p>
    <w:p w14:paraId="4A6F6B88" w14:textId="77777777" w:rsidR="00944672" w:rsidRPr="00944672" w:rsidRDefault="00944672" w:rsidP="00944672">
      <w:pPr>
        <w:keepNext/>
        <w:keepLines/>
        <w:pageBreakBefore/>
        <w:numPr>
          <w:ilvl w:val="0"/>
          <w:numId w:val="1"/>
        </w:numPr>
        <w:suppressAutoHyphens/>
        <w:autoSpaceDE w:val="0"/>
        <w:autoSpaceDN w:val="0"/>
        <w:adjustRightInd w:val="0"/>
        <w:spacing w:before="744" w:after="120" w:line="417" w:lineRule="auto"/>
        <w:jc w:val="center"/>
        <w:outlineLvl w:val="0"/>
        <w:rPr>
          <w:rFonts w:ascii="Arial" w:hAnsi="Arial" w:cs="Arial"/>
          <w:b/>
          <w:bCs/>
          <w:sz w:val="24"/>
          <w:szCs w:val="24"/>
        </w:rPr>
      </w:pPr>
      <w:r w:rsidRPr="00944672">
        <w:rPr>
          <w:rFonts w:ascii="Arial" w:hAnsi="Arial" w:cs="Arial"/>
          <w:b/>
          <w:bCs/>
          <w:sz w:val="24"/>
          <w:szCs w:val="24"/>
        </w:rPr>
        <w:lastRenderedPageBreak/>
        <w:br/>
        <w:t>Wenn du auf dem Weg der Waffenkunst Vollkommenheit erreicht hast, gibt es nichts mehr, was Du nicht verstehst. (Miyamoto Musashi)</w:t>
      </w:r>
    </w:p>
    <w:p w14:paraId="2F7D25C9"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p>
    <w:p w14:paraId="6F1F6C1B"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b/>
          <w:bCs/>
          <w:sz w:val="24"/>
          <w:szCs w:val="24"/>
        </w:rPr>
        <w:commentReference w:id="419"/>
      </w:r>
      <w:r w:rsidRPr="00944672">
        <w:rPr>
          <w:rFonts w:ascii="Arial" w:hAnsi="Arial" w:cs="Arial"/>
          <w:b/>
          <w:bCs/>
          <w:sz w:val="24"/>
          <w:szCs w:val="24"/>
        </w:rPr>
        <w:t>&gt;&gt;&gt; Hauptverwaltung für Raketen und Artillerie des Verteidigungsministeriums, Moskau, Oktober 2013 &lt;&lt;&lt;</w:t>
      </w:r>
    </w:p>
    <w:p w14:paraId="23832AB7"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Büro des Chefs der russischen Bodenstreitkräfte, Dienstag, 15. Oktober 2013.</w:t>
      </w:r>
    </w:p>
    <w:p w14:paraId="7A0A7F5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 „Generaloberst Vladimir Valentinovich Chirkin, ich freue mich, dass der Besuch bei Ihnen so kurzfristig organisiert werden konnte.“ </w:t>
      </w:r>
    </w:p>
    <w:p w14:paraId="7FC392F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„Minister Jang Jong-nam, ich freue mich, dass Sie den langen Weg auf sich genommen haben, um uns in Moskau zu besuchen. Darf ich Ihnen einen Tee anbieten? Das Wetter draußen nötigt uns den Tee förmlich auf.“ </w:t>
      </w:r>
    </w:p>
    <w:p w14:paraId="0CEA7C88"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„Herr Generaloberst, ein Tee wäre wahrlich etwas Gutes.“ Antworte Jang Jong-Nam der Verteidigungsminister Nordkoreas.</w:t>
      </w:r>
    </w:p>
    <w:p w14:paraId="1AB81CB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„Herr Verteidigungsminister, was ist der Grund, dass Sie so kurzfristig um einen Termin baten? Wenn sie mir die direkte Nachfrage verzeihen.“ </w:t>
      </w:r>
    </w:p>
    <w:p w14:paraId="24315705"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„Herr Generaloberst, es ist erfrischend, mal auf das diplomatische Vorspiel zu verzichten.“ Baute der Verteidigungsminister die Spannung auf, er empfand die Direktheit des Militärs nicht als störend. Da er sich auch hochgedient hatte, kannte er die Gepflogenheiten.</w:t>
      </w:r>
    </w:p>
    <w:p w14:paraId="13E40E72"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„Generaloberst, dann möchte ich auch ohne Umschweife zum Thema kommen.“ </w:t>
      </w:r>
    </w:p>
    <w:p w14:paraId="2F0AE4A9"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Jetzt nickte Vladimir Valentinovich Chirkin, und war auf der Hut, Diplomaten die direkt zum Thema kamen, waren mit Vorsicht zu betrachten.</w:t>
      </w:r>
    </w:p>
    <w:p w14:paraId="4FF2F88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„Wie sie Wissen, hat die Demokratische Volksrepublik Korea russische BUK Flugabwehr Systeme erworben.“ </w:t>
      </w:r>
    </w:p>
    <w:p w14:paraId="3735BB79"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„Herr Verteidigungsminister ...“ </w:t>
      </w:r>
    </w:p>
    <w:p w14:paraId="2365D5A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„Wenn ich hier wäre, um mich zu beschweren, wäre ich ein paar Büros weiter oben vorstellig geworden.“ Unterbrach ihn der Verteidigungsminister völlig undiplomatisch und fuhr dann fort: „Wir haben die BUK-M1-2E im Einsatz, Ihre Exportversion, der BUK. Wie Sie ebenfalls Wissen, haben wir ein sehr gutes technisches Direktorat. Wir hatte immer wieder Probleme mit der Zielgenauigkeit und haben eine Lösung gefunden.“ </w:t>
      </w:r>
    </w:p>
    <w:p w14:paraId="14C2CA41"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Nach dieser Eröffnung beugte sich der Generaloberst gespannt nach vorn, wodurch er, unbewusst, seine Verhandlungsposition schwächte, denn der Verteidigungsminister nahm das wahr.</w:t>
      </w:r>
    </w:p>
    <w:p w14:paraId="0FD5DDE2"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„Herr Verteidigungsminister, was genau wollen Sie mir sagen?“ „Generaloberst Chirkin, ich möchte Ihnen anbieten, dass Sie das Software-Update, welches wir entwickelt haben, an einer Ihrer Versionen Testen.“</w:t>
      </w:r>
    </w:p>
    <w:p w14:paraId="1AADD868"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lastRenderedPageBreak/>
        <w:t xml:space="preserve">„Herr Verteidigungsminister, vielen Dank für das Angebot. Sie werden verstehen, dass wir hierüber intern sprechen müssen.“ </w:t>
      </w:r>
    </w:p>
    <w:p w14:paraId="1A53D531"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„Herr Generaloberst, das hatte ich erwartet.“ Antwortete Verteidigungsminister Jang Jong-Nam, und fuhr dann fort, „Ich habe heute noch andere Termine und reise Morgenmittag weiter. Bitte nehmen Sie gegebenenfalls über die normalen Wege mit mir Kontakt auf.“ Der Verteidigungsminister beendete das Gespräch, indem er sich erhob. „Bitte sehen Sie mir nach, dass ich so kurzfristig wieder aufbreche.“ Entschuldigte er sich und drehte sich zur Tür. „Vielen Dank für Ihren Besuch.“ Antwortete der Generaloberst, verdattert. Er war von dem verhalten und dem Gespräch überrascht worden.</w:t>
      </w:r>
    </w:p>
    <w:p w14:paraId="1D26704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66AD0A9C"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w:t>
      </w:r>
    </w:p>
    <w:p w14:paraId="177CE7D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2DD66BBC" w14:textId="77777777" w:rsidR="00944672" w:rsidRPr="00944672" w:rsidRDefault="00944672" w:rsidP="00944672">
      <w:pPr>
        <w:autoSpaceDE w:val="0"/>
        <w:autoSpaceDN w:val="0"/>
        <w:adjustRightInd w:val="0"/>
        <w:spacing w:after="0" w:line="292" w:lineRule="auto"/>
        <w:jc w:val="both"/>
        <w:rPr>
          <w:rFonts w:ascii="Arial" w:hAnsi="Arial" w:cs="Arial"/>
          <w:b/>
          <w:bCs/>
          <w:sz w:val="24"/>
          <w:szCs w:val="24"/>
        </w:rPr>
      </w:pPr>
      <w:r w:rsidRPr="00944672">
        <w:rPr>
          <w:rFonts w:ascii="Arial" w:hAnsi="Arial" w:cs="Arial"/>
          <w:b/>
          <w:bCs/>
          <w:sz w:val="24"/>
          <w:szCs w:val="24"/>
        </w:rPr>
        <w:commentReference w:id="420"/>
      </w:r>
      <w:r w:rsidRPr="00944672">
        <w:rPr>
          <w:rFonts w:ascii="Arial" w:hAnsi="Arial" w:cs="Arial"/>
          <w:b/>
          <w:bCs/>
          <w:sz w:val="24"/>
          <w:szCs w:val="24"/>
        </w:rPr>
        <w:t>&gt;&gt;&gt; Büro des Chefs der russischen Bodenstreitkräfte, Donnerstag, 17. Oktober 2013 &lt;&lt;&lt;</w:t>
      </w:r>
    </w:p>
    <w:p w14:paraId="15EFDC39"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Das Telefon klingelte und es meldete sich der Adjutant aus dem Vorzimmer. „Herr Generaloberst, Ihr Gespräch mit dem Botschafter Nordkoreas. Ich habe Herrn Kim Hyung-Jun für Sie in der Leitung.“ Generaloberst Chirkin nahm das Gespräch entgegen: „Guten Tag, Herr Botschafter. Vielen Dank, dass Sie meinen Anruf entgegennehmen.“ „Herr Generaloberst Chirkin, wie kann ich Ihnen behilflich sein.“ Antwortete der Botschafter in fließendem russisch, „Ihr Verteidigungsminister Herr Jang Jong-Nam, hatte bei seinem Besuch hier in Moskau erwähnt, dass Sie die BUK-M1-E2 modifiziert hätten.“ „Herr Generaloberst, das wurde mir so mitgeteilt.“ „Wie haben Interesse, die Modifikation zu sehen. Wir möchten hierfür zwei Oberste der 53. Luftabwehrbrigade nach Nordkorea entsenden, damit diese sich die Modifikation ansehen können. Wäre das zu arrangieren?“ „Herr Generaloberst, ich werde mich mit Pyeongyang in Verbindung setzen. Ich melde mich bei Ihnen, sobald mir eine Antwort vorliegt.“ „Vielen Dank, Herr Botschafter.“</w:t>
      </w:r>
    </w:p>
    <w:p w14:paraId="2DE030C7"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0CBC135E"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w:t>
      </w:r>
    </w:p>
    <w:p w14:paraId="263FC528"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777B585C"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Büro des Chefs der russischen Bodenstreitkräfte, Montag, 28. Oktober 2013.</w:t>
      </w:r>
    </w:p>
    <w:p w14:paraId="51F9B08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Es kam Vladimir Valentinovich Chirkin wie ein Deja Vu vor.</w:t>
      </w:r>
    </w:p>
    <w:p w14:paraId="72F6865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Das Telefon klingelte und es meldete sich der Adjutant aus dem Vorzimmer. „Herr Generaloberst, der Botschafter Nordkoreas, Herrn Kim Hyung-Jun, bittet um ein Gespräch.“ „Stellen Sie durch!“ Generaloberst Chirkin hatte im Augenblick andere Sorgen, es ging das Gerücht, er solle abgesetzt werden, und er versuchte herauszufinden, wer das Gerücht gestreut hatte.</w:t>
      </w:r>
    </w:p>
    <w:p w14:paraId="768D444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„Guten Tag Herr Botschafter Kim, was kann ich heute für Sie tun?“ Fragte Chirkin zerstreut, was sein Gegenüber am Tonfall erkannte. „Guten Tag Herr Generaloberst Chirkin, darf ich Sie daran erinnern, dass Sie zwei Oberste in unser schönes Land </w:t>
      </w:r>
      <w:r w:rsidRPr="00944672">
        <w:rPr>
          <w:rFonts w:ascii="Arial" w:hAnsi="Arial" w:cs="Arial"/>
          <w:sz w:val="24"/>
          <w:szCs w:val="24"/>
        </w:rPr>
        <w:lastRenderedPageBreak/>
        <w:t>entsenden wollten?“ „Oh! Herr Botschafter, seien Sie versichert, dass ich das nicht vergessen hatte, ich habe nur gerade ein anderes Problem auf dem Tisch, daher war ich abgelenkt.“ „Generaloberst Chirkin, diese Tage kennen wir alle, kann ich Ihnen versichern.“ Lachte der Botschafter und Generaloberst Chirkin entspannte sich.</w:t>
      </w:r>
    </w:p>
    <w:p w14:paraId="2481FF89"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„Vielen Dank Herr Botschafter, für die lieben Worte. Jetzt also noch einmal. Was kann ich für Sie tun?“ „Herr Generaloberst Chirkin, es wäre uns eine Ehre, wenn wir ihre zwei Oberste im nächsten Februar auf unserem Tonghae Testgelände begrüßen dürften. Wir empfehlen eine Ankunft am 08. Februar. Wir werden Ihre Offiziere von Pyeongyang zum Gelände bringen.“ sagte der Botschafter in einem Plauderton, der dem Inhalt des Gesprächs nicht so recht entsprechen wollte.</w:t>
      </w:r>
    </w:p>
    <w:p w14:paraId="2A350236"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„Das klingt nach einem guten Vorschlag. Wir werden die beiden Offiziere per Linienflug befördern, um weniger Aufsehen zu erregen.“ „Ich begrüße das Verständnis, das Sie für unsere Situation haben.“ Bedankte sich der Botschafter und beendete das Gespräch.</w:t>
      </w:r>
    </w:p>
    <w:p w14:paraId="4EA2AA7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51731ADB"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w:t>
      </w:r>
    </w:p>
    <w:p w14:paraId="47DA2C29"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17DCEA41"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b/>
          <w:bCs/>
          <w:sz w:val="24"/>
          <w:szCs w:val="24"/>
        </w:rPr>
        <w:commentReference w:id="421"/>
      </w:r>
      <w:r w:rsidRPr="00944672">
        <w:rPr>
          <w:rFonts w:ascii="Arial" w:hAnsi="Arial" w:cs="Arial"/>
          <w:b/>
          <w:bCs/>
          <w:sz w:val="24"/>
          <w:szCs w:val="24"/>
        </w:rPr>
        <w:t>&gt;&gt;&gt; Nordkorea, Tonghae Testgelände, Februar 2014 &lt;&lt;&lt;</w:t>
      </w:r>
    </w:p>
    <w:p w14:paraId="11136C6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Mikhael ‚Mischa‘ Pushkin und Fedor ‚Grischa‘ Smirnoff hatten eine lange Reise hinter sich. Von Rostow am Don, wo sie ihre Einweisung und Nachschulung erhalten hatten, flogen sie nach Moskau. In Moskau erhielten sie Einweisungen sowohl vom Geheimdienst als auch von der Heeresführung und einigen Softwarespezialisten. </w:t>
      </w:r>
    </w:p>
    <w:p w14:paraId="3133368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Ihre erste Aufgabe in Nordkorea würde es sein, das System zu erkennen und zu bewerten, mit dem die BUK-M1-E2 modifiziert worden war. Daher wurden beide noch einmal intensiv mit dem aktuellen System vertraut gemacht.</w:t>
      </w:r>
    </w:p>
    <w:p w14:paraId="14C014A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Von Seiten der Heeresführung und des Geheimdienstes, wurden sie darauf hingewiesen, alles was sie sahen, zu notieren oder sich zu merken und möglichst genaue Sichtprotokolle anzufertigen.</w:t>
      </w:r>
    </w:p>
    <w:p w14:paraId="27E59101"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Allen war klar, dass die Nordkoreaner alles tun würden, um zu verhindern, dass mehr Informationen das Land verließen als gewünscht.</w:t>
      </w:r>
    </w:p>
    <w:p w14:paraId="2CF8A5A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 Die beiden Offiziere waren von Moskau nach Wladiwostok geflogen und hatten dort übernachtet. Am nächsten Tag gab es einen Flug mit Air Koryo, der nationalen Fluggesellschaft von Nordkorea, nach Pyeongyang. Air Koryo ist dem Amt für Zivilluftfahrt unterstellt. Dieses wiederum ist Teil der nordkoreanischen Luftwaffe, alle Piloten sind Offiziere der Armee.</w:t>
      </w:r>
    </w:p>
    <w:p w14:paraId="59F722A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Das war auch der Grund, warum die Offiziere in Wladiwostok übernachtet hatten. Es sollte vermieden werden, dass sie auf dem zweiten Flugabschnitt einschliefen, und damit den nordkoreanischen Offizieren Gelegenheit zur Spionage geben würden, indem es die Möglichkeit gab, die Taschen ‚zu sichten‘, während die Offiziere schliefen.</w:t>
      </w:r>
    </w:p>
    <w:p w14:paraId="78F827BE"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lastRenderedPageBreak/>
        <w:t>Die reine Flugzeit lag bei 15 Stunden und 30 Minuten, die Offizieren würden also auf jeden Fall erschöpft sein, wenn sie in Nordkorea ankamen. Auch das wurde bei der Zwischenübernachtung berücksichtigt.</w:t>
      </w:r>
    </w:p>
    <w:p w14:paraId="63199922"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Nach der Ankunft in Pyeongyang wurde deutlich, dass die Nordkoreaner sich auf die Ankunft der beiden russischen Offiziere vorbereitet hatten. Nach der Einreise wurden die beiden Offiziere empfangen und in einen Nebenraum gebeten. Hier wurde den beiden Essen und Trinken angeboten, da noch etwas Zeit bis zur Weiterreise sei. </w:t>
      </w:r>
    </w:p>
    <w:p w14:paraId="6814A9F5"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Ungefähr 40 Minuten später war es Zeit zur Weiterreise. Die Offiziere gingen davon aus, dass jetzt eine acht- bis zehnstündige Autofahrt folgen würde, tatsächlich wurden sie aber zum Flugfeld zurückgebracht, und standen einem MIL-26 Transporthubschrauber gegenüber. Die Begleiter sahen zu den russischen Offizieren und teilten ihnen mit, dass der MIL-26 sie zum Testgelände fliegen würde. Die Flugzeit würde etwas über eine Stunde betragen.</w:t>
      </w:r>
    </w:p>
    <w:p w14:paraId="7BC8F876"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Im MIL-26 Hubschrauber waren zwar Sitzplätze eingebaut, aber es waren keine Fenster vorhanden, aus denen man hätte herausschauen können. Die Nordkoreaner wollten sicherstellen, dass keine Informationen nach außen drangen, die nicht selektiert waren. Die MIL-26 ist mit einem achtblättrigen Rotor ausgestattet und hat eine fünfköpfige Besatzung aus Pilot, Copilot, Navigator, Ingenieur und einem Flugtechniker.</w:t>
      </w:r>
    </w:p>
    <w:p w14:paraId="67F0CC9D"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 Es gibt effizientere Helikopter, aber die Transportkapazität des MIL-26 sucht ihres Gleichen. Da Nordkorea noch immer davon ausgeht, dass die größte Gefahr von Süden kommt, benötigt die Armee entsprechende Transportkapazitäten, um schnell Truppen an die Südgrenzen zu transportieren.</w:t>
      </w:r>
    </w:p>
    <w:p w14:paraId="1BE685B8"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75A49FC9"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w:t>
      </w:r>
    </w:p>
    <w:p w14:paraId="4792C7D9"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6509A3F9"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Die russischen Bodenstreitkräfte nutzen das BUK-Raketensystem zur Bekämpfung von Kampfhubschraubern, Kampfflugzeugen, unbemannten Luftfahrzeugen, Marschflugkörpern und Luft-Boden-Lenkwaffen in tiefen bis mittleren Höhen. Mit der Version BUK-M1-2 können auch ballistische Kurzstreckenraketen abgefangen werden.</w:t>
      </w:r>
    </w:p>
    <w:p w14:paraId="3DE486F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Die BUK kann mobil im Gelände eingesetzt werden und ist allwetterfähig. Sämtliche Komponenten sind auf Kettenfahrzeugen installiert. Somit kann sich BUK auf der Straße und auch im Gelände bewegen. Das System benötigt keine vorbereiteten Stellungen und diese kann sich irgendwo im Gelände befinden. Das Herstellen der Gefechtsbereitschaft dauert fünf bis sieben Minuten. </w:t>
      </w:r>
    </w:p>
    <w:p w14:paraId="031B513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Das BUK-System besteht im Groben aus den folgenden Komponenten: einem Feuerleitstand, einem Überwachungsradar, den Lenkwaffenstartern mit den Lenkwaffen und dem Feuerleitradar, Nachladefahrzeuge mit Kran sowie weiteren Komponenten für den autonomen oder verbundenen Einsatz.</w:t>
      </w:r>
    </w:p>
    <w:p w14:paraId="4A081C8D"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 </w:t>
      </w:r>
    </w:p>
    <w:p w14:paraId="343C181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lastRenderedPageBreak/>
        <w:t>***</w:t>
      </w:r>
    </w:p>
    <w:p w14:paraId="0074935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1345C69B"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Auf dem Tonghae Testgelände wurden den Offizieren Zimmer zugewiesen, damit diese sich frisch machen konnten. Für den späten Nachmittag war eine Sitzung zum Thema technische Veränderungen und Software-Update vorgesehen und im Anschluß gemeinsames Abendessen. Am darauffolgenden Tag sollte die Demonstration erfolgen.</w:t>
      </w:r>
    </w:p>
    <w:p w14:paraId="76E0D2C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2A039AB7"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w:t>
      </w:r>
    </w:p>
    <w:p w14:paraId="67531BFF"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7A65E458"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 xml:space="preserve">Am </w:t>
      </w:r>
      <w:r w:rsidRPr="00944672">
        <w:rPr>
          <w:rFonts w:ascii="Arial" w:hAnsi="Arial" w:cs="Arial"/>
          <w:noProof/>
          <w:sz w:val="24"/>
          <w:szCs w:val="24"/>
        </w:rPr>
        <w:t>Sonntagmorgen</w:t>
      </w:r>
      <w:r w:rsidRPr="00944672">
        <w:rPr>
          <w:rFonts w:ascii="Arial" w:hAnsi="Arial" w:cs="Arial"/>
          <w:sz w:val="24"/>
          <w:szCs w:val="24"/>
        </w:rPr>
        <w:t xml:space="preserve"> trafen sich die nordkoreanischen Vertreter und die russischen Offiziere nach dem Frühstück in dem Besprechungsraum, in dem gestern das Briefing über die getätigten Updates erfolgt war.</w:t>
      </w:r>
    </w:p>
    <w:p w14:paraId="31F5F496"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Die russischen Offiziere erhielten eine Einweisung in den geplanten Ablauf der Übung. Nach der Einweisung besichtigten Sie den BUK-Demonstrator, in dem die Neuerungen umgesetzt waren.</w:t>
      </w:r>
    </w:p>
    <w:p w14:paraId="43B4F8A2"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Mit dem BUK-System kommt ein zentraler Feuerleitstand zum Einsatz der auf einem Kettenfahrzeug installiert ist. Dieses hat eine Länge von 8,37 m, ist 3,25 m breit und hat Höhe von 2,96 m. Das Fahrzeug wiegt 28,9 Tonnen und erreicht auf der Strasse eine Geschwindigkeit von 65 km/h. </w:t>
      </w:r>
    </w:p>
    <w:p w14:paraId="10B32609"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In dem Feuerleitstand laufen die Aufklärungsdaten des Überwachungsradars sowie die der Feuerleitradare von den Lenkwaffenstartern zusammen und werden dort mit redundanten Echtzeit-Computersystemen verarbeitet. </w:t>
      </w:r>
    </w:p>
    <w:p w14:paraId="43C6F02D"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Der Feuerleitstand verfügt über umfangreiche Kommunikationseinrichtungen, die es dem Kampfführungspersonal erlauben, mit verschiedenen Aufklärungs- und Führungssystemen zu kommunizieren. </w:t>
      </w:r>
    </w:p>
    <w:p w14:paraId="41F8BE12"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Aus dem Feuerleitstand führen sechs Bediener den Feuerkampf, und von 46 bis 75 zeitgleich verfolgbaren Flugzielen,  können von sechs die Zielparameter ermittelt und an die Lenkwaffenstarter gesendet werden.</w:t>
      </w:r>
    </w:p>
    <w:p w14:paraId="7EA09C91"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Die Aufgabe heute würde verhältnismäßig einfach sein und entsprach dem Standardtest für das System. Mehrere unbemannte Drohnen würden das Testgelände überfliegen, das BUK-Radar würde eine Freund-Feind-Erkennung durchführen und diejenige Drohne, die als Feind markiert wurde, abschießen.</w:t>
      </w:r>
    </w:p>
    <w:p w14:paraId="72A35352"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Im zweiten Durchlauf, würden die Drohnen dichter zusammen fliegen, und es würde simuliert werden, dass sich ein Feind an einen Flugverband heranschleichen würde, um in das eigene Gebiet einzudringen.</w:t>
      </w:r>
    </w:p>
    <w:p w14:paraId="7EC0594F"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 Die neue Software würde die Freund-Feind-Erkennung durchführen, den versteckten Feind erkennen und abschießen. </w:t>
      </w:r>
    </w:p>
    <w:p w14:paraId="342F3AE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lastRenderedPageBreak/>
        <w:t>Damit die Daten und Abläufe verifizierbar sind, wurden die Beobachter einer eigenen, zweiten Radarkontrollstation zugewiesen. So konnten die russischen Offiziere den Ablauf neutral beobachten.</w:t>
      </w:r>
    </w:p>
    <w:p w14:paraId="12F2F4CD"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Der erste Testdurchlauf, in dem die Systeme geprüft und kalibriert wurden, verlief so, wie die Offiziere es aus der eignen Erfahrung kannten.</w:t>
      </w:r>
    </w:p>
    <w:p w14:paraId="0DA62A4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Nun war es Zeit für den ersten modifizierten Ablauf. Auf dem Kontrollradar waren vier Flugkörper zu erkennen, die in Reihe hintereinander flogen. Der nordkoreanische Radarleitoffizier sah zu den beiden russischen Gästen: „Bitte sagen Sie mir, welcher Flugkörper die Feindkennung erhalten soll.“ </w:t>
      </w:r>
    </w:p>
    <w:p w14:paraId="3AAFA18E"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Fedor ‚Grischa‘ Smirnoff sah den Offizier an, „Sie wollen das erschweren?“ „Wir wollen ihnen demonstrieren, wie gut das neue System ist.“ War die Antwort des Nordkoreaners. </w:t>
      </w:r>
    </w:p>
    <w:p w14:paraId="7ED5A949"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„Dann bitte Nummer 3.“ sagte Mikhael ‚Mischa‘ Pushkin, der Elektronikspezialist der beiden russischen Offiziere.</w:t>
      </w:r>
    </w:p>
    <w:p w14:paraId="65CC5A8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Der nordkoreanische Offizier nickte, wandte sich dem Bedienpult zu, und plötzlich wurden aus den neutralen Flugkörpern, aktive Signale. Eins und zwei waren Freunde, drei war Feind, vier wieder Freund.</w:t>
      </w:r>
    </w:p>
    <w:p w14:paraId="6BB963AD"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Die BUK-Bedienbrigade musste jetzt erkennen, welches Objekt die Feindkennung hatte und tätig werden.</w:t>
      </w:r>
    </w:p>
    <w:p w14:paraId="4231C90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In diesem Augenblick brüllte das Triebwerk einer Rakete auf, als sie aus der Halterung schoss und Richtung Himmel strebte. </w:t>
      </w:r>
    </w:p>
    <w:p w14:paraId="0AF8E73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Die Distanz musste überbrückt werden, dann verschwand Punkt drei vom Radar.</w:t>
      </w:r>
    </w:p>
    <w:p w14:paraId="09CBA14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Die beiden russischen Offiziere lobten das Team für die gute Reaktion. Man konnte dem Team anmerken, dass es trainiert war.</w:t>
      </w:r>
    </w:p>
    <w:p w14:paraId="63F7926F"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Die Bodentruppe des BUK-Systems war bereits dabei die Raketen Lafette wieder zu bestücken.</w:t>
      </w:r>
    </w:p>
    <w:p w14:paraId="2BB9A48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„Hauptmann Kim.“ Wandte sich ‚Mischa‘ Pushkin an den Nordkoreaner. „Ich weiß, dass der Ablauf vorbereitet wurde, ist es möglich, eine Varianz einzubauen?“</w:t>
      </w:r>
    </w:p>
    <w:p w14:paraId="0BE8F68E"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Hauptmann Kim drehte sich um, sah die beiden Offiziere an und fragte: „An was genau haben sie sich gedacht?“ </w:t>
      </w:r>
    </w:p>
    <w:p w14:paraId="03476B9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„Hauptmann Kim, im Briefing haben Sie gesagt, dass auf den Stationen drei bis sechs die alten Raketen und auf den Stationen eins bis drei die neuen Raketen, die sie modifiziert haben, installiert sind. Ist das so korrekt?“ „Oberst Pushkin, das ist so korrekt.“</w:t>
      </w:r>
    </w:p>
    <w:p w14:paraId="65F68C8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„Ist es möglich, dass wir den Ablauf Nummer Zwei zweimal durchführen?“ „Ich verstehe, Sie möchten einmal mit der alten und einmal mit der neuen Variante testen.“ Nickte Hauptmann Kim. Jetzt meldete sich ‚Grischa‘ Smirnoff zu Wort: „Beide Abläufe exakt identisch. Flughöhe 3000, Abstand identisch. Ginge das?“</w:t>
      </w:r>
    </w:p>
    <w:p w14:paraId="3E7A756F"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„Ich spreche eben mit meinem Vorgesetzten, aber ich denke, das ist kein Problem.“ Sagte Hauptmann Kim, erhob sich und verließ kurz den Leitstand.</w:t>
      </w:r>
    </w:p>
    <w:p w14:paraId="7AF7F1FF"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lastRenderedPageBreak/>
        <w:t>Puschkin sah zu Smirnoff: „Die Raketen sind gut, aber bei dem Set-up-Eins kann es sein, dass ein falsches Signal getroffen wird. Wenn die neuen Raketen so gut sind, dann sollte der zweite Durchgang garantiert 100% sein.“</w:t>
      </w:r>
    </w:p>
    <w:p w14:paraId="150BB93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Kein System arbeit zu 100% richtig, daher werden die Tests so ausgeführt, dass es für das Erkennungssystem schwieriger ist, das richtige Ziel zu identifizieren. Hieraus erfolgt eine Verbesserung des Systems und der Bedienmannschaft.</w:t>
      </w:r>
    </w:p>
    <w:p w14:paraId="7DCCB337"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Hauptmann Kim kam zurück und lächelte die beiden an: „Mein Vorgesetzter versteht den Grund Ihrer Frage.“ Begann Hauptmann Kim, beide Russen verstanden das als ‚Nein‘, aber dann sagte Hauptmann Kim: „Er hat gesagt, dass wir den Ablauf so Anpassen, dass wir zwei Verbände zeitgleich einfliegen lassen. Je ein Verband pro Raketentyp, das fordert die Bedien-Crew und das System. Er dankt Ihnen für den Vorschlag.“</w:t>
      </w:r>
    </w:p>
    <w:p w14:paraId="31042F15"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Jetzt waren die russischen Gäste beeindruckt. Diesen Ablauf konnten sie selbst in Russland nur selten üben.</w:t>
      </w:r>
    </w:p>
    <w:p w14:paraId="088EF3E7"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Das BUK-System war neu bestückt und wieder voll einsatzfähig. Die BUK-Crew wurde nicht über den neuen Ablauf informiert, aber es war so, dass nur auf Platz eins der Lafette die neue Raketenvariante installiert war. Dadurch war gewährleistet, dass, mindestens eine ‚alte‘, und eine ‚neue‘ Raketengeneration zum Einsatz kam.</w:t>
      </w:r>
    </w:p>
    <w:p w14:paraId="6F2F8C07"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Der andre Hintergedanke der russischen Offiziere war, zu prüfen, ob die BUK-M1-E2 mit Attrappen oder mit echten Raketen bestückt war.</w:t>
      </w:r>
    </w:p>
    <w:p w14:paraId="0E1BE1B5"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Die Übung begann. Auf das Testgelände flogen zwei Gruppen von Flugkörpern in Vierer-Rautenformation ein. Sie flogen eine Verbandsformation hintereinander, so das der Abstand zu beiden Raketen identisch war.</w:t>
      </w:r>
    </w:p>
    <w:p w14:paraId="5EAE854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Als Feindvorgaben waren Gruppe eins, Nummer vier und Gruppe zwei, Nummer eins angegeben.</w:t>
      </w:r>
    </w:p>
    <w:p w14:paraId="683C4BF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Fast zeitgleich brüllten die Triebwerke der Raketen eins und fünf los, als Sie Geschwindigkeit aufnahmen, um Ihren Zielen entgegenzusteuern.</w:t>
      </w:r>
    </w:p>
    <w:p w14:paraId="6C3BF629"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Die Rakete Nummer eins hatte das Update erhalten, Rakete fünf noch nicht. Kurz darauf verschwanden zwei Ziele vom Himmel. Rakete eins hatte Ihr Ziel getroffen. Rakete fünf hatte ihr Ziel verfehlt und Drohne drei getroffen.</w:t>
      </w:r>
    </w:p>
    <w:p w14:paraId="535F6726"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Der Test war als Vergleich, gut gelaufen. Es stellten sich jedoch noch Fragen: </w:t>
      </w:r>
    </w:p>
    <w:p w14:paraId="0E04F825"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Erstens: War die erste Rakete eine alte oder eine neue Version. Die Nordkoreaner sagte, es handelte sich um eine alte Version.</w:t>
      </w:r>
    </w:p>
    <w:p w14:paraId="6FB06706"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Zweitens: War der Fehlschuss ein menschlicher Fehler? Das ließ sich nur durch die Überprüfung und Auswertung der technischen Daten und Protokolle herausfinden.</w:t>
      </w:r>
    </w:p>
    <w:p w14:paraId="5D6D4B3D"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Am Nachmittag lagen alle Daten vor. Es stellte sich heraus, dass der Lenkwaffenbetreuer ein neuer Soldat war, der Erfahrungen sammeln sollte. Dieser Soldat hatte den Fehlschuss ausgelöst.</w:t>
      </w:r>
    </w:p>
    <w:p w14:paraId="44EC38F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lastRenderedPageBreak/>
        <w:t>Die russischen Offiziere bedankten sich und alle gingen gemeinsam in die Kantine. Für den Abend hatte die Nordkoreaner noch eine kulturelle Veranstaltung vorgesehen, so das die beiden russischen Offiziere erst spät ins Bett kamen.</w:t>
      </w:r>
    </w:p>
    <w:p w14:paraId="3551C1A8"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Am darauffolgenden Montag traten die beiden Offiziere den Rückweg nach Moskau an.</w:t>
      </w:r>
    </w:p>
    <w:p w14:paraId="1C7F1BC8"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535981A6"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w:t>
      </w:r>
    </w:p>
    <w:p w14:paraId="2BCFADC6"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594A510E"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commentReference w:id="422"/>
      </w:r>
      <w:r w:rsidRPr="00944672">
        <w:rPr>
          <w:rFonts w:ascii="Arial" w:hAnsi="Arial" w:cs="Arial"/>
          <w:b/>
          <w:bCs/>
          <w:sz w:val="24"/>
          <w:szCs w:val="24"/>
        </w:rPr>
        <w:t>&gt;&gt;&gt; Hauptverwaltung für Raketen und Artillerie des Verteidigungsministeriums, Moskau, 7. März 2014  &lt;&lt;&lt;</w:t>
      </w:r>
    </w:p>
    <w:p w14:paraId="131474E8"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Jo Kyung-Sik, war der Militärattaché in der nordkoreanischen Botschaft in Moskau. Er saß heute an Stelle des Botschafters im Büro von Armeegeneral Oleg Salyukov. </w:t>
      </w:r>
    </w:p>
    <w:p w14:paraId="12D5B49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Jo Kyung-Sik fühlte etwas unwohl, in der Führung der russischen Armee war es zu einigen Verwerfungen gekommen. Generaloberst Vladimir Chriskin war bis zum 02. Dezember 2013 im Amt gewesen und wurde durch Generaloberst Sergey Istrakov ersetzt, der sich aber auch nur bis zum 1. März 2014 halten konnte. Seit dem 2. März 2014 war Armeegeneral Oleg Salyukov Oberbefehlshaber der russischen Bodentruppen. Für Jo Kyung-Sik bedeutete das, dass er erneut für das Softwareupdate der BUK-M1-E2 werben musste.</w:t>
      </w:r>
    </w:p>
    <w:p w14:paraId="2B7CA858"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Er hatte den Termin noch zu Zeiten von Generaloberst Sergey Istrakov geben lassen, und nun saß er vor dem neuen Oberbefehlshaber und wusst nicht, in wieweit diese informiert war.</w:t>
      </w:r>
    </w:p>
    <w:p w14:paraId="6852FC0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„Herr Attaché Jo, ich danke Ihnen für das kommen.“ Begrüßte ihn der Armeegeneral. „Herr Armeegeneral Salyukov, ich freue mich, dass Sie sich die Zeit für diesen Termin genommen haben.“ Erwiderte Jo Kyung-Sik.  „Herr Attaché Jo, wenn ich das richtig verstanden habe, möchten sie, als Vertreter Nordkoreas, der russischen Armee ein Softwareupdate für die BUK-M1 anbieten, welches Sie an der BUK-M1-E2 ausprobiert haben?! Bin ich soweit richtig informiert?“ „Herr Armeegeneral Salyukov, das ist, in der gebotenen Kürze, soweit korrekt.“ </w:t>
      </w:r>
    </w:p>
    <w:p w14:paraId="529A8981"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„Herr Attaché Jo, ich habe mir die Berichte angesehen, und komme zu dem Schluss, dass wir einen zweiten realitätsnahen Test durchführen müssen.“ „Herr Armeegeneral Salyukov, wie genau darf ich das verstehen?“ „Sehen Sie Herr Attaché Jo, Ihr Test in Nordkorea war sehr beeindruckend, allerdings lässt sich nicht ausschließen, dass einige Parameter nicht nachvollziehbar sind.“ „Herr Armeegeneral, unterstellen Sie Betrug?“ „Das möchte ich nicht sagen, aber Sie konnten die Bedingungen kontrollieren, unter denen der Test stattgefunden hat.“ „Das verstehe ich. Was schlagen Sie vor?“ Hakte Attaché Jo nach. </w:t>
      </w:r>
    </w:p>
    <w:p w14:paraId="0D99FD39"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„Ich schlage vor, dass wir an einem unserer Systeme im Süden einen Test machen. Sie können Ihre Techniker entsenden, damit Sie das System manipulieren, wie es notwendig </w:t>
      </w:r>
      <w:r w:rsidRPr="00944672">
        <w:rPr>
          <w:rFonts w:ascii="Arial" w:hAnsi="Arial" w:cs="Arial"/>
          <w:sz w:val="24"/>
          <w:szCs w:val="24"/>
        </w:rPr>
        <w:lastRenderedPageBreak/>
        <w:t xml:space="preserve">ist. Dann simulieren wir erneut.“ „Ich verstehe Ihren Ansatz. Was genau soll gemacht werden?“ Eröffnete Jo die nächste Runde. </w:t>
      </w:r>
    </w:p>
    <w:p w14:paraId="679421A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„Herr Attaché Jo, wir halten die, von Ihnen vorgenommenen, Änderung für überprüfungswürdig. Wir schlagen vor, dass wir einen Transportflug organisieren, der Ihre Bedienmannschaft abholt und zur 53. Brigade verbringt. Diese wird eine BUK-M1 zu Testzwecken bereitstellen, um Ihre Vorführung zu verifizieren.</w:t>
      </w:r>
    </w:p>
    <w:p w14:paraId="38DB5151"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Wir werden unsere eigene Bedienmannschaft einsetzen.“ Erklärte der Armeegeneral seine Erwartungshaltung, „Sind Sie mit dieser Vorgehensweise einverstanden?“ „Es mag kleinlich klingen,“ setzte Attaché Jo an, „aber ich darf davon ausgehen, dass Sie unser Personal auch zurückbringen?“ „Das ist das kleinste Problem, Attaché Jo.“ </w:t>
      </w:r>
    </w:p>
    <w:p w14:paraId="50CB67DE"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„Herr Armeegeneral Salyukov, ich bin soweit einverstanden, nur leider muss ich Rücksprache mit Pyeongyang halten. Können wir den Rest dann telefonisch klären?“ „Wenn Sie das mit Pyeongyang geklärt haben, können wir das schnellstmöglich arrangieren. Vielen Dank für Ihren Besuch.“</w:t>
      </w:r>
    </w:p>
    <w:p w14:paraId="265C888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46EDF3C3"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w:t>
      </w:r>
    </w:p>
    <w:p w14:paraId="31AD6871"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648C8067"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p>
    <w:p w14:paraId="7D26E8F3"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p>
    <w:p w14:paraId="58C3A3F1"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p>
    <w:p w14:paraId="64754385" w14:textId="77777777" w:rsidR="00944672" w:rsidRPr="00944672" w:rsidRDefault="00944672" w:rsidP="00944672">
      <w:pPr>
        <w:keepNext/>
        <w:keepLines/>
        <w:pageBreakBefore/>
        <w:numPr>
          <w:ilvl w:val="0"/>
          <w:numId w:val="1"/>
        </w:numPr>
        <w:suppressAutoHyphens/>
        <w:autoSpaceDE w:val="0"/>
        <w:autoSpaceDN w:val="0"/>
        <w:adjustRightInd w:val="0"/>
        <w:spacing w:before="744" w:after="120" w:line="417" w:lineRule="auto"/>
        <w:jc w:val="center"/>
        <w:outlineLvl w:val="0"/>
        <w:rPr>
          <w:rFonts w:ascii="Arial" w:hAnsi="Arial" w:cs="Arial"/>
          <w:b/>
          <w:bCs/>
          <w:sz w:val="24"/>
          <w:szCs w:val="24"/>
        </w:rPr>
      </w:pPr>
      <w:r w:rsidRPr="00944672">
        <w:rPr>
          <w:rFonts w:ascii="Arial" w:hAnsi="Arial" w:cs="Arial"/>
          <w:b/>
          <w:bCs/>
          <w:sz w:val="24"/>
          <w:szCs w:val="24"/>
        </w:rPr>
        <w:lastRenderedPageBreak/>
        <w:br/>
        <w:t>„Wer nicht vorausschauend denkt und den Gegner gering schätzt, der wird gewiss von ihm überwältigt werden.“ (Sun Tsu)</w:t>
      </w:r>
    </w:p>
    <w:p w14:paraId="01AC1F89"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commentReference w:id="423"/>
      </w:r>
      <w:r w:rsidRPr="00944672">
        <w:rPr>
          <w:rFonts w:ascii="Arial" w:hAnsi="Arial" w:cs="Arial"/>
          <w:b/>
          <w:bCs/>
          <w:sz w:val="24"/>
          <w:szCs w:val="24"/>
        </w:rPr>
        <w:t>&gt;&gt;&gt; Assen, Niederlande, März 2014 &lt;&lt;&lt;</w:t>
      </w:r>
    </w:p>
    <w:p w14:paraId="4342728E"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Thomas Ganghofer war mittlerweile 39 Jahre alt, lebte und arbeitete in Assen bei Groningen. Vor 15 Jahren war der, der Liebe wegen, von Glückstadt, bei Hamburg nach Groningen gezogen. </w:t>
      </w:r>
    </w:p>
    <w:p w14:paraId="67319CB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Er hatte Yvie van Klockjes bei einem Open-Air Konzert in Barcelona kennen und lieben gelernt. Erst hatten sie eine Fernbeziehung, aber dann entschied sich Thomas, seine Zelte in Deutschland abzubrechen und in die Niederlande zu ziehen.</w:t>
      </w:r>
    </w:p>
    <w:p w14:paraId="7556BF65"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Das Zusammenleben der beiden funktionierte für 3 Monate, dann war Schluss. Thomas hatte sich jedoch in die Atmosphäre in der Universitätsstadt verliebt, und beschloss, in den Niederlanden zu bleiben.</w:t>
      </w:r>
    </w:p>
    <w:p w14:paraId="1BF9838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Groningen war von der Miete für Thomas Geldbeutel zu teuer, dann fand er eine Wohnung in Assen. Da der Zug alle 15 Minuten fährt und die Fahrzeit nur 20 Minuten beträgt, war die Entscheidung schnell gefallen. In Deutschland hatte er 45 Minuten mit dem Zug von Glückstadt nach Hamburg benötigt, auch das war für ihn eine, gefühlte, Verbesserung.</w:t>
      </w:r>
    </w:p>
    <w:p w14:paraId="4E36781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In den ersten Jahren hielt er sich mit kleinen Jobs über Wasser, und gerade als er soweit war, doch nach Deutschland zurückzugehen, entdeckte er sein Talent für Recherche. Er hatte einen Job bei der örtlichen Zeitung, als ein Redakteur ihn bat, zwei eingereichte Reportagen zu überprüfen. </w:t>
      </w:r>
    </w:p>
    <w:p w14:paraId="1AA9620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In Rekordzeit hatte er die Daten verifiziert, und dort wo es fragliche Details‘ gab, eine Bemerkung geschrieben.</w:t>
      </w:r>
    </w:p>
    <w:p w14:paraId="6F232479"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Als er die Ergebnisse abgab, schaute ihn der Redakteur fragend an, denn er dachte, dass Thomas noch fragen hätte. Stattdessen präsentierte Thomas die Ergebnisse. Er hatte dann erfahren, dass diese Back-Checks meist über eine Woche länger dauern, als er dafür benötigt hatte.</w:t>
      </w:r>
    </w:p>
    <w:p w14:paraId="323B260D"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Thomas erkannte, dass er eine Marktlücke entdeckt hatte, und gründete die TG Recherche BV. Er hatte noch Verbindungen in die Universität nach Groningen und bot dort Recherchen gegen Geld an.</w:t>
      </w:r>
    </w:p>
    <w:p w14:paraId="222F906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Es war erstaunlich, wie viele Studenten von seinem Angebot gebrauch machten, und selbst Doktoranden und Professoren ersparten sich viel Zeit, indem sie ihn beauftragten. Seine abgegebene Qualität war so gut, dass sich sein Angebot herumsprach.</w:t>
      </w:r>
    </w:p>
    <w:p w14:paraId="15C2699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Nach und nach meldeten sich Zeitungen und eines Tages, als er gerade in Groningen war, sprach ihn ein Mann an, der ihm ein Angebot für einen Dauerauftrag unterbreitete. </w:t>
      </w:r>
    </w:p>
    <w:p w14:paraId="5E58F6CE"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Dieser Mann war Piet Klocke, und der Auftrag kam vom AIVD – dem Algemene Inlichtingen- en Veiligheidsdienst, dem niederländischen Geheimdienst.</w:t>
      </w:r>
    </w:p>
    <w:p w14:paraId="160124D7"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lastRenderedPageBreak/>
        <w:t>Thomas hakte nach, denn der AIVD hatte doch eigene Recherche- und Analyseabteilungen, aber Piet Klocke bestätigte, dass der AIVD, wie alle Geheimdienste, auch gern auch externe Analysten zurückgreifen würde, da diese nicht mit gefärbten Berichten kämen.</w:t>
      </w:r>
    </w:p>
    <w:p w14:paraId="44EF041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Thomas war jetzt seit drei Jahren im Geschäft, und so sprach er mit der Bank und erwarb ein altes Haus zwischen Assen und Groningen, das jedoch zwei Vorteile, aus Sicht von Thomas, hatte. Zum einen hatte es einen großen Keller, der, anders als das Haus, nicht renovierungsbedürftig war, zum anderen hatte das Grundstück Anschluss an das neue Glasfasernetz, so das er dort einen stabilen und schnellen Internetzugang haben würde.</w:t>
      </w:r>
    </w:p>
    <w:p w14:paraId="207C410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Die Renovierung des Hauses und der Ausbau des Kellers, kamen gut voran und Thomas zog mit seiner BV in das Haus um.</w:t>
      </w:r>
    </w:p>
    <w:p w14:paraId="59D80B4D"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Jetzt mit Ende 30 wohnte er noch immer allein, hatte aber immer mal wieder Bekanntschaften, die aber bisher noch nicht zu einer längeren Beziehung geführt hatten.</w:t>
      </w:r>
    </w:p>
    <w:p w14:paraId="50366DAD"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Bei einem größeren Projekt, an dem er gearbeitet hatte, war er über Piet Klocke mit Joost van der Dijkstraat zusammen gekommen, und die beiden hatte sich angefreundet.</w:t>
      </w:r>
    </w:p>
    <w:p w14:paraId="531A647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In der Anfangsphase seines Unternehmens hatte Thomas Ganghofer mehrmals Probleme mit seinen Computern. Einmal war ein Back-up nicht rückbildbar, ein anderes Mal machte ein Computer schlapp und die Daten waren weg.</w:t>
      </w:r>
    </w:p>
    <w:p w14:paraId="368DAC55"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Thomas hatte beim ersten Mal einen ‚Spezialisten‘ beauftragt, die Daten wiederherzustellen, der kostete viel Geld, und als Thomas das Gefühl hatte, dass er nur geschröpft werden sollte, lernte er schnell, wie die Hardware aufzustellen ist.</w:t>
      </w:r>
    </w:p>
    <w:p w14:paraId="7419171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In seinem Keller war mittlerweile ein System installiert, bei dessen Set-up sogar die ITler des AIVD, tränen in die Augen bekamen.</w:t>
      </w:r>
    </w:p>
    <w:p w14:paraId="0196A705"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Anstelle von normalen Bildschirmen hatte Thomas mit LED-Displays eine Multi-Funktionswand gebaut. Im Nachbarraum standen Raumventilatoren, die für zusätzlich Kühlung der Server sorgten.</w:t>
      </w:r>
    </w:p>
    <w:p w14:paraId="0B921501"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Die Server waren alle Eigenbau und sahen nicht wie klassische Rechner aus, sondern eher wie ein Regal mit Computerteilen. Sein System erreichte jedoch Verarbeitungsgeschwindigkeiten, die mit den großen Systemen mithalten konnten.</w:t>
      </w:r>
    </w:p>
    <w:p w14:paraId="7E3C84F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Eine Wand war nur mit Einsteckfächern für Festplatten ausgestattet. Er hatte mit einem Raid-System für 8 Festplatten angefangen, jetzt arbeitete das System mit 150 3TB Platten. </w:t>
      </w:r>
    </w:p>
    <w:p w14:paraId="72C575D1"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Um zu verhindern, dass sein System über klassische E-Mail Angriffe infiziert wurde, hatte er einen Stand-Alone-Rechner, auf dem das E-Mail-Programm lief,</w:t>
      </w:r>
    </w:p>
    <w:p w14:paraId="1C45CE2F"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Sollen Daten per E-Mail verschickt werden, kopierte er seine Ergebnisse auf einen USB-Stick oder eine CD, und verschickte dann die Daten von dem Datenträger per E-Mail.</w:t>
      </w:r>
    </w:p>
    <w:p w14:paraId="3D03B345"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lastRenderedPageBreak/>
        <w:t>Er hatte auch bereits bemerkt, dass sein Gateway-Server von außen attackiert wurde, aber diese Angriffe konnte er bislang abwehren.</w:t>
      </w:r>
    </w:p>
    <w:p w14:paraId="520141DF"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1548DFC1"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w:t>
      </w:r>
    </w:p>
    <w:p w14:paraId="27BCBD7D"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0EBE3E1A"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commentReference w:id="424"/>
      </w:r>
      <w:r w:rsidRPr="00944672">
        <w:rPr>
          <w:rFonts w:ascii="Arial" w:hAnsi="Arial" w:cs="Arial"/>
          <w:b/>
          <w:bCs/>
          <w:sz w:val="24"/>
          <w:szCs w:val="24"/>
        </w:rPr>
        <w:t>&gt;&gt;&gt; Montag, 10. März 2014, Assen, Niederlande &lt;&lt;&lt;</w:t>
      </w:r>
    </w:p>
    <w:p w14:paraId="33612F2E"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Am Samstag war die MH 370 verschwunden, und Thomas Ganghofer hatte, wie viele andere auch, sich mit den Neuigkeiten zu diesem Fall beschäftigt.</w:t>
      </w:r>
    </w:p>
    <w:p w14:paraId="325BD958"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Ab Sonntagmittag fingen die Informationen an, sich zu wiederholen und es kamen keine Neuigkeiten mehr ans Licht. Er nahm sich den Nachmittag frei und ging etwas spazieren. Am Abend kochte er sich ein einfaches Gemüsegericht mit Erdnuss-Soße und Entenbrust. Er kochte gern, da er sich dabei entspannen konnte, gleichzeitig musste er auch auf seine Linie achten, da er einfach nicht genug Sport machte.</w:t>
      </w:r>
    </w:p>
    <w:p w14:paraId="08ADD27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Da er zur Zeit keinen anstehenden Auftrag hatte, fing Thomas am Montagmorgen um 07:45 Uhr an, sich mit den Informationen genauer zu beschäftigen. Er legte sich eine Datenbank für MH370 an und verschlüsselte diese, wie bei jedem Projekt, an dem er arbeitete.</w:t>
      </w:r>
    </w:p>
    <w:p w14:paraId="0F6F3237"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Er hatte aus verschieden Aufträgen, Informationen über Datenserver erhalten, die nur im Darknet verfügbar waren, diese Server begann er nun abzufragen.</w:t>
      </w:r>
    </w:p>
    <w:p w14:paraId="37E61071"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Er sah Satellitenbilder, Tracking-Spuren und Satellitenkommunikationsprotokolle. All das zeigt ihm aber nur, was andere auch schon gesagt bzw. veröffentlicht hatten. Als er seine Spuren routinemäßig überprüfte, meldete sich ein Programm auf seinem Rechner, das ihm mitteilte, dass er getrackt wurde. Dieses Programm hatte er vom AIVD erhalten, die damit auch seine Verbindungen und seine Fußabdrücke im Internet möglichst unsichtbar halten wollten.</w:t>
      </w:r>
    </w:p>
    <w:p w14:paraId="10119C31"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Das Programm hieß TED – Trace Electronic Data, und es war möglich, über TED herauszufinden, wer einen verfolgte. Meistens waren es die Mitarbeiter des AIVD, wenn er wieder einen ihrer Checkpoints getroffen hatte. </w:t>
      </w:r>
    </w:p>
    <w:p w14:paraId="0EA1AED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Er aktivierte TED und das Programm verfolgte den Weg zurück, um so herauszufinden, wo der Computer Stand der ihn verfolgte, bzw. wer ihn verfolgte.</w:t>
      </w:r>
    </w:p>
    <w:p w14:paraId="6BBC1F1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Die IP-Adressen, mit denen sich die Computer untereinander identifizieren, sind nach einem koordinierten Schema vergeben. Die IP-Adresse wird vor allem verwendet, um Daten von ihrem Absender zum vorgesehenen Empfänger zu transportieren. Ähnlich der Postanschrift auf einem Briefumschlag werden Datenpakete mit einer IP-Adresse versehen, die den Empfänger eindeutig identifiziert. Aufgrund dieser Adresse können die „Poststellen“, die Router, entscheiden, in welche Richtung das Paket weitertransportiert werden soll. Im Gegensatz zu Postadressen sind IP-Adressen nicht an einen bestimmten Ort gebunden. </w:t>
      </w:r>
    </w:p>
    <w:p w14:paraId="2B0120F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lastRenderedPageBreak/>
        <w:t>Das Fenster in dem TED das Ergebnis seiner Suche darstellte, zeigte die 175.45.176.33 als IP-Adresse an.</w:t>
      </w:r>
    </w:p>
    <w:p w14:paraId="655AE11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Jetzt wurde Thomas Ganghofer stutzig, die IP-Adressen 175.45.176.0 bis 175.45.179.255 waren an Nordkorea vergeben. Das jemand von außerhalb Nordkoreas, sich mit einer solchen IP-Adresse im Netz bewegen würde war, extrem, unwahrscheinlich. </w:t>
      </w:r>
    </w:p>
    <w:p w14:paraId="6A796FF7"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Damit kam automatisch die Frage auf, wieso Nordkoreas ‚Office120‘, die Hacker des Landes, jetzt an seiner Suche interessiert waren.</w:t>
      </w:r>
    </w:p>
    <w:p w14:paraId="4FC93D4F"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Es kann natürlich auch sein, dass die Nordkoreaner, die seinen Suchen regelmäßig folgten, auch jetzt nur durch Zufall aktiv wurden. Aber im Zusammenhang mit Nordkorea sollten man nicht auf den Faktor Zufall bauen. Die strategische Vorgehensweise Nordkoreas ist eine der Besten der Welt. Es gibt viele Menschen aus Geheimdienstkreisen, die sich sicher sind, dass Nordkorea hier sogar Weltspitze ist und selbst die Chinesen von den Nordkoreanern noch lernen können.</w:t>
      </w:r>
    </w:p>
    <w:p w14:paraId="7641CCB9"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Neben seinem zweiten PC hatte Thomas Ganghofer auch ein Satellitentelefon, damit er von den verschiedensten Orten der Welt telefonieren konnte, und er konnte mit seinem Laptop über das Satellitentelefon auch auf seine private Datenbank zugreifen.</w:t>
      </w:r>
    </w:p>
    <w:p w14:paraId="5557CAE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Jetzt brauchte er es nur zum Telefonieren: Kurzwahl 1, Pin1 und Pin2 (jeweils 6-stellig) und die Verbindung wurde hergestellt.</w:t>
      </w:r>
    </w:p>
    <w:p w14:paraId="2410810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„Hallo Thomas, hier ist Anique Smits, ich habe Deine Nummer erkannt.“ Meldete sich eine helle, sympathische Frauenstimme. „Du wusstest, ich bin im Dienst, und willst mich zu Essen einladen?!“ </w:t>
      </w:r>
    </w:p>
    <w:p w14:paraId="2831987F"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Trotz der Anspannung musste Thomas schallend lachen, er flirtete schon seit 6 Monaten mit Anique, aber jetzt hatte Sie zu ersten Mal ein Zeichen gegeben, dass sie einem Treffen offen gegenüberstehen würde. „Annique! Die schönste Stimme des AIVD! – Wenn ich das gewusst hätte, säße ich schon im Mantel und hätte ausreichend Bargeld dabei.“ Ein freundliches Glucksen war ihre Reaktion. „Ich höre schon, kein Essen mit Dir heute... Schade!“ Er konnte das breite grinsen in ihrem Gesicht förmlich hören. „Na gut, was kann ich für Dich tun?“ „Anique, pass auf. Rufe bitte mal Euren TG-Tracker auf.“ Fing Thomas an und wurde unterbrochen, „So etwas haben wir nicht“, jetzt lachte Thomas und antwortete, „Du lügst fast so gut, wie Deine Stimme sich anhört!“ „Das war direkt mal ein nettes Kompliment. Was wollen denn die Nordkoreaner von Dir?“, Anique wusste, das Thomas wusste, dass der AIVD versuchte, seine Recherchen nachzuverfolgen, warum also um den heißen Brei herumreden. </w:t>
      </w:r>
    </w:p>
    <w:p w14:paraId="11B3FC28"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„Siehst Du, genau deswegen rufe ich an.“, begann Thomas, „Ich habe keinen Auftrag, sondern ich habe nur etwas nach MH370 gesucht. Und Pling! schauen die NK´s mit. Das macht aus meiner Sicht keinen Sinn.“ </w:t>
      </w:r>
    </w:p>
    <w:p w14:paraId="40DD50F7"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„Ich schaue gerade, Du hast die normalen Sachen gesucht, die die ganze Welt auch sucht. Daran kann es nicht liegen.“ Aniques Stimme war ruhig aber angespannt, er hatte den Eindruck, dass sie auf verschiednen Rechnern Quer-Checks machte.</w:t>
      </w:r>
    </w:p>
    <w:p w14:paraId="0577E3AF"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lastRenderedPageBreak/>
        <w:t>„Ich habe Deine Abfragen, wiederholt, aber ein kleines Protokollpatch mitlaufen lassen. Ich wusste, dass Deine Suche irgendwo ein Signal ausgelöst hat. Ich will Wissen, was das war.“ Erklärte Anique. „So hab´ich Dich.!</w:t>
      </w:r>
      <w:r w:rsidRPr="00944672">
        <w:rPr>
          <w:rFonts w:ascii="Arial" w:hAnsi="Arial" w:cs="Arial"/>
          <w:noProof/>
          <w:sz w:val="24"/>
          <w:szCs w:val="24"/>
        </w:rPr>
        <w:t>“ Ein</w:t>
      </w:r>
      <w:r w:rsidRPr="00944672">
        <w:rPr>
          <w:rFonts w:ascii="Arial" w:hAnsi="Arial" w:cs="Arial"/>
          <w:sz w:val="24"/>
          <w:szCs w:val="24"/>
        </w:rPr>
        <w:t xml:space="preserve"> kleiner Jubel unter Hackern ist erlaubt. </w:t>
      </w:r>
    </w:p>
    <w:p w14:paraId="63665CC8"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„Und, was war es?“ Fragte Thomas neugierig. „Sagen wir mal so, ich habe um 18:00 Uhr Feierabend, Du könntest mich um 19:00 Uhr zum Essen einladen.“ </w:t>
      </w:r>
    </w:p>
    <w:p w14:paraId="690244F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„Das ist die netteste Erpressung, die ich seit langem gehört habe.“ Schmunzelte Thomas, „Aber das geht nicht. Und zwar, weil es Den Haag einfach kein Restaurant gibt, in dass ich mit Dir zu unserem ersten Date gehen würde.“ „Oh, jetzt gibt da aber jemand Gas.“ Lachte Anique, und sagte: „Ich würde Dir bis Utrecht entgegenkommen.“ „Jetzt bin ich beeindruckt!“ Sagte Thomas, „Bis Utrecht sind es 1 Stunde 40 Minuten. Deal. Wir treffen uns um 19:00 Uhr im Wilhelminapark, dann suchen wir etwas nettes. Einverstanden?“</w:t>
      </w:r>
    </w:p>
    <w:p w14:paraId="171B94B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„Einverstanden.“ Antwortete Anique und fuhr dann fort: „Irgendetwas stimmt mit den Satelliten nicht. Das hat die NK´s geweckt.“ „Ok, Danke.“ Setzte Thomas das Gespräch fort, „Es ist jetzt 10:00 Uhr. Ich werde noch etwas recherchieren und dann gegen 17:00 Uhr losfahren. Wenn Dir etwas dazwischenkommt, melde Dich bitte kurz über mein normales Mobiltelefon.“ „Mache ich. Freu mich.“ Dann war die Leitung unterbrochen.</w:t>
      </w:r>
    </w:p>
    <w:p w14:paraId="1823F43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Der Tag verlief ereignislos, zwar hatte Thomas jetzt einen tieferen Einblick in das Geschehen um den Flug der MH370, aber viel mehr, als aus den Nachrichten wusste er jetzt auch nicht.</w:t>
      </w:r>
    </w:p>
    <w:p w14:paraId="365B9D85"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Um 15:30 Uhr beschloss er aufzuhören und ging Duschen. Dann stieg er in sein Auto und fuhr nach Utrecht, wo er dann auch schon um 18:15 Uhr ankam. Er fand einen günstig gelegen Parkplatz, und beschloss, während der Wartezeit einen Kaffee trinken zu gehen.</w:t>
      </w:r>
    </w:p>
    <w:p w14:paraId="73B6C71D"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Leider war kein gutes Café in der Nähe, so das er auf den Kaffee einer Franchise-Kette zurückgreifen musste. Er hoffte inständig, dass der Abend besser sein würde als der Kaffee. </w:t>
      </w:r>
    </w:p>
    <w:p w14:paraId="46018E88"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Ihr Zug hatte Verspätung, daher kam Anique etwas später, aber der Abend in Utrecht war angenehm und beide genossen den Abend. Thomas brachte Anique zum Bahnhof, dann kaufte sich noch einen Energy-Drink und einen Kaffee bevor er sich auf den Weg zurück machte.</w:t>
      </w:r>
    </w:p>
    <w:p w14:paraId="44C5DFEE"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762C9635"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w:t>
      </w:r>
    </w:p>
    <w:p w14:paraId="278B6CE9"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 </w:t>
      </w:r>
    </w:p>
    <w:p w14:paraId="2ADDF1A6"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commentReference w:id="425"/>
      </w:r>
      <w:r w:rsidRPr="00944672">
        <w:rPr>
          <w:rFonts w:ascii="Arial" w:hAnsi="Arial" w:cs="Arial"/>
          <w:b/>
          <w:bCs/>
          <w:sz w:val="24"/>
          <w:szCs w:val="24"/>
        </w:rPr>
        <w:t>&gt;&gt;&gt; Anique &lt;&lt;&lt;</w:t>
      </w:r>
    </w:p>
    <w:p w14:paraId="1F8C405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Die vergangene Woche verging für Thomas Ganghofer wie im Flug. Er hatte ein paar kleine Aufträge bekommen, und diese hatten ihn von allem anderen abgelenkt. Nur an das Treffen mit Anique, dachte er häufig zurück. Anique war 34 Jahre alt und hatte, wie viele in den Niederlanden, Eltern die ursprünglich aus anderen Ländern kamen. Ihre </w:t>
      </w:r>
      <w:r w:rsidRPr="00944672">
        <w:rPr>
          <w:rFonts w:ascii="Arial" w:hAnsi="Arial" w:cs="Arial"/>
          <w:sz w:val="24"/>
          <w:szCs w:val="24"/>
        </w:rPr>
        <w:lastRenderedPageBreak/>
        <w:t xml:space="preserve">Mutter kam aus Indonesien und ihr Vater wurde auf Aruba geboren. Anique hatte den Vorteil, von drei Kulturen beeinflusst zu sein. </w:t>
      </w:r>
    </w:p>
    <w:p w14:paraId="628C93E1"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Sie war in den Niederlanden geboren und aufgewachsen, und hatte auch mal unter Ihrer Hautfarbe leiden müssen, weil irgendwelche Idioten meinten, sie sei zweitklassig, weil sie ein Mädchen und eine nicht ganz weiße Hautfarbe hatte.</w:t>
      </w:r>
    </w:p>
    <w:p w14:paraId="461215E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Der erste Typ, der sie hänselte, war beim Schulsport im anderen Handball-Team. Nachdem sie ihn viermal so gefoult hatte, dass er weinte, war Ruhe. Alle anderen in der Klasse, standen ihr bei, als der Lehrer Maßnahmen gegen sie einleiten wollte.</w:t>
      </w:r>
    </w:p>
    <w:p w14:paraId="3EDE04DF"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Sie erzählte dem Lehrer, dass er nicht hatte aufhören wollen, sie zu drangsalieren; Sie musste sich daher ein für alle Mal durchsetzen. Gewalt ist zwar keine Lösung, aber manchmal muss im Rudel die Hierarchie geklärt werden.</w:t>
      </w:r>
    </w:p>
    <w:p w14:paraId="666DB85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Das zweite Mal war es nicht so leicht. Nach ein paar Gerüchten stellte sie fest, dass im Internet eine Cyber-Mobbing-Kampagne gegen sie lief.</w:t>
      </w:r>
    </w:p>
    <w:p w14:paraId="1A4535C6"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Sie hatte schon in der Schule im IT-Unterricht geglänzt, aber irgendwie kam sie nicht weiter. Sie suchte im Netz nach Tool, mit denen Sie herausfinden konnte, wer der Urheber der Kampagne war. Im Darknet wurde Sie fündig.</w:t>
      </w:r>
    </w:p>
    <w:p w14:paraId="6C2CBCCD"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Sie lernte, wie man IP-Adressen trackt, wie man Spuren im Netz findet und verfolgt, und man wurde auf sie aufmerksam. Die Cyber-Abteilung des AIVD hatte festgestellt, dass ein neuer Hacker im Netz arbeitete, und dass dieser Hacker wohl noch am üben sei.</w:t>
      </w:r>
    </w:p>
    <w:p w14:paraId="0B53F671"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Der AIVD beschloss, sich auf die Lauer zu legen. Als Anique herausgefunden hatte, von wem die Attacke kam, überlegte sie, was sie tun könnte.</w:t>
      </w:r>
    </w:p>
    <w:p w14:paraId="2F220B2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Sie beobachtete, dass der Stalker, sie nannte ihn so, weil ihr kein besserer Titel einfiel, regelmäßig sich von einem Café aus einloggte. Meist blieb er dort zwei Stunden.</w:t>
      </w:r>
    </w:p>
    <w:p w14:paraId="48133A5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Anique nahm sich ihr Laptop, und ging in das Café und setzt sich in eine Ecke und beobachtete. Nach drei Tagen wusste sie ziemlich sicher, wer sie im Netz mobbte. Ein gutaussehender Typ, der gar nicht nach einem kriminellen Hacker aussah. Lektion eins: lasse Dich nicht vom äußeren täuschen. Der Typ sah öfter zu ihr herüber und lächelte sie an, er schien sie nicht zu erkennen. Am dritten Tag, kam er zu Ihr an den Tisch und begann das Gespräch damit, dass Sie ihm bekannt vorkäme (Gähn, lahme Anmache), und ob sie beim Fernsehen sei. </w:t>
      </w:r>
    </w:p>
    <w:p w14:paraId="24B25E59"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Sie ging auf das Gespräch ein, und meinte, er würde sie wohl von einer Sex-Webseite kennen, für die sie modelte. Auch auf diesen Wink reagierte er nicht wie gewünscht, sondern meinte, dass er diese Replik, nach seiner Eröffnung, verdient hatte.</w:t>
      </w:r>
    </w:p>
    <w:p w14:paraId="69DA3307"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Anique sprach mit ihm zwei Stunden, aber er schien sie nicht zu erkennen. Sie meinte, sei morgen wieder hier und verabschiedete sich. Als sie sich zu Hause wieder einloggte, sah sie, dass ein neuer Hate-Post über sie erschienen war, aber dass der in keinem Zusammenhang mit ihrem Aufenthalt im Café stand.</w:t>
      </w:r>
    </w:p>
    <w:p w14:paraId="72E4844F"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Am nächsten Tag, traf sie den Typen wieder, und fragte ihn, wie er zu Internet shit-storms stand. „Ich sehe das als Geschäftsmodell. Jetzt weiß ich, warum Du hier bist.“ </w:t>
      </w:r>
      <w:r w:rsidRPr="00944672">
        <w:rPr>
          <w:rFonts w:ascii="Arial" w:hAnsi="Arial" w:cs="Arial"/>
          <w:sz w:val="24"/>
          <w:szCs w:val="24"/>
        </w:rPr>
        <w:lastRenderedPageBreak/>
        <w:t>Anique blieb kurz das Herz stehen, „Du willst bei mir einen Shitstorm in Auftrag geben.“ „Ja, Stimmt, ich war mir nur nicht sicher, ober Du der bist, den ich Suche.“ Antwortete Anique. „Doch, bist Du.“, war die Antwort, „Die Kosten hängen vom Aufwand und dem Material ab, dass Du liefern willst. Politiker kosten extra, Gerd Wilders lehne ich als Ziel ab.“ Das passt, dachte Anique. „Nein, kein Problem. Mein Chef hat mich belästigt, ich will das er sich fühlt, als hätte er in der Scheiße gebadet, die er mir angetan hat.“ Richtig zornig wurde sie bei dieser Aussage.</w:t>
      </w:r>
    </w:p>
    <w:p w14:paraId="43B4B2B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„Wie machst Du dass? Du kannst doch nicht alles selber posten?!“ „Ich habe mir einige Bots gebaut, die die Arbeit für mich machen. Ich kann Sie für jeden Einsatz neu kalibrieren.“ „Das verstehe ich nicht.“ Sie spielte das dümmliche Mädchen, Männer waren so leichtgläubig. „Brauchst Du auch nicht. Du musste mir nur schicken, was Du an Material hast, und bezahlen, den Rest mache ich.“ Grinste der Typ zurück.</w:t>
      </w:r>
    </w:p>
    <w:p w14:paraId="06385B5E"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„Ok, dann laß uns mal sprechen: Was brauchst Du, wie lange dauert das, was kostet mich das?“ Gut 30 Minuten diskutierten Sie, was Anique gern hätte und wie viel Aufwand das bedeuten würde. Als er sagte, was das Kosten würde, fing Anique innerlich an zu kochen, und schluckte. Dann sagte Sie, „Ok, ich bekomme das Geld zusammen, dann schicke ich Dir die Daten an die Mail, die Du mir gegeben hast. Dann gibst Du mir Dein Bitcoin-Konto und es geht los?!“ „So machen wir das.“</w:t>
      </w:r>
    </w:p>
    <w:p w14:paraId="3B15CC9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Das der ältere Herr am Nachbartisch, aufmerksam zuhörte und das Gespräch aufnahm, war ihr entgangen. </w:t>
      </w:r>
    </w:p>
    <w:p w14:paraId="4E55789E"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Als Sie ihre Sachen packte, und das Café verlassen wollte, ging auch der ältere Herr. Er war vor Ihr an der Tür. Ganz Gentlemen alter Schule, öffnete er die Tür für Sie, und ließ sie vorgehen. „Vielen Dank.“ Bedankte sich Anique, „Kein Problem Frau Smits.“ </w:t>
      </w:r>
    </w:p>
    <w:p w14:paraId="40012A1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Anique fuhr herum, „Wer sind Sie?“ „Sie könne beruhigt sein, Frau Smits. Mein Name ist Piet Klocke, und ich möchte mit Ihnen sprechen.“ „Ach?!“ „Sie haben uns geholfen, einen kriminellen zu überführen, daher möchten wir uns revanchieren.“ Jetzt stutzte Anique, „Oh!, Ok, ich bin dabei. Wo?“ Jetzt war es Piet der Lachte. „Ich hätte nicht gedacht, dass Sie so leicht zu überzeugen sind.“ „Bin ich auch nicht, aber Sie klingen sehr glaubwürdig.“ Antwortete Anique.</w:t>
      </w:r>
    </w:p>
    <w:p w14:paraId="07B90615"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„Also. Wer oder was sind Sie? Und wenn ja, warum nicht?“ Piet schaute Sie an, lachte und sagte dann ganz ernst, „Ich heiße wirklich Piet Klocke und ich arbeite für den AIVD.“ „Im Ernst?!“ „Einer der wenigen Momente, in denen ich keinen Spaß mache.“ Antwortete Piet.</w:t>
      </w:r>
    </w:p>
    <w:p w14:paraId="602B16E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Das nachfolgende, längere Gespräch führte dazu, dass Anique nach Den Haag zog, in der Abteilung für Cyberkriminalität beim AIVD anfing, und ein gutaussehender Typ für ein paar Jahre im Gefängnis verschwand.</w:t>
      </w:r>
    </w:p>
    <w:p w14:paraId="701AED31"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Forensik ist ein Sammelbegriff für wissenschaftliche und technische Arbeitsgebiete, in denen kriminelle Handlungen systematisch untersucht werden. Der Begriff stammt vom lateinischen forensis und bedeutet „zum Forum bzw. Marktplatz gehörig“. Im antiken Rom </w:t>
      </w:r>
      <w:r w:rsidRPr="00944672">
        <w:rPr>
          <w:rFonts w:ascii="Arial" w:hAnsi="Arial" w:cs="Arial"/>
          <w:sz w:val="24"/>
          <w:szCs w:val="24"/>
        </w:rPr>
        <w:lastRenderedPageBreak/>
        <w:t xml:space="preserve">wurden Gerichtsverfahren, Untersuchungen, Urteilsverkündungen sowie der Strafvollzug öffentlich und meist auf dem Marktplatz (dem Forum) durchgeführt. </w:t>
      </w:r>
    </w:p>
    <w:p w14:paraId="540A5701"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Anique Smits leitet beim AIVD die Abteilung Cyberforensik. Eigentlich ist sie die Abteilung Cyberforensik. Diese Stelle wurde beim AIVD für sie geschaffen.</w:t>
      </w:r>
    </w:p>
    <w:p w14:paraId="2BB891E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62C27B99"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w:t>
      </w:r>
    </w:p>
    <w:p w14:paraId="5A0C8242"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2CEE0A79"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b/>
          <w:bCs/>
          <w:sz w:val="24"/>
          <w:szCs w:val="24"/>
        </w:rPr>
        <w:commentReference w:id="426"/>
      </w:r>
      <w:r w:rsidRPr="00944672">
        <w:rPr>
          <w:rFonts w:ascii="Arial" w:hAnsi="Arial" w:cs="Arial"/>
          <w:b/>
          <w:bCs/>
          <w:sz w:val="24"/>
          <w:szCs w:val="24"/>
        </w:rPr>
        <w:t>&gt;&gt;&gt; Assen und Den Haag, März 2014 &lt;&lt;&lt;</w:t>
      </w:r>
    </w:p>
    <w:p w14:paraId="43149E65"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In den Tagen nach dem verschwinden von Flug MH370 nahmen die Suchen im Internet zu, und die ersten Verschwörungstheorien suchten sich ihren Weg an die Oberfläche. Anique Smits sondierte Daten und checkte die Faktenbasis, dann schaute Sie welche Argumente, die jeweiligen Theorien untermauern sollten.</w:t>
      </w:r>
    </w:p>
    <w:p w14:paraId="090D6BC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Die meisten Verschwörungstheorien erwiesen sich als genau das, Theorien. Häufig wurden Komponenten aus anderen Bereichen so gedreht, dass sich neue Wendungen ergaben, einige Theorien waren gut gemacht andere blosses Rauschen. Auffallend war jedoch, dass viele Theorien offensichtlich über nur wenige Bots gestreut wurden. Anique gab sich zwar alle Mühe, aber sie konnte der Spur der Bots nicht folgen. Immer wenn Sie der Meinung war, sie hätte eine Spur gefunden, verschwand diese. Es war, als würde Ihre Arbeit von außen beobachtet und taktisch sabotiert.</w:t>
      </w:r>
    </w:p>
    <w:p w14:paraId="62EB5D2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Nach mehreren frustrierenden Tagen am PC war sie erschöpft und lustlos, es war, als würde sei gegen Windmühlen kämpfen. Sie meldete sich beim Direktor der IT und bat um ein Meeting, an dem auch Piet Klocke teilnehmen sollte.</w:t>
      </w:r>
    </w:p>
    <w:p w14:paraId="7A62323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Piet leitete die Abteilung, besondere Feldarbeiten. Wenn normale Quellen ausgeschöpft sind, </w:t>
      </w:r>
      <w:r w:rsidRPr="00944672">
        <w:rPr>
          <w:rFonts w:ascii="Arial" w:hAnsi="Arial" w:cs="Arial"/>
          <w:noProof/>
          <w:sz w:val="24"/>
          <w:szCs w:val="24"/>
        </w:rPr>
        <w:t>die Datenbanken und eingehende Berichte von Außendienstmitarbeitern, ‚Spione</w:t>
      </w:r>
      <w:r w:rsidRPr="00944672">
        <w:rPr>
          <w:rFonts w:ascii="Arial" w:hAnsi="Arial" w:cs="Arial"/>
          <w:sz w:val="24"/>
          <w:szCs w:val="24"/>
        </w:rPr>
        <w:t xml:space="preserve">‘ klang so bedrohlich, keine weiteren Anhaltspunkte liefern, dann kam Piets Abteilung ins Spiel. </w:t>
      </w:r>
    </w:p>
    <w:p w14:paraId="242CF13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Piet hatte keine Spione im herkömmlichen Sinn, sondern Mitarbeiter die für bestimmte Aufträge recherchierten. Das kann bedeuten, dass jemand in ein Land reist, um sich dort ein Bild von bestimmten Gegebenheiten macht, das kann auch sein, dass externe Mitarbeiter angeworben werden, die besondere Fähigkeiten haben. So war Thomas Ganghofer zum AIVD gekommen, seine Arbeiten wurden gesehen, bewertet und dann wurde er angefragt.</w:t>
      </w:r>
    </w:p>
    <w:p w14:paraId="6B2DF23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Es kam nicht oft vor, dass Anique um Hilfe bat, aber hier war der Punkt erreicht, dass ihre Kapazitäten erschöpft waren.</w:t>
      </w:r>
    </w:p>
    <w:p w14:paraId="5CB11246"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Sie erklärte die Situation und musste dann ebenfalls die Frage nach der Priorität stellen. War es wichtig für die Niederlande, dass Sie weiterhin Kapazitäten für MH370 einsetzte? Sie fügte eine Liste der Themen bei, die auch auf ihrer Rechercheliste waren.</w:t>
      </w:r>
    </w:p>
    <w:p w14:paraId="1016E492"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Zuerst glitt die Diskussion ab, zu den Themen, die noch warteten, dann kam der Fokus zurück auf MH370. Auch hier entspann sich zuerst eine Diskussion entlang der aktuell </w:t>
      </w:r>
      <w:r w:rsidRPr="00944672">
        <w:rPr>
          <w:rFonts w:ascii="Arial" w:hAnsi="Arial" w:cs="Arial"/>
          <w:sz w:val="24"/>
          <w:szCs w:val="24"/>
        </w:rPr>
        <w:lastRenderedPageBreak/>
        <w:t xml:space="preserve">vorliegenden Verschwörungstheorien, Menschen sind für gute Märchen immer empfänglich. </w:t>
      </w:r>
    </w:p>
    <w:p w14:paraId="594B600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Natürlich machte es auch Spaß, die Theorien auseinanderzunehmen, aber bald wandte sich der Fokus auf das eigentliche Problem: Weitermachen oder Aufhören und Daten von Dritten sichten. Daten von Dritten war der Terminus, der für Daten, die von anderen Geheimdiensten geliefert wurden, genutzt wurde. Damit würde die Priorität von MH370 auf ‚gering‘ gesetzt. Andererseits hatten die Niederlande eine geschichtliche Verbindung mit Malaysia, die bis auf die VOC, die Vereenigde Oostindische Compagnie, zurückging.</w:t>
      </w:r>
    </w:p>
    <w:p w14:paraId="3BB0903D"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Das Meeting war auf eine Stunde angesetzt, jetzt waren bereits 90 Minuten vergangen, und der Kreis hatte sich geschlossen. Alle Teilnehmer hatten den gleichen Wissensstand, und eine Entscheidung musste getroffen werden. Anique sagte: „Wir sollten noch ein Zeitbudget von vier Wochen einplanen, wenn ess dann keine neueren Erkenntnisse gibt, auf Daten von Dritten zurückgreifen. Ich habe keine Zeit, daher Vergabe an extern.“ Piets Meinung war: „Ich denke, dass wir Eigene Daten zu MH370 erheben sollten. Malaysia steht und zu Nahe. Ich bin auch für externe Vergabe.“</w:t>
      </w:r>
    </w:p>
    <w:p w14:paraId="7F9A52DE"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So wurde entschieden, dass die Informationsgewinnung extern vergeben werden sollte. Thomas Ganghofer würde hierfür angefragt werden. Besondere Bedingungen: Daten mussten wöchentlich nach Den Haag übermittelt werden und ein wöchentliches Meeting zur Abstimmung musste stattfinden. Das Meeting hätte nicht als Videokonferenz stattfinden können, da verhindert werden sollte, dass sich jemand in die Konferenz hacken könnte. </w:t>
      </w:r>
    </w:p>
    <w:p w14:paraId="5E69FF4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Die Fahrzeit von Assen nach Den Haag betrug 2 Stunden 22 Minuten, egal ob mit dem PKW oder mit dem Zug. Dass das für Thomas bedeutete, das er einen ganzen Tag unterwegs sein würde, wurde als ‚unternehmerisches Risiko externer Mitarbeiter‘ bewertet. Also würde Thomas einmal in der Woche fünf Stunden Reisezeit geltend machen, plus zwei Stunden für das Meeting und andere Updates.</w:t>
      </w:r>
    </w:p>
    <w:p w14:paraId="2372ADD8"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0183FEA8"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w:t>
      </w:r>
    </w:p>
    <w:p w14:paraId="3FCD159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39C17821"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b/>
          <w:bCs/>
          <w:sz w:val="24"/>
          <w:szCs w:val="24"/>
        </w:rPr>
        <w:commentReference w:id="427"/>
      </w:r>
      <w:r w:rsidRPr="00944672">
        <w:rPr>
          <w:rFonts w:ascii="Arial" w:hAnsi="Arial" w:cs="Arial"/>
          <w:b/>
          <w:bCs/>
          <w:sz w:val="24"/>
          <w:szCs w:val="24"/>
        </w:rPr>
        <w:t>&gt;&gt;&gt; Assen, März 2014 &lt;&lt;&lt;</w:t>
      </w:r>
    </w:p>
    <w:p w14:paraId="4E2A531E"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Die Auftragsanfrage vom AIVD, war Thomas natürlich willkommen. 28 Arbeitstage, verteilt auf die nächsten sechs Wochen, dass bedeutete, dass er noch Arbeiten nebenbei annehmen konnte. Auch willkommen war die Tatsache, dass er Anique wiedersehen würde, er fragte sich, ob sie das auch so sehen würde. Für Freitag 21. März 2014 war das Eröffnungsgespräch angesetzt, indem der Grenzen seiner Arbeit definiert werden sollten.</w:t>
      </w:r>
    </w:p>
    <w:p w14:paraId="48C38A87"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Das Eröffnungsgespräch war auf 09:30 Uhr terminiert. Also nahm er um 06:27 Uhr den Zug von Assen nach Zwolle. Er hatte zwei Minuten zum Umsteigen, dann ging um 07:17 Uhr der Anschlusszug, der Den Haag um 08:56 Uhr erreichen soll. Der Zug fuhr über </w:t>
      </w:r>
      <w:r w:rsidRPr="00944672">
        <w:rPr>
          <w:rFonts w:ascii="Arial" w:hAnsi="Arial" w:cs="Arial"/>
          <w:sz w:val="24"/>
          <w:szCs w:val="24"/>
        </w:rPr>
        <w:lastRenderedPageBreak/>
        <w:t>Schipol, dass bedeutete, dass viele Reisende auf der letzten halben Stunde im Zug sein würden. Er wollte im Zug arbeiten, also musste er bis zum Flughafen fertig sein, danach würde es zu laut werden. Also wurde die Zeitung auf die letzte halbe Stunde verlegt.</w:t>
      </w:r>
    </w:p>
    <w:p w14:paraId="10A634B6"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Der Eröffungsgespräch hätte man, seiner Meinung nach, auch mit einer E-Mail erledigen können. Aber wenn der Auftraggeber das Meeting möchte, dann fährt man hin. Insbesondere wenn man viel Geld für den Auftrag bekommen würde. </w:t>
      </w:r>
      <w:r w:rsidRPr="00944672">
        <w:rPr>
          <w:rFonts w:ascii="Arial" w:hAnsi="Arial" w:cs="Arial"/>
          <w:noProof/>
          <w:sz w:val="24"/>
          <w:szCs w:val="24"/>
        </w:rPr>
        <w:t>Das Highlight</w:t>
      </w:r>
      <w:r w:rsidRPr="00944672">
        <w:rPr>
          <w:rFonts w:ascii="Arial" w:hAnsi="Arial" w:cs="Arial"/>
          <w:sz w:val="24"/>
          <w:szCs w:val="24"/>
        </w:rPr>
        <w:t xml:space="preserve"> des Meetings war Anique. Er hoffte, dass das nicht zu auffällig war, dass er sich freute, sie wiederzusehen. </w:t>
      </w:r>
    </w:p>
    <w:p w14:paraId="5340F186"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Anique sah das genauso, denn sie fragte, ob sie zusammen Lunch-Break machen wollten. ...Rein geschäftlich, natürlich.</w:t>
      </w:r>
    </w:p>
    <w:p w14:paraId="7D7E7F7D"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Beim Lunch, sprachen Sie über alles mögliche. „Ich weiß, dass das etwas spontan ist, aber komme doch mal nach Assen, auf´s flache Land.“ Bot er ihr an, „Dann mache ich ein BBQ für uns.“ „So?!“ Anique legte den Kopf etwas schräg bei dieser Frage, die mehr aussagte als nur dass, was sie gesagt hatte. „Oh! Sorry, da ist eine tolle kleine Pension in Assen. Ich zahle das Zimmer, und Du musst nur das Wochenende genießen.“ „Ach, erst BBQ und jetzt schon das ganze Wochenende?“ </w:t>
      </w:r>
    </w:p>
    <w:p w14:paraId="78EDC821"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 „Ich glaube, ich rede mich hier gerade um Kopf und Kragen.“ Stöhnte Thomas, „Vergiss es einfach.“ „Also so leicht kommst Du mir nicht davon!“ Antwortete Anique, „Du bist rot geworden, daher nehme ich Dein Angebot an.“ Verdattert öffnete Thomas den Mund und schloss ihn wieder, ohne etwas zu sagen. „Ich nehme an, das war ein ‚OK‘. Dann nehme ich morgen den Zug um 09:10 Uhr, dann binn ich um 11:25 Uhr in Assen.“ „Woher?“ „Ich hatte gehofft, dass Du irgendwann mal mit so etwas um die Ecke kommen würdest. Frau ist gerne vorbereitet.“ Zwinkerte sie ihm zu. „Jetzt muss ich, zurück, sonst geben die noch eine Vermisstenanzeige auf.“ Sie grinste ihn an. „Schön, dass ich Dich mal aus dem Konzept bringen konnte. Bis morgen! Und vergiss nicht, aufräumen!“ Jetzt hatte Thomas sich wieder gefangen und grinst zurück, „Bei mir ist es immer aufgeräumt, wenn man von den Müllbergen in den Durchgängen absieht.“ „Oh Mann, auf was habe ich mich da eingelassen?!“ Beide lachten herzhaft und verabschiedeten sich und freuten sich auf den nächsten Tag.</w:t>
      </w:r>
    </w:p>
    <w:p w14:paraId="5523A59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539407E4"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w:t>
      </w:r>
    </w:p>
    <w:p w14:paraId="70FF8998"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164E8F45"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Am nächsten Tag passierte Thomas ein unentschuldbarer Fehler: Er hatte alles vorbereitet, und wollte ‚nur mal eben‘ etwas recherchieren als es an der Tür klingelte. „Moment!“ Sagte er durch die Gegensprechanlage und fragte sich, was der Postbote wohl hätte, wenn er klingelte.</w:t>
      </w:r>
    </w:p>
    <w:p w14:paraId="5EDB1811"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Als er die Tür öffnete, entfuhr ihm ein, definitiv nicht stubenreiner, Fluch. „Ich hoffe, der galt nicht mir.“ Ein halb-grimmig, halb-trauriges Gesicht schaute ihn an, „Ich hatte gehofft, Du holst mich vom Bahnhof ab ... Ich habe mir ein, nein ... das!, Taxi genommen.“ „Oh, </w:t>
      </w:r>
      <w:r w:rsidRPr="00944672">
        <w:rPr>
          <w:rFonts w:ascii="Arial" w:hAnsi="Arial" w:cs="Arial"/>
          <w:sz w:val="24"/>
          <w:szCs w:val="24"/>
        </w:rPr>
        <w:lastRenderedPageBreak/>
        <w:t>verdammt! Hätte ich mich bloß nicht in den Keller gesetzt!“ Thomas wurde Rot vor Wut, über sich, da er Anique nicht abgeholt hatte. „Darf ich trotzdem reinkommen?“ „Ähm, Ja! Natürlich! Oh Gott, ist mir das peinlich!“ „Wehe, wenn das BBQ jetzt auch noch geschmacksneutral ist!“ Jetzt grinste Anique wieder, sie konnte erkennen, wie peinlich Thomas das ganze war.</w:t>
      </w:r>
    </w:p>
    <w:p w14:paraId="1637216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Als sie eingetreten war, sah sie sich um und nickte leicht. „Schicke Bude, die Du hier bewohnst.“ „Darf ich dich einmal rumführen?“ „Gerne.“ „Oh, bevor ich noch etwas falsch mache. Erst Sightseeing oder erst einmal etwas zu trinken?“ „Erst Sightseeing, dann einen Kaffee und ein großes Wasser.“ „Das bekomme ich hin.“</w:t>
      </w:r>
    </w:p>
    <w:p w14:paraId="5C08AB4E"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Die Tour durch das Erdgeschoss und das obere Geschoss war nach 7 Minuten erledigt. Dann bugsierte er Anique auf die Terrasse und kochte erst einmal einen Kaffee. </w:t>
      </w:r>
    </w:p>
    <w:p w14:paraId="53A0AF18"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Während der Kaffee zog, machte er eine Karaffe mit Wasser und fügte Minzblätter und eine Scheibe Zitrone hinzu. Da der Kaffee noch nicht fertig war, servierte er erst einmal das Wasser und ein paar Kekse. Kurz darauf holte er den Kaffee.</w:t>
      </w:r>
    </w:p>
    <w:p w14:paraId="566A0ACD"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„Vielen Dank, dass Du gekommen bist. Es tut mir unendlich leid, dass ich Dich nicht abgeholt habe. Ich habe an einer Recherche gesessen und Dein Klingeln für den Postboten gehalten.“ Entschuldigte sich Thomas, und fügte gleich hinzu: „Nein! Du siehst viel besser aus als der Postbote.“ Jetzt musste Thomas erst einmal Luftholen. Anique nutzte die Pause und sagte: „Wenn wir den Kaffee getrunken haben, möchte ich bitte dein Büro sehen. Das muss dort spannend sein, wenn Du mich darüber vergisst.“ Diesen Seitenhieb konnte sie sich nicht verkneifen.</w:t>
      </w:r>
    </w:p>
    <w:p w14:paraId="3D2D4792"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Nach dem Kaffee zeigte Thomas Anique den Keller, er auch sein Büro war. Anique hatte einiges erwartet, aber was Thomas ihr hier zeigte, verschlug ihr die Sprache. „Das will ich auch für mein Büro haben!“  Jetzt lachte Thomas, er wusste, dass das ein riesiges Lob war. Anique sah sich alles an, dann sagte sie: „Ok, ich kann verstehen, dass Du die Zeit vergessen hast.“ Sie drehte sich zum Schreibtisch, schaute Thomas an: „Los, zeige mir, was das Ding kann!“ „Nach diesem Lob, konnte Thomas nicht einmal diese Vorlage für einen Kommentar nutzen. Er sah sie an, erkannte, dass sie es ernst meinte, aktivierte das System und fragte: „Was willst Du wissen?“</w:t>
      </w:r>
    </w:p>
    <w:p w14:paraId="0D1F718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Sie saßen an der Konsole und plötzlich hörte sie ein komisches Geräusch. Thomas schreckte hoch, sah Anique an, schaute zur Uhr, schaute zurück und sagte: „19:00 Uhr, das mein Bauch, der sich gemeldet hat. Was hältst Du von essen?“ „Jetzt wo Du fragst. Ich sterbe vor Hunger.“ „Dann machen wir die Kiste jetzt aus und gehen Essen.“ „Wir gehen Essen?“ „chez Tom de serre! Da gibt es das beste BBQ im Umkreis von einer Stunde.“ Grinste Thomas sie an. Anique grinste zurück und sagte, „Bekommen wir da auch Bier? Oder ist das ein Schicki-micki-Restaurant, wo es nur 10 verschiedene Wasser und horrend teure Weine gibt?!“ „Mache Dir keine Sorgen, ich kenn den Barchef, wir bekommen bestimmt ein Bier.“ Beide lachten und freuten sich auf den Abend.</w:t>
      </w:r>
    </w:p>
    <w:p w14:paraId="0A51FD97"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lastRenderedPageBreak/>
        <w:t>Um 21.30 Uhr schlug sich Thomas gegen die Stirn, „Hast Du eigentlich eingecheckt, in der Pension?!“ „Oh nein! Das habe ich ganz vergessen.“ Entgeistert schaute Anique Thomas an, der Tag war so schnell vergangen, dass sie das völlig vergessen hatte.</w:t>
      </w:r>
    </w:p>
    <w:p w14:paraId="067A4547"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„Ok, dann bereite ich Dir das Gästezimmer vor.“ Sagte Thomas, „Du weist, es hat ein eigenes Bad. Abschließen kannst Du da auch.“ Anique legte den Kopf schief und schaute Thomas an. Sie konnte sich an das Zimmer erinnern, es war wirklich süß. „Nicht geplant?!“ „Quatsch, dann hätte ich das direkt angeboten!“ „Ok. Ich akzeptiere und nehme noch ein Bier, Bitte.“ </w:t>
      </w:r>
    </w:p>
    <w:p w14:paraId="1BC069D8"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Die Zeit im Wintergarten verrann, als die beiden im Gespräch vertieft waren. Um 00:45 Uhr meinte Thomas, „Lasse uns morgen weitersprechen. Es ist schon spät.“ „Gute Idee.“ Antwortete Anique. </w:t>
      </w:r>
    </w:p>
    <w:p w14:paraId="3FA94E06"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Beide räumten schnell auf und dann gingen Sie in das Obergeschoss. „Fühle Dich wie zu Hause, wenn Du etwas brauchst, dann gehe ruhig in die Küche. Handtücher habe ich Dir schon hingelegt. Vielen Dank für den schönen Tag. Wir treffen uns zum Frühstück!“ „Auf jeden Fall.“ Antwortete Anique und schloss, „ja, der Tag war wirklich schön.“ Damit gingen Sie, jeder in sein, Zimmer.</w:t>
      </w:r>
    </w:p>
    <w:p w14:paraId="5D230BC1"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Anique genoss die Dusche, vor dem Schlafengehen. Der Tag war lang und anstrengend gewesen. Sie fragte sich, was Sie von Thomas halten sollte, und traf eine Entscheidung. Sie trocknete sich ab, zog ein sexy Nachthemd an, horchte kurz, dann öffnete Sie vorsichtig die Zimmertür.</w:t>
      </w:r>
    </w:p>
    <w:p w14:paraId="2486C135"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Thomas Zimmer lag gegenüber, sie ging rüber und klopfte kurz. „Thomas?“ „Ja?!, fehlt Dir was?“ </w:t>
      </w:r>
    </w:p>
    <w:p w14:paraId="60AEDCC7"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Annique steckte den Kopf durch die Tür, Thomas lag schon im Bett. Entschlossen trat sie in das Zimmer. „Mein Bett ist kalt!“ Sagte sie, „Ist Dein Bett wärmer?“ Thomas schlug die Decke einladend zu Seite, „Das musst Du ausprobieren.“</w:t>
      </w:r>
    </w:p>
    <w:p w14:paraId="2F58A5E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Am nächsten Morgen wachte Anique in Thomas´ Armen auf, und freute sich, dass Sie die richtige Entscheidung getroffen hatte. Anders herum, hätte es wohl deutlich länger gedauert.</w:t>
      </w:r>
    </w:p>
    <w:p w14:paraId="76E20A39"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Der Sonntag war sehr entspannend und beide genossen ihre Zweisamkeit. Um 17:05 Uhr gab es einen durchgehenden Zug von Assen nach Den Haag, mit dem Anique zurückfuhr. Sie genoss die Fahrt und dachte an die zwei Tage mit Thomas. Sie überlegte, ob es sich wohl lohnen würde, sich etwas mehr zu engagieren. Während Sie noch am überlegen war, waren zweieinhalb Stunden herum und der Zug lief im Bahnhof von Den Haag ein.</w:t>
      </w:r>
    </w:p>
    <w:p w14:paraId="58AF357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54A269A6"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w:t>
      </w:r>
    </w:p>
    <w:p w14:paraId="75BBDC38"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42FC4528"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commentReference w:id="428"/>
      </w:r>
      <w:r w:rsidRPr="00944672">
        <w:rPr>
          <w:rFonts w:ascii="Arial" w:hAnsi="Arial" w:cs="Arial"/>
          <w:b/>
          <w:bCs/>
          <w:sz w:val="24"/>
          <w:szCs w:val="24"/>
        </w:rPr>
        <w:t>&gt;&gt;&gt; Assen und Den Haag, März / April 2014 &lt;&lt;&lt;</w:t>
      </w:r>
    </w:p>
    <w:p w14:paraId="62F5F04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lastRenderedPageBreak/>
        <w:t>Ende der nächsten Woche, war wieder eine Sitzung in Den Haag angesetzt. Die beiden sprachen sich kurz ab. Thomas würde übers Wochenende in Den Haag, bei Anique, bleiben.</w:t>
      </w:r>
    </w:p>
    <w:p w14:paraId="100F274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Diese Routine pendelte sich ein. Entweder Thomas blieb in Den Haag oder Anique fuhr am Abend mit ihm nach Assen und blieb dann am Wochenende bei ihm.</w:t>
      </w:r>
    </w:p>
    <w:p w14:paraId="3062F968"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6006D51C"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w:t>
      </w:r>
    </w:p>
    <w:p w14:paraId="012A7435"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54B8D158"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 xml:space="preserve">Am Donnerstag 27. April 2014, bemerkte Thomas, dass etwas in den Ergebnissen, seiner Recherche nicht stimmte. Er prüfte die Eingaben und wiederholte die Abfrage. Wieder stimmten die Daten nicht. Sorgfältig nahm er die Informationen auf, speicherte diese in dem Cloud-Laufwerk, welches der AIVD bereitgestellt hatte, und machte sich eine Gesprächsnotiz. </w:t>
      </w:r>
    </w:p>
    <w:p w14:paraId="514410B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Da die Daten ihn stutzig gemacht hatten, startete er TED erneut: Die Nordkoreaner hatten ihn wieder getrackt. Aber Warum?</w:t>
      </w:r>
    </w:p>
    <w:p w14:paraId="3B42D397"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0DBC12CA"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w:t>
      </w:r>
    </w:p>
    <w:p w14:paraId="0329751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687D1B63"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 xml:space="preserve">In Pyeongyang hatte Hwangbo Gwang-Jo Nachtschicht. Er hatte diese Woche dienst in der Abteilung für Beobachtungen, </w:t>
      </w:r>
      <w:r w:rsidRPr="00944672">
        <w:rPr>
          <w:rFonts w:ascii="Arial" w:hAnsi="Arial" w:cs="Arial"/>
          <w:noProof/>
          <w:sz w:val="24"/>
          <w:szCs w:val="24"/>
        </w:rPr>
        <w:t>des ‚Office</w:t>
      </w:r>
      <w:r w:rsidRPr="00944672">
        <w:rPr>
          <w:rFonts w:ascii="Arial" w:hAnsi="Arial" w:cs="Arial"/>
          <w:sz w:val="24"/>
          <w:szCs w:val="24"/>
        </w:rPr>
        <w:t xml:space="preserve"> 120‘, der Hackergruppe in Nordkorea.</w:t>
      </w:r>
    </w:p>
    <w:p w14:paraId="22909BB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Hacker hat im technischen Bereich mehrere Bedeutungen. In seiner ursprünglichen Verwendung bezieht sich der Begriff auf Tüftler im Kontext einer verspielten selbstbezüglichen Hingabe im Umgang mit Technik und einem besonderen Sinn für Kreativität und Originalität. Alltagssprachlich und besonders in der Berichterstattung wird der Begriff häufig als Synonym verwendet für jemanden, der illegal in Computersysteme eindringt.</w:t>
      </w:r>
    </w:p>
    <w:p w14:paraId="20B31B98"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Wau Holland, ein Gründer des Chaos Computer Clubs, prägte die Formulierung: „Ein Hacker ist jemand, der versucht einen Weg zu finden, wie man mit einer Kaffeemaschine Toast zubereiten kann“. Demnach kann es hierbei auch um das Experimentelle gehen, also den Versuch, die Grenzen des Machbaren zu erkunden. Die Durchführung der Aktivitäten wird Hacken genannt; das Ergebnis ist ein Hack.</w:t>
      </w:r>
    </w:p>
    <w:p w14:paraId="123654B6"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Hacker aus dem Bereich der Computersicherheit beschäftigen sich mit Sicherheitsmechanismen und deren Schwachstellen. Ein Hacker besitzt tiefe Grundlagenkenntnisse in dem Bereich, in dem er tätig ist. Innerhalb der Hacker-Szene werden drei Kategorien von Arten des Hackens gesehen. </w:t>
      </w:r>
    </w:p>
    <w:p w14:paraId="495C905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White-Hats (Weiß-Hüte) verwenden ihr Wissen sowohl innerhalb der Gesetze als auch innerhalb der Hackerethik, beispielsweise indem sie professionelle Penetrationstests ausführen.</w:t>
      </w:r>
    </w:p>
    <w:p w14:paraId="7F19A18E"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lastRenderedPageBreak/>
        <w:t>Grey-Hats (Grau-Hüte) verstoßen möglicherweise gegen Gesetze oder restriktive Auslegungen der Hackerethik, allerdings zum Erreichen eines höheren Ziels. Beispielsweise durch die Veröffentlichung von Sicherheitslücken, um ein Leugnen unmöglich zu machen und die Verantwortlichen dazu zu zwingen, diese zu beheben. Grey-Hats zeichnen sich dadurch aus, dass sie nicht eindeutig als gut oder böse einzustufen sind.</w:t>
      </w:r>
    </w:p>
    <w:p w14:paraId="1557C9E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Black-Hats (Schwarz-Hüte) handeln mit krimineller Energie, im Auftrag von Regierungen oder Organisationen und beabsichtigen beispielsweise, das Zielsystem zu beschädigen oder Daten zu stehlen (Cyberkrieg).</w:t>
      </w:r>
    </w:p>
    <w:p w14:paraId="63E8C255"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Das ‚Office 120‘ wurde zum Zweck gegründet, Wissen zugunsten von Nordkorea zu akquirieren oder gegebenenfalls System zu sabotieren.</w:t>
      </w:r>
    </w:p>
    <w:p w14:paraId="737431E9"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 Die Aufgabe von Hwangbo Gwang-Jo bestand darin, zu überwachen, ob jemand nach bestimmten Begriffen oder Daten suchte. Die Überwachung übernahm natürlich ein Computer, die entsprechenden Begriffe, die überwacht werden sollten, wurden regelmäßig aktualisiert und im System gespeichert.</w:t>
      </w:r>
    </w:p>
    <w:p w14:paraId="4BAB9B39"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„Ah, Hallo, da bist Du ja wieder.“ Dachte er, als sich eine ihm bekannte Signatur aus Australien zeigte. Der User recherchierte nach Kontakten die Geschäftsverbindungen nach Nordkorea versprachen. Die Kollegen vom Office 39 hatte ihn überprüft, und als uninteressant kategorisiert.</w:t>
      </w:r>
    </w:p>
    <w:p w14:paraId="116EC2F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Etwas später meldete sich wieder ein Marker, „Wer bist Du denn?“ Eine neue IP-Adresse suchte nach Finanzdaten, rund um Nordkorea. Hwangbo Gwang-Jo nahm die IP-Adresse in die Datenbank auf, damit wurde sie automatisch beobachtet, und sah zu, wonach gesucht wurde. Uninteressant.</w:t>
      </w:r>
    </w:p>
    <w:p w14:paraId="613AF8E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Plötzlich ging ein Alarm los, und Hwangbo Gwang-Jo setzte sich konzentriert vor die Konsole. „Auf Dich habe ich gewartet. Dieses Mal kriege ich Dich.“ Dieser Kontakt war speziell, er immer nur kurz sichtbar und verschwand dann, um kurz darauf wieder zu erscheinen.</w:t>
      </w:r>
    </w:p>
    <w:p w14:paraId="2E6B1746"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Hwangbo Gwang-Jo hatte erst geglaubt, dass der User sich über das TOR-Netzwerk eingewählt hatte, um sich im Darknet zu bewegen, aber dann hätte er ihn tracken können. Das Office 120 hatte sich ein Tool programmiert, dass einem Nutzer verfolgen kann, selbst wenn er über TOR im Web unterwegs war. </w:t>
      </w:r>
    </w:p>
    <w:p w14:paraId="5D68A71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Die besuchten Informationen waren nicht sichtbar, aber der Suchweg war zu erkennen. Dieser Kontakt aber, war gut, er benutzte mindestens noch eine zweite Verschleierungstechnik, und hier im Office 120, gab es nur zwei oder drei Personen, die hier weiterkommen konnten. Hwangbo Gwang-Jo´s Kenntnisse reichten hierfür nicht aus, aber man war übereingekommen, diesen Kontakt so lange zu beobachten, bis sich ein Muster erkennen ließ.</w:t>
      </w:r>
    </w:p>
    <w:p w14:paraId="12DF860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2424D458" w14:textId="77777777" w:rsidR="00944672" w:rsidRPr="00944672" w:rsidRDefault="00944672" w:rsidP="00944672">
      <w:pPr>
        <w:autoSpaceDE w:val="0"/>
        <w:autoSpaceDN w:val="0"/>
        <w:adjustRightInd w:val="0"/>
        <w:spacing w:after="0" w:line="292" w:lineRule="auto"/>
        <w:jc w:val="both"/>
        <w:rPr>
          <w:rFonts w:ascii="Arial" w:hAnsi="Arial" w:cs="Arial"/>
          <w:vanish/>
          <w:sz w:val="24"/>
          <w:szCs w:val="24"/>
        </w:rPr>
      </w:pPr>
      <w:r w:rsidRPr="00944672">
        <w:rPr>
          <w:rFonts w:ascii="Arial" w:hAnsi="Arial" w:cs="Arial"/>
          <w:vanish/>
          <w:sz w:val="24"/>
          <w:szCs w:val="24"/>
        </w:rPr>
        <w:t xml:space="preserve">*** </w:t>
      </w:r>
    </w:p>
    <w:p w14:paraId="33F2F0BD" w14:textId="77777777" w:rsidR="00944672" w:rsidRPr="00944672" w:rsidRDefault="00944672" w:rsidP="00944672">
      <w:pPr>
        <w:autoSpaceDE w:val="0"/>
        <w:autoSpaceDN w:val="0"/>
        <w:adjustRightInd w:val="0"/>
        <w:spacing w:after="0" w:line="292" w:lineRule="auto"/>
        <w:ind w:firstLine="227"/>
        <w:jc w:val="both"/>
        <w:rPr>
          <w:rFonts w:ascii="Arial" w:hAnsi="Arial" w:cs="Arial"/>
          <w:vanish/>
          <w:sz w:val="24"/>
          <w:szCs w:val="24"/>
        </w:rPr>
      </w:pPr>
    </w:p>
    <w:p w14:paraId="0A0A420E"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 xml:space="preserve"> Das Darknet ist ein versteckter Teil des Internets – unsichtbar für alle, die mit einem Standard-Browser unterwegs sind. Um Seiten im Darknet aufzurufen, benötigen Sie eine besondere Software, die Ihnen Zugang zum Tor-Netzwerk bietet, in dem das Darknet läuft. Dafür verwenden die meisten den Tor-Browser. </w:t>
      </w:r>
    </w:p>
    <w:p w14:paraId="4694B9D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Tor ist ein Netzwerk zur Anonymisierung von Verbindungsdaten und schützt seine Nutzer vor der Analyse des Datenverkehrs. Während Kommunikation im normalen, „offenen“ Internet zurückverfolgbar ist, sorgen Anwendungen wie der Tor-Browser dafür, dass man im Darknet anonym bleibt. </w:t>
      </w:r>
    </w:p>
    <w:p w14:paraId="52A9A9F8"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Der Datenverkehr wird verschlüsselt und über mehrere Rechner umgeleitet. Um eine Seite im Darknet zu finden, müssen Sie spezielle Suchmaschinen verwenden, da Google und Co. hier nicht funktionieren.</w:t>
      </w:r>
    </w:p>
    <w:p w14:paraId="51EA7286" w14:textId="77777777" w:rsidR="00944672" w:rsidRPr="00944672" w:rsidRDefault="00944672" w:rsidP="00944672">
      <w:pPr>
        <w:autoSpaceDE w:val="0"/>
        <w:autoSpaceDN w:val="0"/>
        <w:adjustRightInd w:val="0"/>
        <w:spacing w:after="0" w:line="292" w:lineRule="auto"/>
        <w:ind w:firstLine="227"/>
        <w:jc w:val="both"/>
        <w:rPr>
          <w:rFonts w:ascii="Arial" w:hAnsi="Arial" w:cs="Arial"/>
          <w:vanish/>
          <w:sz w:val="24"/>
          <w:szCs w:val="24"/>
        </w:rPr>
      </w:pPr>
    </w:p>
    <w:p w14:paraId="2A3859F2" w14:textId="77777777" w:rsidR="00944672" w:rsidRPr="00944672" w:rsidRDefault="00944672" w:rsidP="00944672">
      <w:pPr>
        <w:autoSpaceDE w:val="0"/>
        <w:autoSpaceDN w:val="0"/>
        <w:adjustRightInd w:val="0"/>
        <w:spacing w:after="0" w:line="292" w:lineRule="auto"/>
        <w:jc w:val="both"/>
        <w:rPr>
          <w:rFonts w:ascii="Arial" w:hAnsi="Arial" w:cs="Arial"/>
          <w:vanish/>
          <w:sz w:val="24"/>
          <w:szCs w:val="24"/>
        </w:rPr>
      </w:pPr>
      <w:r w:rsidRPr="00944672">
        <w:rPr>
          <w:rFonts w:ascii="Arial" w:hAnsi="Arial" w:cs="Arial"/>
          <w:vanish/>
          <w:sz w:val="24"/>
          <w:szCs w:val="24"/>
        </w:rPr>
        <w:t>***</w:t>
      </w:r>
    </w:p>
    <w:p w14:paraId="4EDF5588"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68E11A38"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Der überwachte Kontakt, war eben eine Millisekunde länger als gewöhnlich sichtbar, diese Zeit reichte, um ihm einen Marker zu verpassen, so das seine Spur, zumindest heute, nachverfolgbar war. Das Programm speicherte den Weg dieses Users und schrieb diese Daten, zum Aufbewahren, in eine Datenbank. Wenn sie auf die Dauer genug Material sammelten, ließen sich hieraus vielleicht doch noch Rückschlüsse ziehen, wer dieser User war.</w:t>
      </w:r>
    </w:p>
    <w:p w14:paraId="1EB7D20D"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0D02124B"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w:t>
      </w:r>
    </w:p>
    <w:p w14:paraId="23848B5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2EE3002B"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Klong! Diesen Ton hatte sich Thomas Ganghofer eingestellt, wenn seine ‚Tails‘-Variante merkte, dass er beobachtet wurde.</w:t>
      </w:r>
    </w:p>
    <w:p w14:paraId="558A50D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‚Tails‘ ist eine Softwarelösung zum anonymen surfen im Internet. Hierfür bietet ‚Tails‘ eine vorkonfigurierte Arbeitsumgebung mit Programmen zur sicheren Kommunikation und dem sicheren Umgang mit Dateien. Kernstück ist der Tor Browser zum anonymen Surfen im Internet. </w:t>
      </w:r>
    </w:p>
    <w:p w14:paraId="364CB63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Eigentlich ist ‚Tails‘ sogar ein Betriebssystem, dass Windows oder Apple ersetzen könnte, aber, wer auf Geschwindigkeit setzt, ist bei ‚Tails‘ falsch. Die Software ist ein Live-System, es wird nicht auf dem PC-Installiert, sondern wird zum Benutzen bereitgestellt. </w:t>
      </w:r>
    </w:p>
    <w:p w14:paraId="37F7B2A7"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Außerdem ist das anonyme Surfen im Netz auch Geduldsache - da fordert die Verbindung zum TOR-Netzwerk ihren Tribut. Der Verschlüsselungsprozess und die Struktur des Netzwerkes sind nicht auf High-Speed-Surfen, sondern auf Anonymität ausgelegt.</w:t>
      </w:r>
    </w:p>
    <w:p w14:paraId="348D7381"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lastRenderedPageBreak/>
        <w:t>Thomas kannte, auch durch seine Recherchen, einige Hacker, eine kleine Gruppe mit Namen ‚InBev104‘ hatte ihm ein kleines Programm mit Namen ‚SpySysKill‘ geschickt, mit dem man herausfinden kann, ob und von wem man im Netz beobachtet wurde.</w:t>
      </w:r>
    </w:p>
    <w:p w14:paraId="3194F69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Die Hacker teilen sich in verschiedene Gruppe ein: ‚White </w:t>
      </w:r>
      <w:r w:rsidRPr="00944672">
        <w:rPr>
          <w:rFonts w:ascii="Arial" w:hAnsi="Arial" w:cs="Arial"/>
          <w:noProof/>
          <w:sz w:val="24"/>
          <w:szCs w:val="24"/>
        </w:rPr>
        <w:t>Hats</w:t>
      </w:r>
      <w:r w:rsidRPr="00944672">
        <w:rPr>
          <w:rFonts w:ascii="Arial" w:hAnsi="Arial" w:cs="Arial"/>
          <w:sz w:val="24"/>
          <w:szCs w:val="24"/>
        </w:rPr>
        <w:t xml:space="preserve">‘, ‚Grey </w:t>
      </w:r>
      <w:r w:rsidRPr="00944672">
        <w:rPr>
          <w:rFonts w:ascii="Arial" w:hAnsi="Arial" w:cs="Arial"/>
          <w:noProof/>
          <w:sz w:val="24"/>
          <w:szCs w:val="24"/>
        </w:rPr>
        <w:t>Hats</w:t>
      </w:r>
      <w:r w:rsidRPr="00944672">
        <w:rPr>
          <w:rFonts w:ascii="Arial" w:hAnsi="Arial" w:cs="Arial"/>
          <w:sz w:val="24"/>
          <w:szCs w:val="24"/>
        </w:rPr>
        <w:t xml:space="preserve">‘ und ‚Black </w:t>
      </w:r>
      <w:r w:rsidRPr="00944672">
        <w:rPr>
          <w:rFonts w:ascii="Arial" w:hAnsi="Arial" w:cs="Arial"/>
          <w:noProof/>
          <w:sz w:val="24"/>
          <w:szCs w:val="24"/>
        </w:rPr>
        <w:t>Hats</w:t>
      </w:r>
      <w:r w:rsidRPr="00944672">
        <w:rPr>
          <w:rFonts w:ascii="Arial" w:hAnsi="Arial" w:cs="Arial"/>
          <w:sz w:val="24"/>
          <w:szCs w:val="24"/>
        </w:rPr>
        <w:t>‘.</w:t>
      </w:r>
    </w:p>
    <w:p w14:paraId="3AC54A8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Die White-Hats: Sie verwenden ihr Wissen sowohl innerhalb der Gesetze als auch innerhalb der Hackerethik.</w:t>
      </w:r>
    </w:p>
    <w:p w14:paraId="3DC851E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Die Grey-Hats: Die Grau-Hüte verstoßen möglicherweise gegen Gesetze oder restriktive Auslegungen der Hackerethik, allerdings zum Erreichen eines höheren Ziels. Beispielsweise durch die Veröffentlichung von Sicherheitslücken, um ein Leugnen unmöglich zu machen und die Verantwortlichen dazu zu zwingen, diese zu beheben. Grey-Hats zeichnen sich dadurch aus, dass sie nicht eindeutig als gut oder böse einzustufen sind.</w:t>
      </w:r>
    </w:p>
    <w:p w14:paraId="48FA6A8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Und als dritte Gruppe die Black-Hats: Diese Schwarz-Hüte handeln mit krimineller Energie, im Auftrag von Regierungen oder Organisationen und beabsichtigen beispielsweise, das Zielsystem zu beschädigen oder Daten zu stehlen.</w:t>
      </w:r>
    </w:p>
    <w:p w14:paraId="49D66B1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Die ‚InBev104‘ waren ‚Graue‘, sie hatten sich eigene Maßstäbe gesetzt, und innerhalb dieser waren Sie loyal. Andererseits wurden sie von denen, die Sie bloßstellten, gern als ‚kriminelle Bande‘ betitelt.</w:t>
      </w:r>
    </w:p>
    <w:p w14:paraId="41D6BF86"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Thomas hatte diese Gruppe als Rechercheauftrag erhalten und sie tatsächlich gefunden. Allein dafür, dass er sie gefunden hatte, erhielt er ihren Respekt. Warum er sie gesucht, und gefunden hatte, fanden die Mitglieder der Gruppe nicht so gut. </w:t>
      </w:r>
    </w:p>
    <w:p w14:paraId="667E48AD"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Thomas hat das damit gekontert, dass er ‚InBev104‘ gehackt hätte, und die Opfer von ‚InBev104‘ sich wohl genauso gefühlt hatten wie die Hacker jetzt.</w:t>
      </w:r>
    </w:p>
    <w:p w14:paraId="15B6FC4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Letzten Endes hatte Thomas die Recherchedaten nicht weitergeben. Seine Begründung war, dass das einer der wenigen Fälle gewesen sei, bei dener er nicht fündig wurde. Er hatte auch kein Geld für dieses Projekt genommen.</w:t>
      </w:r>
    </w:p>
    <w:p w14:paraId="27F7F03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‚InBev104‘ nahm Thomas als ‚Hacker ehrenhalber‘ in die Gruppe auf. Die Gruppe bekam Zugang zur Datenbank, mit den Recherchedaten die Thomas gesammelt hatte, er bekam Zugriff auf die Informationen der Gruppe.</w:t>
      </w:r>
    </w:p>
    <w:p w14:paraId="6DC6C345"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Thomas hatte alle Daten in seiner Serverfarm, in seinem Keller gespeichert. ‚InBev104‘ erklärte ihm, wo die eigentliche Schwachstelle war: Das es kein Back-up gab, wenn sein Haus abbrannte oder unter Wasser stand.</w:t>
      </w:r>
    </w:p>
    <w:p w14:paraId="7D3E19B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Die Gruppe hatte sich eine Komprimierungssoftware auf Blockchain Basis gebaut, jetzt hatten Sie die Möglichkeit zu testen, ob das Projekt auch mengentauglich war. Thomas Ganghofer hatte sich einen Speicher von 450 Terabyte angelegt, davon waren aktuell rund 300 Terabyte belegt. Ein PC für den Heimgebrauch wird mit 500 Gigabyte oder sogar mit 1 Terabyte ausgeliefert. Der normale Heimnutzer bekommt diesen Speicherplatz nicht </w:t>
      </w:r>
      <w:r w:rsidRPr="00944672">
        <w:rPr>
          <w:rFonts w:ascii="Arial" w:hAnsi="Arial" w:cs="Arial"/>
          <w:sz w:val="24"/>
          <w:szCs w:val="24"/>
        </w:rPr>
        <w:lastRenderedPageBreak/>
        <w:t xml:space="preserve">voll. Selbst eine umfangreiche Musiksammlung, also wenn die CD´s in MP3-Formate umgewandelt werden, liegt im Durchschnitt bei 250 GB. </w:t>
      </w:r>
    </w:p>
    <w:p w14:paraId="526E423F"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Das bedeutete, das Thomas aktuell eine Speicherkapazität von rund 300 Heimcomputern belegt hatte und deren Speicher voll ausnutzte.</w:t>
      </w:r>
    </w:p>
    <w:p w14:paraId="6AF05BF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Die von ‚InBev104‘ geschriebene Software, schaffte es, die Datenmenge auf 45 Terabyte zu reduzieren. Bei einem Cloud-Speicher-Anbieter mietete Thomas sich entsprechend viel Platz und deponierte dort seine komprimierten Back-up-Daten, so wie Heimnutzer ihre Festplatten im ‚Zip‘- oder ‚RAR‘-Format komprimieren und auf externen Festplatten speichern.</w:t>
      </w:r>
    </w:p>
    <w:p w14:paraId="22047D27"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Der Vorteil war, dass die Software verschlüsselt war und, zur Zeit, nicht geknackt werden konnte. Thomas ging auf Nummer sicher, er gab ‚InBev104‘ einen Teil des Codes, und den zweiten Teil behielt er auf einem gesicherten USB-Stick, der außerhalb seines Hauses aufbewahrt wurde. Thomas nannte das, sein Testament.</w:t>
      </w:r>
    </w:p>
    <w:p w14:paraId="21420F05"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Die zweite Sicherheitsebene war, dass es bei Thomas im Haus und auch auf seinem Rechner, keine Informationen darüber gab, des dieser Online-Speicher existierte. Die Back-ups wurden mit ‚Tails‘ verschoben, und dadurch wurden im Anschluss alle Verbindungsdaten gelöscht. Das war aktuell die sicherste Variante.</w:t>
      </w:r>
    </w:p>
    <w:p w14:paraId="7E470216"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05280CF1"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w:t>
      </w:r>
    </w:p>
    <w:p w14:paraId="6C853245"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4CE66E29"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 xml:space="preserve">Nachdem Thomas mit dem ‚Klong!‘ </w:t>
      </w:r>
      <w:r w:rsidRPr="00944672">
        <w:rPr>
          <w:rFonts w:ascii="Arial" w:hAnsi="Arial" w:cs="Arial"/>
          <w:noProof/>
          <w:sz w:val="24"/>
          <w:szCs w:val="24"/>
        </w:rPr>
        <w:t>gewarnt</w:t>
      </w:r>
      <w:r w:rsidRPr="00944672">
        <w:rPr>
          <w:rFonts w:ascii="Arial" w:hAnsi="Arial" w:cs="Arial"/>
          <w:sz w:val="24"/>
          <w:szCs w:val="24"/>
        </w:rPr>
        <w:t xml:space="preserve"> wurde, dass ihm jemand im Netz folgte, öffnete er das Programm, um zu prüfen, wer ihm folgte. „Hallo, nach Nordkorea.“ Dachte er, und machte sich eine Notiz, dass er bei ‚InBeV104‘ nachfragen musste, wie er mit den NK´s umgehen sollte. Dann setzte er seine Suche damit fort, dass er Ferienhäuser im Northern Territory von Australien und Wellness-Resorts auf Bali suchte. Er hoffte, dass er so die NK´s verwirren konnte.</w:t>
      </w:r>
    </w:p>
    <w:p w14:paraId="3F1D06B7"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579782EE"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w:t>
      </w:r>
    </w:p>
    <w:p w14:paraId="6A86C63D"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4F7013EF"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Hwangbo Gwang-Jo saß vor seinem Terminal, und wunderte sich über das Suchmuster seines Kontaktes. Zuerst hatte es so ausgesehen, also würde er nach bestimmten Sachen suchen, auf denen Marker sind, aber jetzt hatte er abgebrochen und schaute auf ganz andere Dinge. Wahrscheinlich hat er auf eine Werbung reagiert, dachte er bei sich und überlegte, was er mit diesem Kontakt tun sollte. Big Data is good Data! – also markierte er den Kontakt und setzte ein Flag für: ‚noch nicht kategorisierbar‘.</w:t>
      </w:r>
    </w:p>
    <w:p w14:paraId="19B9A8BE"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Sie kannten diesen Kontakt, aber keiner konnte erkennen, wer das war oder was die Intentionen waren, die Such-Daten und die Verfolgungsdaten gaben nicht genug Informationen her, um daraus einen Schluss zu ziehen.</w:t>
      </w:r>
    </w:p>
    <w:p w14:paraId="028B509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lastRenderedPageBreak/>
        <w:t>Die nächsten Tage oder Wochen würden zeigen, ob das wichtiger Kontakt war oder nur ein normaler Besucher.</w:t>
      </w:r>
    </w:p>
    <w:p w14:paraId="359FD3AD"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4F886260"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w:t>
      </w:r>
    </w:p>
    <w:p w14:paraId="3E32D52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3F279EDE"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commentReference w:id="429"/>
      </w:r>
      <w:r w:rsidRPr="00944672">
        <w:rPr>
          <w:rFonts w:ascii="Arial" w:hAnsi="Arial" w:cs="Arial"/>
          <w:b/>
          <w:bCs/>
          <w:sz w:val="24"/>
          <w:szCs w:val="24"/>
        </w:rPr>
        <w:t xml:space="preserve">&gt;&gt;&gt; </w:t>
      </w:r>
      <w:r w:rsidRPr="00944672">
        <w:rPr>
          <w:rFonts w:ascii="Arial" w:hAnsi="Arial" w:cs="Arial"/>
          <w:b/>
          <w:bCs/>
          <w:noProof/>
          <w:sz w:val="24"/>
          <w:szCs w:val="24"/>
        </w:rPr>
        <w:t>Zwischen</w:t>
      </w:r>
      <w:r w:rsidRPr="00944672">
        <w:rPr>
          <w:rFonts w:ascii="Arial" w:hAnsi="Arial" w:cs="Arial"/>
          <w:b/>
          <w:bCs/>
          <w:sz w:val="24"/>
          <w:szCs w:val="24"/>
        </w:rPr>
        <w:t xml:space="preserve"> Rotterdam und Antwerpen, 01. April 2014 &lt;&lt;&lt;</w:t>
      </w:r>
    </w:p>
    <w:p w14:paraId="6E068DD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Johann Dahlleiter hatte sich von Krefeld nach Antwerpen abgesetzt, als ihm die Polizei zu nahe kam. Johann  hatte sich als ‚Duke Cloud‘ einen Namen als Hacker gemacht, als er verschiednen Cloudanbietern gezeigt hatte, an welcher Stelle, deren wirkliche Schwächen waren.</w:t>
      </w:r>
    </w:p>
    <w:p w14:paraId="0C7CD0E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Mit ein paar Freunden hatte er sich dann bei Antwerpen ein kleines Haus mit guter Internetverbindung gekauft und die ‚InBev104‘ gegründet. InBev bezog sich tatsächlich auf den Konzern, der eine </w:t>
      </w:r>
      <w:r w:rsidRPr="00944672">
        <w:rPr>
          <w:rFonts w:ascii="Arial" w:hAnsi="Arial" w:cs="Arial"/>
          <w:noProof/>
          <w:sz w:val="24"/>
          <w:szCs w:val="24"/>
        </w:rPr>
        <w:t>kleine</w:t>
      </w:r>
      <w:r w:rsidRPr="00944672">
        <w:rPr>
          <w:rFonts w:ascii="Arial" w:hAnsi="Arial" w:cs="Arial"/>
          <w:sz w:val="24"/>
          <w:szCs w:val="24"/>
        </w:rPr>
        <w:t xml:space="preserve"> Brauerei bei Antwerpen gekauft hatte und deren sehr gutes Bier nicht mehr produzieren wollte. In der Wirtschaftswissenschaft nennt sich so etwas: Marktbereinigung. Die 104 stand für die Buchstaben ‚J‘ und ‚D‘ im Alphabet. Eine Zeitlang hatte ‚Duke Cloud‘ der IT-Abteilung von InBev das Leben schwer gemacht, bis es ihm zu langweilig wurde.</w:t>
      </w:r>
    </w:p>
    <w:p w14:paraId="2B67906E"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Thomas und Johann hatten sich auf ein paar Bier in Antwerpen verabredet, und saßen nun in einer kleinen Brauerei und unterhielten sich über Thomas´ Arbeit und seine Erlebnisse bei der Recherche.</w:t>
      </w:r>
    </w:p>
    <w:p w14:paraId="3F1C8342"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„Thomas, es gibt schon länger das Gerücht, dass die NK´s das Netz verminen.“ Sagte Johann eindringlich, „Die haben Marker im Netz verteilt, um zu checken, wer was von denen will.“ „Übertreibst Du da nicht ein wenig, Google ist doch auch nicht besser.“ „Nein, Google sammelt alle Spuren, Facebook greift Deine Daten, verarbeitet sie und monetaresiert sie, aber dass weiß jeder, bzw. jeder nimmt das hin. Aber die NK´s sind da anders drauf. Das erinnert eher an die Bandenkriege in Chicago oder New York: Kommst Du in mein Territorium, bist DU in Gefahr.“ „Ach komm schon. Bei den Banden ging es um Geld und Einfluss. Beides haben die NK´s nicht.“ </w:t>
      </w:r>
    </w:p>
    <w:p w14:paraId="43E456C4"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 xml:space="preserve">„Thomas ich sage Dir, es sind schon Leute verschwunden, die sich zu intensiv mit den NK´s auseinandergesetzt haben.“ „Johann, Du liest zu viele Verschwörungstheorien. Immer wenn einer etwas nicht erklären kann, z.B. warum scheint die Sonne nicht in der Nacht? Dann sind immer die Juden, die Nordkoreaner oder gar die geheime Weltregierung schuld.“ Jetzt lachte sogar Johann, „Dass das daran liegen könnte, dass die Erde sich dreht, darauf kommt niemand.“ „Ist ja logisch. Hast Du schon mal gesehen, das die Welt sich dreht?“ „Nur nach zu viel Alkohol.“ Jetzt lachten beide, aber dann wurde Johann wieder Ernst. </w:t>
      </w:r>
    </w:p>
    <w:p w14:paraId="29E1643D"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„Du kennst doch das Spiel ‚Minesweeper‘, oder? Ich habe hier ein kleines Tool für Dich.“ „Damit ich schneller beim Minenräumen bin?“ Das war eher scherzhaft von Thomas gemeint, aber Johann antwortete ganz ernst, „So in etwa.“ Erstaunt sah Thomas hoch, </w:t>
      </w:r>
      <w:r w:rsidRPr="00944672">
        <w:rPr>
          <w:rFonts w:ascii="Arial" w:hAnsi="Arial" w:cs="Arial"/>
          <w:sz w:val="24"/>
          <w:szCs w:val="24"/>
        </w:rPr>
        <w:lastRenderedPageBreak/>
        <w:t>„Wenn Dich einer trackt, kannst Du seine Marker damit löschen. Aber ich muss Dich warnen. Wenn Du Dich mit Profis anlegst, kann es sein, dass die Dich richtig aufs Korn nehmen.“ „Ich bin zwar kritisch, aber das glaube ich dann doch nicht.“ Sagte Thomas, trotzdem blieb ihm auf dem Rückweg nach Assen dieses Gespräch im Kopf.</w:t>
      </w:r>
    </w:p>
    <w:p w14:paraId="46CF3321"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15E950F5"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w:t>
      </w:r>
    </w:p>
    <w:p w14:paraId="32D383E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7778C20F"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Email an Duke Cloud. „Nehme Deine Warnung ernst. Betrifft Testament: Ich gebe den zweiten Schlüssel weiter. Der Kontakt wird Dich überraschen und Du wirst es nicht glauben. Lasse Dir den Keller erklären! Schlüssel: Ich#2 Na Me 6x10“.</w:t>
      </w:r>
    </w:p>
    <w:p w14:paraId="6EB9A4A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62EF31A0"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T   h   o  m  a  s  #  A  n   I   q  U  e</w:t>
      </w:r>
    </w:p>
    <w:p w14:paraId="0D4FAA8F"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444EE4D9"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54 68 6F 6D 61 73 23 41 6E 49 71 55 65</w:t>
      </w:r>
    </w:p>
    <w:p w14:paraId="21AE3BD1"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34397261"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w:t>
      </w:r>
    </w:p>
    <w:p w14:paraId="1AE5C896"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7C4CD1B2"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 xml:space="preserve">Bei ihrem nächsten Treffen am 11. April 2014, im Anschluss an das Meeting in Den Haag, übergab Thomas Anique eine kleine Box mit einem USB Stick. „Anique, ich habe sehr viel Vertrauen in Dich.“ Anique sah ihn an und war verwirrt, „Soll das ein Antrag werden?“ Fragte Sie Thomas „Anique, bitte höre mir zu. Dieser Stick ist mein Testament. Genau gesagt 50% meines Testaments.“ </w:t>
      </w:r>
    </w:p>
    <w:p w14:paraId="2A15842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„Thomas, was erzählst Du da?“ „Das ist eine Vorsichtsmaßnahme. Wenn mir etwas passiert, dann machst Du Folgendes: Der Stick enthält eine E-Mail-Adresse. Du schickst eine Mail an diese Adresse, aber, und dass ist wichtig! Zum einen, von Deinem privaten Rechner und zum Anderen mit Deiner Job-Beschreibung, Position und dem Hinweis, warum Du schreibst. Dann wartest Du. Das wird lange dauern, Tage, Wochen! Nicht wundern.“ „Thomas, Du machst mir Angst, wovon redest Du?“ „Die Box ist abgeschirmt, damit der Stick nicht beschädigt wird. Bitte verstecke den Stick und öffne die Box nur, wenn es notwendig ist.“</w:t>
      </w:r>
    </w:p>
    <w:p w14:paraId="167B10E7"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Thomas hatte so eindringlich gesprochen, dass Anique einen Kloß im Hals hatte. Ihr war klar geworden, was Thomas ihr damit eben gegeben hatte, und vor allem, warum. </w:t>
      </w:r>
    </w:p>
    <w:p w14:paraId="0A442DC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An diesem Wochenende verbrachten Sie keine Zeit zusammen. Beide hatte das Gefühl, dass eben eine ganz tiefe Verbindung entstanden war, aber dass Abstand jetzt wichtiger war als Nähe.</w:t>
      </w:r>
    </w:p>
    <w:p w14:paraId="749C3C06"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28B79623"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w:t>
      </w:r>
    </w:p>
    <w:p w14:paraId="26077C2E"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0833C4C9"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p>
    <w:p w14:paraId="4510FEDA"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b/>
          <w:bCs/>
          <w:sz w:val="24"/>
          <w:szCs w:val="24"/>
        </w:rPr>
        <w:lastRenderedPageBreak/>
        <w:commentReference w:id="430"/>
      </w:r>
      <w:r w:rsidRPr="00944672">
        <w:rPr>
          <w:rFonts w:ascii="Arial" w:hAnsi="Arial" w:cs="Arial"/>
          <w:b/>
          <w:bCs/>
          <w:sz w:val="24"/>
          <w:szCs w:val="24"/>
        </w:rPr>
        <w:t>&gt;&gt;&gt; Assen / Hamburg, April 2014 &lt;&lt;&lt;</w:t>
      </w:r>
    </w:p>
    <w:p w14:paraId="380DD50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Das Treffen gestern mit Anique hatte Thomas mitgenommen. Tatsächlich, war es, als hätte sich ein Stein von seiner Schulter gelöst. Er fühlte sich zwar erschöpft, aber glücklich.</w:t>
      </w:r>
    </w:p>
    <w:p w14:paraId="05B138BF"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Es war ihm schleierhaft, wie man so kaputt und gleichzeitig so aufgeputscht zur gleichen Zeit sein konnte. Er htte sich vorgenommen sich ausschlafen, um am Wochenende wieder zu arbeiten, aber kam nicht zur Ruhe. Er wusste, dass er in diesem Zustand nicht arbeiten konnte, aber setzte sich vor seine Konsole und surfte einfach im Internet.</w:t>
      </w:r>
    </w:p>
    <w:p w14:paraId="7ADA9F65"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Auf der Webseite von ‚The Star‘, einer Zeitung aus Kuala Lumpur, entdeckte er unter einem Artikel über Geldwäsche einige merkwürdige Kommentare.</w:t>
      </w:r>
    </w:p>
    <w:p w14:paraId="3021E5BF"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Einer der Kommentatoren meinte, dass an Bord von Flug MH370 Wertgüter transportiert wurden, und der Flug deswegen entführt wurde. Die Antworten waren alle einer Meinung: Was soll das Flugzeug transportiert haben, dass jemand so ein Risiko eingehen würde?</w:t>
      </w:r>
    </w:p>
    <w:p w14:paraId="1F77943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Thomas speicherte, gewohnheitsmäßig, diese Informationen in seiner Datenbank, dann surfte er weiter, wurde müde und ging schlafen.</w:t>
      </w:r>
    </w:p>
    <w:p w14:paraId="497D2AC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61DE6A8E"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w:t>
      </w:r>
    </w:p>
    <w:p w14:paraId="2CAAC31F"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2E0C4791"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Im Office 120 wurde ein Alarm ausgelöst. Jemand hatte auf einer Web-Seite in Malaysia etwas über MH370 gesucht, und einen Post gefunden.</w:t>
      </w:r>
    </w:p>
    <w:p w14:paraId="28224E35"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Der Post wurd kopiert und der Username zur Untersuchung aufgenommen. Der Besuche kam mit einer niederländischen IP, diese wurde auch gespeichert.</w:t>
      </w:r>
    </w:p>
    <w:p w14:paraId="471F1A8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0F4872C6"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w:t>
      </w:r>
    </w:p>
    <w:p w14:paraId="6967DA56"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50300F3A"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Als er am Samstagmorgen aufwachte, musste er sich erst einmal orientieren. Er hatte intensiv geträumt und dass hatte ihn keinen ruhigen Schlaf beschert. Auch war Anique nicht bei ihm, was ihn heute wirklich störte, und er fragte sich, ob dieses getrennt sein, eine gute Idee war.</w:t>
      </w:r>
    </w:p>
    <w:p w14:paraId="5EC4F2D2"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Er raffte sich auf, kletterte aus dem Bett und schlurfte zum Badezimmer. Nach dem Duschen fühlte er sich besser, so das er sich bequem anzog und sich zum Frühstück in die Küche setzte. Er genoss das Frühstück und hört dabei ganz entspannt den Nachrichtensender im Radio.</w:t>
      </w:r>
    </w:p>
    <w:p w14:paraId="44A43875"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Nach einer Stunde voller Müßiggang, rafte er sich auf und begann, das Haus aufzuräumen und sauber zu machen.</w:t>
      </w:r>
    </w:p>
    <w:p w14:paraId="6B16B5FF"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Zwei Stunden später war er mit dem putzen durch, er kochte sich einen Kaffee und während die Maschine den Kaffee vorbereitete, zog er sich um. Nachdem er eine Tasse getrunken hatte, halb im Stehen, verließ er das Haus, um in Assen einkaufen zu gehen.</w:t>
      </w:r>
    </w:p>
    <w:p w14:paraId="6150DB2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lastRenderedPageBreak/>
        <w:t>Thomas´Haus stand etwas abseits, daher viel ihm auf, dass in rund 100 Meter Entfernung ein Land Rover parkte, der hier normalerweise nicht stand. Thomas vermutete Spaziergänger der einen Hund ausführte, die parkten immer komisch, und fuhr zum Wochenmarkt.</w:t>
      </w:r>
    </w:p>
    <w:p w14:paraId="75F3D64E"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Der Wochenmarkt in Assen war voll wie immer und Thomas ließ sich in der Menge treiben. An seinen Lieblingsständen kaufte er ein, und trotz zweier voller Taschen mit Lebensmitteln, setzte er sich in ein Café und bestellte Kaffee und Croissant. Er hatte das Gefühl, das er das Wochenende ruhig angehen sollte.</w:t>
      </w:r>
    </w:p>
    <w:p w14:paraId="2671738F"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Nach diesem, für ihn gelungenen, Start in das Wochenende, machte er sich wieder auf den Weg nach Hause.</w:t>
      </w:r>
    </w:p>
    <w:p w14:paraId="696B0D4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Er räumte alle Lebensmittel in den Kühlschrank und in die Vorratskammer, dann sah er auf die Uhr und stellte fest, dass es schon 13:30 Uhr war. Er machte sich eine Scheibe Brot mit Käse und setzte sich in den Wintergarten. Nach dem Essen versuchte er, Anique anzurufen. Es ging nur die Mailbox an, daher sagte er nur, dass er Sie sprechen wollte, und ging wieder in den Keller.</w:t>
      </w:r>
    </w:p>
    <w:p w14:paraId="4AE9AFA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Er erinnerte sich, dass er den Kommentar zu den Wertsachen an Bord von MH370 gelesen hatte. Er rief seine Recherche-Datenbank auf, um den Link zu suchen. Dann rief er die Internetseite auf und fand sich wieder auf der Webpräsenz der ‚Star‘ wieder, aber die Kommentare waren alle weg. </w:t>
      </w:r>
    </w:p>
    <w:p w14:paraId="020405A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Auf der Seite stand als Hinweis: </w:t>
      </w:r>
    </w:p>
    <w:p w14:paraId="6F5A117D"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Liebe Leser, unsere Seite wurde von Hackern angegriffen. Alle Kommentare auf dieser Seite wurden gelöscht. Wir Wissen nicht, wer das war, aber wir versuchen den oder die schuldigen zu ermitteln. Bitte bleiben Sie uns treu.</w:t>
      </w:r>
    </w:p>
    <w:p w14:paraId="6D5DD43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Schlagartig wurde Thomas aufmerksam. Das war mehr als ungewöhnlich. Sofort speicherte er auch den aktuellen Stand der Web-Seite. Dann legte er einen neuen Rechercheordner an, und machte sich Gedanken, was und wo er Suchen sollte.</w:t>
      </w:r>
    </w:p>
    <w:p w14:paraId="43A3DAE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Ein gutes Konzept ist die halbe Miete, wenn es um Recherche geht. Man sollte sich im klaren sein, was man sucht. Wenn einen dann andere Informationen von der Fährte weglocken, kann man immer wieder auf den Weg zurück. Es gibt so viele Informationen im Internet, dass man leicht den Faden verlieren kann.</w:t>
      </w:r>
    </w:p>
    <w:p w14:paraId="00110F42"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Thomas machte sich eine Stichwortliste zu den Teilbereichen und bereitete sich auf eine lange Recherche vor. Dann ging er wieder in die Küche, Kaffee kochen, etwas Süßes dazu, und Anique anrufen. </w:t>
      </w:r>
    </w:p>
    <w:p w14:paraId="298313D2"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Wieder konnte er Anique nicht erreichen. Er fragte sich, wozu es Mobiltelefone gab, wenn niemand ans Telefon geht. Er hatte keine Wahl, also ging er wieder an seine Konsole und begann zu arbeiten, nachdem er seine Sicherheitssysteme aktiviert hatte.</w:t>
      </w:r>
    </w:p>
    <w:p w14:paraId="249C25A6"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Als Erstes rief der die Webseite der ‚Star‘ aus Kuala Lumpur erneut auf, um zu sehen, was es Neues, in Bezug auf die Hacker, gab.</w:t>
      </w:r>
    </w:p>
    <w:p w14:paraId="155D27ED"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31D161AD"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lastRenderedPageBreak/>
        <w:t>***</w:t>
      </w:r>
    </w:p>
    <w:p w14:paraId="489CF4A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4861829B"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Alarm. Ein Blick auf die Tracking-Konsole zeigte, dass wieder jemand nach dem Eintrag bei ‚The Star‘ suchte.</w:t>
      </w:r>
    </w:p>
    <w:p w14:paraId="5FDC3E09"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Sie hatten überlegt, ob es wirklich eine gute Idee sei, die Seite zu hacken. Dann hatten sie auf ‚Ja‘ entschieden, und einen Tracking-Hinweis auf eine malaiische Untergrundbewegung gelegt, um von sich abzulenken.</w:t>
      </w:r>
    </w:p>
    <w:p w14:paraId="1F44D549"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2EB70838"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w:t>
      </w:r>
    </w:p>
    <w:p w14:paraId="3EC316BF"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5D4C8563"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Klong! „Mist, ich werde überwacht.“ Dachte Thomas, dann aktivierte er das neue Tool, dass er von Johann bekommen hatte.</w:t>
      </w:r>
    </w:p>
    <w:p w14:paraId="5BA6054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0B2628C0"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w:t>
      </w:r>
    </w:p>
    <w:p w14:paraId="51F6160E"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68B8FBCA"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 xml:space="preserve">Wer ist das? – Wie hatte er erkennen können, dass er überwacht wird? Und wieso ist die IP plötzlich weg? </w:t>
      </w:r>
    </w:p>
    <w:p w14:paraId="1BA05305"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Jetzt wurde Großalarm ausgelöst.</w:t>
      </w:r>
    </w:p>
    <w:p w14:paraId="709DAA19"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6B9385A1"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w:t>
      </w:r>
    </w:p>
    <w:p w14:paraId="157A57C5"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1185D1CC"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Das Tool verschaffte Thomas etwas Zeit, um nach einem anderen Hinweis zu suchen, aber er hatte nichts gefunden. Dann hatte er eine Idee: Vielleicht konnte er etwas über den Flughafen selber herausbekommen.</w:t>
      </w:r>
    </w:p>
    <w:p w14:paraId="55CE3F8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Es dauerte einen kleinen Augenblick, dann hatte er die Firewall des Flughafens überbrückt. Er suchte nach historischen Daten, fand den entsprechenden Ordner und suchte nach dem 08. März 2014.</w:t>
      </w:r>
    </w:p>
    <w:p w14:paraId="6468BFC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219291BC"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w:t>
      </w:r>
    </w:p>
    <w:p w14:paraId="0EED9B9D"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4C777FFF"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 xml:space="preserve">Noch ein Alarm. Jemand hatte sich an der Firewall des Flughafens von Kuala Lumpur zu schaffen gemacht. Eine andere IP. </w:t>
      </w:r>
    </w:p>
    <w:p w14:paraId="1F7628B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Beobachten.</w:t>
      </w:r>
    </w:p>
    <w:p w14:paraId="1303B39E"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100E7969"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w:t>
      </w:r>
    </w:p>
    <w:p w14:paraId="16546FC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4051462A"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Klong! „Schon wieder!“ – Thomas wusste, dass er jetzt ein Risiko einging, aber er musste weitersuchen. Er fand einfach nichts.</w:t>
      </w:r>
    </w:p>
    <w:p w14:paraId="08FD926D"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lastRenderedPageBreak/>
        <w:t>Dann viel ihm ein, dass er falsch suchte. Der Flug war morgens um 00:30 Uhr, also musste am 07. März 2014 suchen, am besten bis 19:00 Uhr rückwärts.</w:t>
      </w:r>
    </w:p>
    <w:p w14:paraId="02E718E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76B3C77C"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w:t>
      </w:r>
    </w:p>
    <w:p w14:paraId="69F8D14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0980F9CB"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Der sucht nach Aufnahmen vom 07. März 2014. Sofort als ‚gefährlich‘ einstufen.!</w:t>
      </w:r>
    </w:p>
    <w:p w14:paraId="33FB9D4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56CDF0BB"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w:t>
      </w:r>
    </w:p>
    <w:p w14:paraId="35990F66"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4BF0913F"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Thomas fand Aufnahmen vom Vorfeld, auf denen eine Militäreskorte zu sehen war. Nichts Ungewöhnliches in Malaysia, aber eine zeitliche Koinzidenz. Download-To-Safe. Ab jetzt wurden alle Schritte gespeichert und gesichert.</w:t>
      </w:r>
    </w:p>
    <w:p w14:paraId="67010BE1"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Er suchte rückwärts und konnte dann durch verschiedne Perspektivaufnahmen Details erkennen, und sah, dass die Eskorte zu Flug MH 370 fuhr.</w:t>
      </w:r>
    </w:p>
    <w:p w14:paraId="2E31A97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Er folgte der Kolonne zeitlich rückwärts, und sah sie auf dem Gelände parken. Noch weiter zurück, die Kolonne steht auf dem Gelände, im Hintergrund wird ein LKW beladen oder abgeladen. </w:t>
      </w:r>
    </w:p>
    <w:p w14:paraId="423EA48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7839A8C6"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w:t>
      </w:r>
    </w:p>
    <w:p w14:paraId="570CB1CF"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1D0E3209"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Der User sucht nach Videodaten. Der ist gefährlich. Sofort Rückverfolgung versuchen.</w:t>
      </w:r>
    </w:p>
    <w:p w14:paraId="44A242F5"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1FEF99FB"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w:t>
      </w:r>
    </w:p>
    <w:p w14:paraId="45F2F80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15219662"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Noch weiter zurück, die Kolonne steht vor der Schranke an der Cargo-City. Mehrere Personen sind deutlich zu erkennen. Eine Soldatin spricht mit der Flughafensicherheit.</w:t>
      </w:r>
    </w:p>
    <w:p w14:paraId="4492FAC7"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Klong!, Klong! Klong! – Ein Tracer auf mir. Ich muss hier weg.</w:t>
      </w:r>
    </w:p>
    <w:p w14:paraId="55AB819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Die Daten wurden gespeichert, dass InBev104-Tool erneut aktiviert. Panik! – das Tool greift nicht.</w:t>
      </w:r>
    </w:p>
    <w:p w14:paraId="2F96EA1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4B9EB68A"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w:t>
      </w:r>
    </w:p>
    <w:p w14:paraId="22CDAB98"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473CA96E"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 xml:space="preserve">Woher hat dieser User </w:t>
      </w:r>
      <w:r w:rsidRPr="00944672">
        <w:rPr>
          <w:rFonts w:ascii="Arial" w:hAnsi="Arial" w:cs="Arial"/>
          <w:i/>
          <w:iCs/>
          <w:sz w:val="24"/>
          <w:szCs w:val="24"/>
        </w:rPr>
        <w:t>unser</w:t>
      </w:r>
      <w:r w:rsidRPr="00944672">
        <w:rPr>
          <w:rFonts w:ascii="Arial" w:hAnsi="Arial" w:cs="Arial"/>
          <w:sz w:val="24"/>
          <w:szCs w:val="24"/>
        </w:rPr>
        <w:t xml:space="preserve"> Tool? – Abschalten!</w:t>
      </w:r>
    </w:p>
    <w:p w14:paraId="7D3CB82D"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1D7280AC"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w:t>
      </w:r>
    </w:p>
    <w:p w14:paraId="4CBF16B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59D7F260"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Computer-Not-Aus. Strom weg.</w:t>
      </w:r>
    </w:p>
    <w:p w14:paraId="4C7A4309"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096A9B45"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w:t>
      </w:r>
    </w:p>
    <w:p w14:paraId="59D3683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1E5261D3"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Er ist weg! – was war das? Gibt es Fußabdrücke, denen wir folgen können?</w:t>
      </w:r>
    </w:p>
    <w:p w14:paraId="597F8C9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0D40FB10"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w:t>
      </w:r>
    </w:p>
    <w:p w14:paraId="10EC3A81"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518D285A"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 xml:space="preserve">Das erste Mal seit langer Zeit hatte Thomas Angst. So etwas wie das eben, hatte er noch nicht erlebt. </w:t>
      </w:r>
    </w:p>
    <w:p w14:paraId="2F51D518"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Er ließ den Computer ausgeschaltet, nahm sein Telefon und rief den „Cloud Duke“ an. Nur sie Mailbox: „Ich habe meinen Computer per Not-Aus gestoppt. Jemand konnte Dein Tool umgehen. Können wir uns treffen? Rückmeldung über Telefon, ich lasse den Rechner aus.“</w:t>
      </w:r>
    </w:p>
    <w:p w14:paraId="7168CFB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Er versuchte, auch Anique erneut zu erreichen, aber auch sie war offline.</w:t>
      </w:r>
    </w:p>
    <w:p w14:paraId="5CF64D37"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Thomas nahm sein Telefon und ging hoch in den Wintergarten. Erst versuchte er zu lesen, aber er war so aufgeregt, dass er sich nicht Konzentrieren konnte.</w:t>
      </w:r>
    </w:p>
    <w:p w14:paraId="6FFD22CD"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Er ging zum Kühlschrank und holte sich ein Bier, setzte sich in den Lounge-Chair im Wintergarten und dachte nach.</w:t>
      </w:r>
    </w:p>
    <w:p w14:paraId="5D2CFAE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Drei Bier und dreieinhalb Stunden später, machte er sein Telefon aus und ging ins Bett.</w:t>
      </w:r>
    </w:p>
    <w:p w14:paraId="21A311A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07E9901C"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w:t>
      </w:r>
    </w:p>
    <w:p w14:paraId="264A447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0A321960"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b/>
          <w:bCs/>
          <w:sz w:val="24"/>
          <w:szCs w:val="24"/>
        </w:rPr>
        <w:commentReference w:id="431"/>
      </w:r>
      <w:r w:rsidRPr="00944672">
        <w:rPr>
          <w:rFonts w:ascii="Arial" w:hAnsi="Arial" w:cs="Arial"/>
          <w:b/>
          <w:bCs/>
          <w:sz w:val="24"/>
          <w:szCs w:val="24"/>
        </w:rPr>
        <w:t>&gt;&gt;&gt; Hamburg, April 2014 &lt;&lt;&lt;</w:t>
      </w:r>
    </w:p>
    <w:p w14:paraId="3F04209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Sonntag, 13.April 2014. Eigentlich ein Tag der Erholung. Thomas sah das für heute anders. Er hatte sich überlegt, dass er sich mit Joost van der Dijkstraat kurzschließen sollte. Joost hatte gute Quellen, und es wäre interessant, wenn einige Informationen von anderer Seite verifiziert werden könnten.</w:t>
      </w:r>
    </w:p>
    <w:p w14:paraId="1C61FFFE"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Um 10:00 Uhr rief Thomas Joost an. „Van der Dijkstraat.“ „Hallo Joost, hier spricht Thomas Ganghofer, aus Assen, Niederlande.“ „Hallo Thomas, ich hatte mich schon gefragt, wer mich mit einer 39er Vorwahl anruft. Was gibt´s?“ „Joost, ich habe bei meinen Recherchen etwas komisches entdeckt. Ich würde Dir gerne etwas zeigen und, wenn möglich, fragen, ob Du das Querchecken könntest.“ „Klar, willst Du mir wieder Daten in die Dropbox legen?“ „Ich wollte eigentlich fragen, ob ich auf einen Kaffee bei Dir vorbeikommen kann.“ Sagte Thomas Ganghofer vorsichtig. </w:t>
      </w:r>
    </w:p>
    <w:p w14:paraId="76A67848"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Schweigen. „So ist das also.“ Bei Joost van der Dijkstraat schossen die Gedanken: ‚Wenn Thomas sich selber, anstelle von Daten bewegt, dann musste er auf etwas sehr Merkwürdiges gestoßen sein. Abweichung zwei: Thomas hat gute Verbindungen zum AIVD, trotzdem meldet er sich bei mir.‘ „Pass´ auf, ich habe heute Vormittag etwas zu tun, aber Du brauchst sowieso rund dreieinhalb Stunden, oder stehst Du vor der Tür?“ „Nein, ich wollte erst Fragen.“ „OK, gut. Also, dreieinhalb Stunden. Das bekomme ich hin.“ „Danke.“ „Fahre in die Hafen City und gehe spazieren, ich schicke Dir ... Neh! ... dann </w:t>
      </w:r>
      <w:r w:rsidRPr="00944672">
        <w:rPr>
          <w:rFonts w:ascii="Arial" w:hAnsi="Arial" w:cs="Arial"/>
          <w:sz w:val="24"/>
          <w:szCs w:val="24"/>
        </w:rPr>
        <w:lastRenderedPageBreak/>
        <w:t>würdest Du mich nicht kontaktieren ...“ „Ja, richtig.“ „Mache Dich auf den Weg. Ich bin in rund 4 Stunden wieder zu Hause. Bis dann.“ „Danke. Bis dann.“</w:t>
      </w:r>
    </w:p>
    <w:p w14:paraId="6B614728"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Die Fahrzeit von Assen nach Hamburg liegt bei drei Stunden 15 Minuten, und am Sonntag ist der Stau bei Bremen zu vernachlässigen, so hoffte Thomas. Joost hatte vier Stunden für sich beansprucht, also fuhr Thomas los, und würde dann in der Hamburger Hafen City spazieren gehen.</w:t>
      </w:r>
    </w:p>
    <w:p w14:paraId="0DF3C40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Um 13:30 Uhr war Thomas in der Hafen-City, er fand einen Parkplatz bei den Marco-Polo-Terrassen und sah sich um. Er sah die Baustelle, an der das neue Hamburger Konzerthaus, die Elbphilharmonie, langsam wuchs. Insgesamt konnte man erahnen, dass dieser neue Stadtteil an der Lebensader Hamburgs, der Elbe, einmal ein interessanter Stadtteil werden würde. </w:t>
      </w:r>
    </w:p>
    <w:p w14:paraId="5BB48CDF"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Er ging etwas spazieren, und fand ein Café, in dem er sich einen Kaffee bestellte und die Atmosphäre genoss. Schon während der Fahrt hatte er mehr im Robotermodus gefahren, weil ihm so viele Gedanken durch den Kopf gingen. Er nahm einen, old school, Notizblock zur Hand und machte sich Stichworte, die er mit Joost durchgehen wollte.</w:t>
      </w:r>
    </w:p>
    <w:p w14:paraId="388D2DA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Als er die Notizen aufgeschrieben hatte, sah er auf die Uhr und erschrak, 14:30 Uhr. So spät schon?</w:t>
      </w:r>
    </w:p>
    <w:p w14:paraId="1B1DA6C1"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Thomas packte seine Sachen und ging zurück zu seinem Auto. Dann fuhr er die kurze Strecke zu Joosts Wohnung in die Deichstraße. Thomas musste immer lachen, wenn er Joosts Anschrift hörte: ‚van der Dijkstraat‘ war niederländisch für ‚von der Deichstraße‘. In Hamburg gehörte die Deichstraße, wegen ihres Images, zu den teuersten Straßen, und ausgerechet hier hatte Joost eine Wohnung.</w:t>
      </w:r>
    </w:p>
    <w:p w14:paraId="5B930557"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 Um 15:00 Uhr klingelte Thomas bei Joost an der Tür. Der Summer ertönte, und Thomas sah ich einer schmalen, steilen Treppe gegenüber, die es nun galt zu erklimmen.</w:t>
      </w:r>
    </w:p>
    <w:p w14:paraId="3240C288"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Die Stufen führten in das Dachgeschoss eines Bürogebäudes. Joost hatte bei einer Recherche den Hauseigentümer kennengelernt. Der Artikel beschäftigte sich mit einem Betrugsnetzwerk, und die Zentrale war eben in diesem Haus gewesen. Das wusste der Eigentümer aber nicht, er hielt seine Mieter für ein internationales Handelsunternehmen.</w:t>
      </w:r>
    </w:p>
    <w:p w14:paraId="7973B2C5"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Die Fragen, die Joost stellte, sorgten dafür, dass sich der Vermieter mit der Hamburger Kriminalpolizei, der Kripo, in Verbindung setzte. Die Abteilung ‚OK‘, organisierte Kriminalität, wusste, dass es das Netzwerk gab, als aber der Vermieter kam, und fragte, ob seine Mieter eventuell die Bosse sein könnten, war der Alarm groß.</w:t>
      </w:r>
    </w:p>
    <w:p w14:paraId="669E27D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Natürlich wurde sofort hinterfragt, warum der Vermieter diese Vermutung hätte. Mit Joost hatte er vereinbart, das Joosts Name nicht genannt werden würde, daher legte der Vermieter, die Informationen, die er von Joost bekommen hatte auf den Tisch. Er sagte unumwunden, dass ein Journalist die Daten zusammengetragen hatte, und beide, also er und der Journalist, übereingekommen waren, diese Informationen weiterzugeben.</w:t>
      </w:r>
    </w:p>
    <w:p w14:paraId="5C6AB805"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Nach Durchsicht der Informationen, stellte die Abteilung OK fest, dass der Journalist einer anderen Spur gefolgt war. Die Kripo kannte die Spur, war ihr aber nicht zum Ende </w:t>
      </w:r>
      <w:r w:rsidRPr="00944672">
        <w:rPr>
          <w:rFonts w:ascii="Arial" w:hAnsi="Arial" w:cs="Arial"/>
          <w:sz w:val="24"/>
          <w:szCs w:val="24"/>
        </w:rPr>
        <w:lastRenderedPageBreak/>
        <w:t>gefolgt, da sie als uninteressant gewertet wurde. Tatsächlich war die Spur selber auch nicht vielversprechend, hatte aber eine Schnittstelle zu anderen Indizien, die dann zu diesem Büro führten.</w:t>
      </w:r>
    </w:p>
    <w:p w14:paraId="0522870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Nach drei Tagen meldete sich die Kripo wieder bei dem Vermieter, dankte ihm für die Hinweise und fragte, ob es eine Möglichkeit gäbe, das Büro zu beobachten.</w:t>
      </w:r>
    </w:p>
    <w:p w14:paraId="18A246D9"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Der Vermieter sagte, dass es den Dachboden gäbe, der aber nicht ausgebaut sei.</w:t>
      </w:r>
    </w:p>
    <w:p w14:paraId="2484B49F"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Jetzt ging plötzlich alles sehr schnell. Die Kripo sprach mit dem Bauamt, das Bauamt genehmigte den Umbau des Dachgeschosses und nur 7 Tage später begannen die Renovierungsarbeiten.</w:t>
      </w:r>
    </w:p>
    <w:p w14:paraId="1211FDA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Der Vermieter meldete sich bei seinen Mietern und informierte diese, dass der Dachstuhl ausgebaut werden würde und dass dann dort ein Atelier-Büro entstehen würde. Die Umbaumaßnahmen würden knapp vier Wochen dauern.</w:t>
      </w:r>
    </w:p>
    <w:p w14:paraId="573D750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Sofort monierten die Mieter, dass dann ihr Büro, durch den Baulärm, nur eingeschränkt nutzbar sei, und verlangten eine Mietminderung. Nach langer Diskussion, und dem Hinweis, dass der Vermieter sie sogar im Vorwege informiert habe, was nicht notwendig gewesen sei, einigte man sich auf 25% für den einen Monat.</w:t>
      </w:r>
    </w:p>
    <w:p w14:paraId="6BBF09DF"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Als das Atelier ausgebaut war, brauchte man noch ein gutes Alibi, für einen Mieter. Hier kam jetzt Joost van der Dijkstraat ins Spiel. Joost hatte als Journalist für investigativen Journalismus, sich einen Namen gemacht und würde das Atelier als Büro und Wohnung nutzen.</w:t>
      </w:r>
    </w:p>
    <w:p w14:paraId="1AEA8DAD"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Als alles bezugsfertig war, klingelte Joost unten in dem Büro und stellte sich den Mietern dort vor. Gleichzeitig bot er Ihnen an, das Büro einmalig zu besichtigen. Diese Vorgehensweise schaffte Vertrauen und die Gangster wurden in Sicherheit gewogen.</w:t>
      </w:r>
    </w:p>
    <w:p w14:paraId="3349DB6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Joost und die Kripo schlossen einen Deal. Beide würden an dem Projekt arbeiten, aber Joost durfte das Material veröffentlichen, zum Teil aber erst nach dem, anstehenden, Prozess.</w:t>
      </w:r>
    </w:p>
    <w:p w14:paraId="3373933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Es dauerte über sechs Monate, bis alle notwendigen Beweise zusammengetragen wurden. Bei einer anstehenden, routinemäßigen, Brandschutzübung, wurden die Gangster verhaftet. </w:t>
      </w:r>
    </w:p>
    <w:p w14:paraId="73E30AF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Als Dank durfte Joost die Wohnung behalten, zu einem Preis, den er auch bezahlen konnte. Seitdem residierte er hier und hatte sich in Hamburg einen guten Namen gemacht.</w:t>
      </w:r>
    </w:p>
    <w:p w14:paraId="682917E6"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0B86AECC"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w:t>
      </w:r>
    </w:p>
    <w:p w14:paraId="48EC6C39"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3100B5AD"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Am Ende der Treppe wartete Joost bereits auf Thomas. „Hallo Thomas, Du schnaufst aber ganz schön. Wirst Du alt?“ Lachte Joost Thomas an, „Blödmann.“ War alles, was Thomas rausbrachte, er brauchte ein paar Minuten um sich zu erholen.</w:t>
      </w:r>
    </w:p>
    <w:p w14:paraId="03468811"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Joost kannte Thomas´ Vorliebe für guten Kaffee, er hatte beim Klingeln damit begonnen einen ‚Jamaica Blue Mountain Organic Handpicked‘ für Thomas zu brühen. Ein kleiner </w:t>
      </w:r>
      <w:r w:rsidRPr="00944672">
        <w:rPr>
          <w:rFonts w:ascii="Arial" w:hAnsi="Arial" w:cs="Arial"/>
          <w:sz w:val="24"/>
          <w:szCs w:val="24"/>
        </w:rPr>
        <w:lastRenderedPageBreak/>
        <w:t>Kaffeefilter war über einer vorgewärmten Kanne, und Joost goss gerade wieder einmal Heißwasser nach, so das die Kanne sich langsam mit Kaffee volllief. Das Aroma des Kaffees erfüllte bereits den Raum. Thomas schaute auf, grinste und sagte dann: „Allein für diesen Geruch hat sich die Fahrt bereis gelohnt.“ „Warte ab. Diesen Kaffee habe ich auf Anfrage, und nach langer Wartezeit, in einer kleinen Kaffeerösterei im Eppendorfer Weg erhalten. Ich hatte den Kaffe dort mal probiert, der ist gigantisch gut.“ „Du legst die Messlatte sehr hoch, da bin ich mal gespannt, was das wird.“</w:t>
      </w:r>
    </w:p>
    <w:p w14:paraId="43DE9BF6"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Während der Kaffee noch durchlief, sprachen die beiden über Allgemeines, ohne auf den Grund des Besuches einzugehen.</w:t>
      </w:r>
    </w:p>
    <w:p w14:paraId="4E12178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Joost hatte Kaffeebecher mit heißem Wasser gefüllt, damit diese sich aufwärmten, und der Kaffe dadurch nicht an Geschmack verlieren würde. Er kippte das Wasser in den Wasserkocher, damit es später noch nutzen konnte, dann füllte die Kaffeebecher halbvoll und deutete Thomas, sich an den Esstisch zu setzen. Auf dem Tisch hatte Joost seinen HP-Laptop stehen, dass mit einem langen HDMI-Kabel mit dem Fernseher verbunden war.</w:t>
      </w:r>
    </w:p>
    <w:p w14:paraId="271D0A0E"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„Ich vermute, dass mir etwas zeigen möchtest. Damit wir es beim Ansehen der Daten leichter haben, habe ich den Fernseher verbunden.“ Eröffnete Joost die Runde. „Du hast recht!“ Antwortete Thomas und reichte Joost einen USB-Stick. „Keine Viren?“ Zwinkerte Joost, „Wenn ich die Hacken wollte, bräuchte ich von zu Hause rund 3 Minuten, inklusive der Zeit, die mein Atari braucht, um hochzufahren.“ Konterte Thomas, „Meinen PC würde ich für Dich nicht starten.“ „Manchmal kannst Du ganz schön arrogant sein ...“ Sagte Joost beleidigt, dann lachte beide.</w:t>
      </w:r>
    </w:p>
    <w:p w14:paraId="20179288"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„So Spaß beiseite.“ Sagte Joost, als er den Stick an den Laptop anschloss, „Was hast Du, was Du nicht schicken willst?“ „Du weißt natürlich Bescheid, über MH370?!“ Begann Thomas. „Ja, was so in der Presse stand: In Kuala Lumpur gestartet, nach einer Stunde Flugzeit Funkabbruch, Flugzeug tut so, als würde es Richtung Europa abdrehen, letzte Satellitensignale aus dem Indischen Ozean.“ Ratterte Joost herunter, was allgemein bekannt war. „Ach ja, Terrorismus wurde vorläufig ausgeschlossen. Aktuell tippt man auf Selbstmord.“ </w:t>
      </w:r>
    </w:p>
    <w:p w14:paraId="435D1DE8"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„Ja, das kannte ich auch.“ Begann Thomas, „Ich bin bei verschiedenen Recherchen auf Querverweise gestoßen, die mich stören. Zum Beispiel sehen einige Daten so aus, als wären sie extra entworfen worden.“ „Wenn Du das sagst.“ „Warte ab. Warum ich Deine Hilfe benötige ist etwas anderes. Ich hatte Freitag Langeweile und habe gesurft. Ja, das ist untypisch für mich. Dabei habe ich den folgenden Kommentar auf der Webseite der ‚Star‘ in Kuala Lumpur gefunden.“ Er nahm das Laptop, drehte es zu sich und ließ den Kommentar auf dem Fernseher erscheinen.</w:t>
      </w:r>
    </w:p>
    <w:p w14:paraId="6651377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Beide lasen den Kommentar, dann sagte Joost: „Das ist doch normal, dass verschiedene Verschwörungstheorien hochkommen, und diese ist nicht einmal gut.“ „Bis hierhin gebe ich Dir recht.“ Begann Thomas, während er auf dem Laptop nach dem </w:t>
      </w:r>
      <w:r w:rsidRPr="00944672">
        <w:rPr>
          <w:rFonts w:ascii="Arial" w:hAnsi="Arial" w:cs="Arial"/>
          <w:sz w:val="24"/>
          <w:szCs w:val="24"/>
        </w:rPr>
        <w:lastRenderedPageBreak/>
        <w:t>zweiten Eintrag suchte, „Gestern wollte ich mir den Kommentar noch einmal ansehen, um von dort weiterzumachen, aber ich hatte das hier als Ergebnis.“ Jetzt erschien die Mitteilung, dass die Seite gehackt worden sei.</w:t>
      </w:r>
    </w:p>
    <w:p w14:paraId="54C945BD"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„Ich sehe ein, dass wir beide nicht an Zufälle glauben, aber könnte es sein, dass die Seite aus einem anderen Grund gehackt wurde?“ „Möglich und nicht auszuschließen, aber ...“ Kleine Kunstpause, „Dann ist mir folgendes passiert.“ Thomas erzählte Joost, dass er den Flughafen gehackt hatte und welche Bildmaterialien er dort gesehen und gespeichert hatte. „Was komisch ist, dass ich beim Recherchieren verfolgt wurde.“</w:t>
      </w:r>
    </w:p>
    <w:p w14:paraId="48855361"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„Moment, Du hackst den Flughafen von Kuala Lumpur und wunderst Dich, dass Du beobachtet wirst? ...Sehr seltsam.“ „Wäre es so, würde ich nicht hier sitzen.“ Erwiderte Thomas, „Bevor ich mein System per Not-Stopp vom Netz nahm, bin ich mir sicher, gesehen zu haben, dass ich aus Nordkorea verfolgt wurde.“</w:t>
      </w:r>
    </w:p>
    <w:p w14:paraId="3DDC8369"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„Guter Einwand, aber Du weißt auch, dass auch die Nordkoreaner gegen Geld als Dienstleister arbeiten. Das ‚Office 39‘ in Nordkorea ist damit beauftragt, Devisen zu beschaffen, warum sollten also die Kenntnisse des ‚Office 120‘  – also die der professionellen Hacker – nicht auch monetarsiert werden?“</w:t>
      </w:r>
    </w:p>
    <w:p w14:paraId="4FAA1E72"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„Den Einwand hatte ich erwartet. Die Nordkoreaner nehmen nur Aufträge an, die ihnen auch nutzen, bzw. wo sie Daten ergattern können, die vielleicht mal nützlich sind.“ „Auch wieder war.“</w:t>
      </w:r>
    </w:p>
    <w:p w14:paraId="4C5EEA4F"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„Ok, Tun wir mal so, als würde ich Interesse haben. Was genau soll ich tun?“ „Kennst Du eine Bank in Malaysia mit dem Namen ‚MHUGE‘?“ „Huge Money? Nein, noch nie gehört.“</w:t>
      </w:r>
    </w:p>
    <w:p w14:paraId="704FABF1"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„Ich habe vor dem Abschalten noch die Spur der Kolonne durch Kuala Lumpur zurückverfolgt.“ „Will ich wissen, woher Du die Daten hast?“ „Ich glaube nicht.“ „OK, erzähle weiter.“ „Der Transport hat von der MHUGE-Bank 23 Minuten bis zur Cargo-City Security benötigt. Es gab keine Stopps, keine rote Ampel.“</w:t>
      </w:r>
    </w:p>
    <w:p w14:paraId="3B84353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„Keine Stopps? Das war also vorbereitet.“ „So sehe ich das auch.“ „Weißt Du was, die transportiert haben?“  </w:t>
      </w:r>
    </w:p>
    <w:p w14:paraId="59F936FF"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„Also Joost, ich bin zwar gut, aber so gut, dann auch wieder nicht. Ich musste den Computer runterfahren, sonst wäre ich entdeckt worden.“ „Stimmt, hatte ich übersehen.“ </w:t>
      </w:r>
    </w:p>
    <w:p w14:paraId="48BFB631"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„Also, Du kennst die MHUGE-Bank nicht und hast noch nie von ihr gehört. Andererseits begleitet eine Militäreskorte etwas, aus eben dieser Bank, zu einem Flugzeug, das danach verschwindet. Ich gehe jedoch nicht davon aus, dass es sich dabei um ein Tarnkappensystem gehandelt hat.“ Daraufhin musste Joost van der Dijkstraat losprusten, und hätte fast seinen Kaffeebecher umgeworfen. „Nein, ich denke, dass selbst in Malaysia die Tarnkappensysteme nicht in Banken gelagert werden.“ Antwortete Joost immer noch lachend, dann wurde er wieder ernst und meinte nachdenklich, „Es kann nicht sehr viel Gold gewesen sein, dafür würde sich der Aufwand nicht lohnen. Es ist leichter, den Transport zu überfallen, als ein Flugzeug zu entführen.“ „Du denkst, also, dass ich recht </w:t>
      </w:r>
      <w:r w:rsidRPr="00944672">
        <w:rPr>
          <w:rFonts w:ascii="Arial" w:hAnsi="Arial" w:cs="Arial"/>
          <w:sz w:val="24"/>
          <w:szCs w:val="24"/>
        </w:rPr>
        <w:lastRenderedPageBreak/>
        <w:t xml:space="preserve">haben könnte?“ Fragte Thomas hoffend. „Nein, ich denke, dass Du verschiedene Sachen entdeckt hast, und weil Du in einem Thema warst, hast Du alles verbunden.“ Schloss Joost, „Alle Einzelteile sind interessant, aber ich wüsste nicht, wer eine solche Operation durchführen sollte, ohne dass er entdeckt wird.“ Kurze nachdenkliche Pause, „Nein.“ „Schade, ich dachte ich könnte Dich für ein paar Nachforschungen gewinnen.“ Sagte Thomas niedergeschlagen. „Ich werde mir die MHUGE-Bank mal ansehen, den Teil finde ich spannend.“ Stellte Joost fest. </w:t>
      </w:r>
    </w:p>
    <w:p w14:paraId="7DBD62A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„Themawechsel,“ sagte Joost, „Was gibt es bei Dir Neues? Hast Du eine Frau, eine Freundin, beides?“ „Beides? Wäre viel zu anstrengend.“ Grinste Thomas. „Ah! Also hast Du aktuell eine Frau in Deinem Leben.“ Stellte der investigative Journalist messerscharf fest. „Ja habe ich. Die gute heißt Anique, ich würde es gern verfestigen. Und... Sie arbeitet beim AIVD.“ „Oh Gott. Dann hast Du ab sofort keine Geheimnisse mehr.“ Lachte Joost ihn an, „Herzlichen Glückwunsch!“ Thomas erzählte Joost wie er Anique kennengelernt hatte, wie er fast, nein sicher, das erste Date versaut hatte und wie das so lief mit den beiden. </w:t>
      </w:r>
    </w:p>
    <w:p w14:paraId="657F3766"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Die beiden hatten noch einen netten Nachmittag. Dann gingen Sie noch essen und um 20:30 Uhr machte Thomas sich wieder auf den Weg zurück.</w:t>
      </w:r>
    </w:p>
    <w:p w14:paraId="5C7D38DE"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Als Thomas Hamburg verlassen hatte, und wieder auf der Autobahn Richtung Bremen unterwegs war, klingelte sein Telefon und Anique fragte, wie es ihm ginge. Dank Freisprechanlage wurde dass ein langes Gespräch. Am Sonntagabend war die Autobahn leer und die Fahrt ging schneller voran als der Hinweg. Nach zwei Stunden Fahrzeit war Thomas bei </w:t>
      </w:r>
      <w:r w:rsidRPr="00944672">
        <w:rPr>
          <w:rFonts w:ascii="Arial" w:hAnsi="Arial" w:cs="Arial"/>
          <w:noProof/>
          <w:sz w:val="24"/>
          <w:szCs w:val="24"/>
        </w:rPr>
        <w:t>Leer</w:t>
      </w:r>
      <w:r w:rsidRPr="00944672">
        <w:rPr>
          <w:rFonts w:ascii="Arial" w:hAnsi="Arial" w:cs="Arial"/>
          <w:sz w:val="24"/>
          <w:szCs w:val="24"/>
        </w:rPr>
        <w:t xml:space="preserve"> in Ostfriesland und Anique verabschiedete sich ins Bett. Die letzte Stunde zog sich dahin, aber um 23:30 Uhr war er endlich wieder zu Hause und auch froh, dass er ins Bett konnte.</w:t>
      </w:r>
    </w:p>
    <w:p w14:paraId="4AFB7D4E"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2D02FF51"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w:t>
      </w:r>
    </w:p>
    <w:p w14:paraId="67098211"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72CFB67E"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b/>
          <w:bCs/>
          <w:sz w:val="24"/>
          <w:szCs w:val="24"/>
        </w:rPr>
        <w:commentReference w:id="432"/>
      </w:r>
      <w:r w:rsidRPr="00944672">
        <w:rPr>
          <w:rFonts w:ascii="Arial" w:hAnsi="Arial" w:cs="Arial"/>
          <w:b/>
          <w:bCs/>
          <w:sz w:val="24"/>
          <w:szCs w:val="24"/>
        </w:rPr>
        <w:t>&gt;&gt;&gt; Hauptverwaltung für Raketen und Artillerie des Verteidigungsministeriums, Moskau, 14. April 2013 &lt;&lt;&lt;</w:t>
      </w:r>
    </w:p>
    <w:p w14:paraId="2598E45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Jo Kyung-Sik, der Militärattaché der nordkoreanischen Botschaft in Moskau, saß wieder im Büro von Armeegeneral Oleg Salyukov. </w:t>
      </w:r>
    </w:p>
    <w:p w14:paraId="757C3B5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Jo Kyung-Sik eröffnete das Gespräch undiplomatisch, „Herr Armeegeneral Salyukov, Sie hatten gebenten, dass wir Ihnen mitteilen, wann wir einen Test, bei Ihnen hier in Russland durchführen können.“ Der Armeegeneral nickte, und wartete. „Ich möchte vorschlagen, dass wir den Test Ende Juni durchführen sollten.“ Jetzt war der Oberbefehlshaber der russischen Bodentruppen überrascht, er hatte damit gerechnet, dass die Nordkoreaner sich rausreden wollen würden.</w:t>
      </w:r>
    </w:p>
    <w:p w14:paraId="39FE384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„Attaché Jo, vielen Dank für den Vorschlag.“ Nickte ihm Armeegeneral Salyukov zu. „Ich werde erörtern lassen, wann und wo der Test am besten durchzuführen ist. Ich sende </w:t>
      </w:r>
      <w:r w:rsidRPr="00944672">
        <w:rPr>
          <w:rFonts w:ascii="Arial" w:hAnsi="Arial" w:cs="Arial"/>
          <w:sz w:val="24"/>
          <w:szCs w:val="24"/>
        </w:rPr>
        <w:lastRenderedPageBreak/>
        <w:t>Ihnen dann unseren Vorschlag. Wenn wir uns über den Termin einig sind, werde ich den Transport entsprechend vorbereiten lassen.“ „Herr Armeegeneral Salyukov, vielen Dank für Ihr entgegenkommen. Wir erwarten dann Ihre Vorschläge.“ Dankte Jo Kyung-Sik und verabschiedete sich. Beim Rausgehen, hoffte er, dass die oberste Führung in Pyonyang wusste, auf was sie sich da einließ.</w:t>
      </w:r>
    </w:p>
    <w:p w14:paraId="68C0C497"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4642D0C9"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w:t>
      </w:r>
    </w:p>
    <w:p w14:paraId="0C50997F"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0B1D54E3"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b/>
          <w:bCs/>
          <w:sz w:val="24"/>
          <w:szCs w:val="24"/>
        </w:rPr>
        <w:commentReference w:id="433"/>
      </w:r>
      <w:r w:rsidRPr="00944672">
        <w:rPr>
          <w:rFonts w:ascii="Arial" w:hAnsi="Arial" w:cs="Arial"/>
          <w:b/>
          <w:bCs/>
          <w:sz w:val="24"/>
          <w:szCs w:val="24"/>
        </w:rPr>
        <w:t>&gt;&gt;&gt; Assen, Niederlande, Montag, 14. April bis Donnerstag, 17. April 2014 &lt;&lt;&lt;</w:t>
      </w:r>
    </w:p>
    <w:p w14:paraId="7F4E4155"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Thomas wachte erst um 10 Uhr am Montagmorgen auf. Der gestrige Sonntag, mit der Fahrt nach Hamburg und zurück war doch sehr anstrengend für ihn gewesen.</w:t>
      </w:r>
    </w:p>
    <w:p w14:paraId="782D54E8"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Er duschte ausgiebig, ging runter in die Küche, kochte sich einen Kaffee, und setzte sich dann in den Wintergarten, um erst einmal in Ruhe zu frühstücken.</w:t>
      </w:r>
    </w:p>
    <w:p w14:paraId="7E1F525F"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In Gedanken ging er durch, was er gestern von Joost erfahren hatte. Joost hatte gleichzeitig nicht den Eindruck gemacht, dass er ihn unterstützen wollte. Jetzt galt es herauszufinden, wie er weiter Vorgehen sollte. Thomas nahm sich einen Notizblock, um ganz Old School, sich einen Plan für diese Woche zu machen. Er hatte auch vor, am nächsten Freitag Bei der wöchentlichen Sitzung in Den Haag beim AIVD, das Thema kurz anzusprechen.</w:t>
      </w:r>
    </w:p>
    <w:p w14:paraId="12A7FDBA"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Der niederländische Geheimdienst wollte zwar Informationen zu Flug MH 370 haben, aber gleichzeitig hatten sie nicht spezifiziert, wie tief, beziehungsweise wie breit gestreut, diese Informationen sein sollten.</w:t>
      </w:r>
    </w:p>
    <w:p w14:paraId="51BD7BBF"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Thomas machte sich eine kleine Mindmap, also eine Zeichnung, mit der er seine Gedanken zu Papier bringen konnte. Die Zeichnung war insofern wichtig, als dass er so die verschiedenen Teilaspekte miteinander verbinden konnte.</w:t>
      </w:r>
    </w:p>
    <w:p w14:paraId="6D412A8C"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Zum einen hatte er das Problem mit dem verschwundenen Flug MH 370. Alle Daten deuteten darauf hin, dass der Flug nach knapp einer Stunde Flugzeit manuell von der Route weggeführt wurde, um in Richtung Penang und Europa zu fliegen. Danach verlor sich die Spur, es gab aber Satellitensignale, die darauf hindeuteten, dass der Flug dann anschließend in den Tiefen des Indischen Ozeans verschwunden ist.</w:t>
      </w:r>
    </w:p>
    <w:p w14:paraId="780A26BB"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Der zweite Punkt, der ihm Probleme machte, war das Problem, dass er augenscheinlich bei seinen Recherchen von den Nordkoreanern beobachtet wurde. Diese Reaktion der Nordkoreaner war für ihn zu diesem Zeitpunkt völlig unverständlich.</w:t>
      </w:r>
    </w:p>
    <w:p w14:paraId="387CC719"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Der dritte Punkt, den er nicht verstand, war die Geschichte mit dem angeblichen Werttransport. Bei seinen Recherchen hat er herausgefunden, dass etwas mit militärischer Begleitung, von einer Bank in Kuala Lumpur zum Flughafen und dann weiter zum Flugzeug befördert wurde. Diese Information musste absichtlich vage gehalten werden, da sich nicht nachvollziehen lässt, was transportiert wurde.</w:t>
      </w:r>
    </w:p>
    <w:p w14:paraId="25EEEAF7"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lastRenderedPageBreak/>
        <w:t>"Es kommt zum Punkt, an dem es kompliziert wird." Dachte Thomas vor sich hin, "Denn, was mag der Grund bei diesem Transport gewesen sein? Und wie wertvoll muss der Inhalt gewesen sein, dass irgendjemand versucht, ein Flugzeug zu entführen."</w:t>
      </w:r>
    </w:p>
    <w:p w14:paraId="59B8DA40"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Er machte sich noch einen Vermerk auf seiner Zeichnung, in den er die Bank notierte, MHUGE, eine komische Bezeichnung, dachte Thomas und beschloss, dass er zu dieser Bank mehr recherchieren wollte.</w:t>
      </w:r>
    </w:p>
    <w:p w14:paraId="23999EE5"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Der letzte Punkt, der dann noch kam, war, dass er versuchen könnte, die Soldaten, die er im Bild hatte, zu identifizieren, um dadurch vielleicht weitere Informationen aufnehmen zu können.</w:t>
      </w:r>
    </w:p>
    <w:p w14:paraId="57718245"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Thomas fasste zusammen, was er über die Flugroute von Flug MH 370 wusste, und kam zu dem Schluss, dass es im Augenblick keinen Sinn machte, an dieser Stelle weiter zu recherchieren.</w:t>
      </w:r>
    </w:p>
    <w:p w14:paraId="389F6B0E"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Hinsichtlich der Verfolgung durch die Nordkoreaner gab es keinen Ansatzpunkt, von dem aus er hätte überprüfen können, warum er verfolgt wurde. Daher musste er dieses Thema auch vorerst beiseitelassen. Es bestand durchaus die Möglichkeit, dass die Nordkoreaner ihm folgten, weil er ihnen bei früheren Recherchen aufgefallen war, und sie deshalb einfach nur wissen wollten, was er tat.</w:t>
      </w:r>
    </w:p>
    <w:p w14:paraId="56DAD7B2"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Das bedeutete, dass er für die nächsten Tage zwei verschiedene </w:t>
      </w:r>
      <w:r w:rsidRPr="00944672">
        <w:rPr>
          <w:rFonts w:ascii="Arial" w:hAnsi="Arial" w:cs="Arial"/>
          <w:noProof/>
          <w:sz w:val="24"/>
          <w:szCs w:val="24"/>
        </w:rPr>
        <w:t>Aufgabenblöcke</w:t>
      </w:r>
      <w:r w:rsidRPr="00944672">
        <w:rPr>
          <w:rFonts w:ascii="Arial" w:hAnsi="Arial" w:cs="Arial"/>
          <w:sz w:val="24"/>
          <w:szCs w:val="24"/>
        </w:rPr>
        <w:t xml:space="preserve"> hatte. Zum einen musste er die Bank identifizieren, und sehen, was er hierzu an Informationen finden konnte. Und zum anderen, könnte er versuchen, die Soldaten zu identifizieren, die an dem Transport beteiligt waren.</w:t>
      </w:r>
    </w:p>
    <w:p w14:paraId="249198D0"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Die Soldaten wollte er zwar identifizieren, aber er wusste einfach nicht, wie er von dort aus weitere Informationen erhalten könnte. Bei den Soldaten war davon auszugehen, dass sie keine Daten bezüglich des Transports weitergeben würden. Diese Spur nur sehr dünn und nicht sehr vielversprechend. Aber er wollte auf jeden Fall die Informationen sammeln, um sicherzustellen, dass er alles das hatte, was er brauchte.</w:t>
      </w:r>
    </w:p>
    <w:p w14:paraId="00A0328B"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Für die Sitzung beim Geheimdienst am Freitag, nahm er sich vor, die Informationen zu clustern, um so ein breites Spektrum zu liefern, über das, was er bis jetzt an Informationen hatte.</w:t>
      </w:r>
    </w:p>
    <w:p w14:paraId="1CBF9CD8"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Es war fraglich ob die Daten, die er bis jetzt hatte, überhaupt von Nutzen waren. Aber wie immer bei Big Data ist es so, dass man erst einmal eine breite Datenmenge haben muss, um anschließend aus dieser Datenmenge ein Schluss ziehen zu können. </w:t>
      </w:r>
    </w:p>
    <w:p w14:paraId="7DF0D399"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Seine Aufgabe war es, die verschiedenen Informationen, die er bei seinen Recherchen ergattern konnte, so aufzubereiten, dass sie eine Entscheidungsgrundlage für den Geheimdienst bilden würden. </w:t>
      </w:r>
    </w:p>
    <w:p w14:paraId="1AF284B7"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Im Idealfall würde der Geheimdienst, seine Informationen als Grundlage für eigene Recherchen verwenden, um bestimmte Aspekte zu vertiefen. Das Ziel würden sie ihm aber nicht sagen. Zumindest war davon nicht auszugehen.</w:t>
      </w:r>
    </w:p>
    <w:p w14:paraId="64DA208B"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lastRenderedPageBreak/>
        <w:t xml:space="preserve">Dieser Prozess des Denkens, und der Strukturierung der Aufgaben, für den ganzen Tag und die kommende Woche hatte etwas länger gedauert als geplant, und es war schon 13:00 Uhr, als Thomas von seiner Mindmap hochguckte. Er entschied, doch erst noch was zu essen, und sich dann an seine Konsole zu setzen, um zu recherchieren. </w:t>
      </w:r>
    </w:p>
    <w:p w14:paraId="1F1F59F4"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Er hatte die Regel, dass im Computerraum auf keinen Fall gegessen wird. Also bereitete er sich ein Mittagessen zu, es gab Nudeln, Tomatensauce und grünen Salat. Während er sich das Essen zubereitete, kreisten seine Gedanken weiterhin um die Mindmap, die er gemalt hatte. </w:t>
      </w:r>
    </w:p>
    <w:p w14:paraId="10CA96DF"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 Als der Timer im Herd klingelte, erschrak Thomas, er hatte knapp 10 Minuten neben dem Herd gestanden, ohne dass er mitbekommen hatte, was er da tat. </w:t>
      </w:r>
    </w:p>
    <w:p w14:paraId="470AA973"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Er füllte sich sein Mittagessen auf den Teller und aß mechanisch und geistesabwesend, weil er immer noch in Gedanken auf die Mindmap guckte um zu erkennen, ob irgendetwas übersehen hatte.</w:t>
      </w:r>
    </w:p>
    <w:p w14:paraId="7F1382B5"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Nach dem er aufgegessen hatte, räumte er auf, und ging in den Keller, um mit den Recherchen zu beginnen. Er nahm von seiner Konsole Platz, aktivierte sein Suchsystem und sein Sicherheitsprogramm, dann begann er zu recherchieren. </w:t>
      </w:r>
    </w:p>
    <w:p w14:paraId="2A8A431B"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Seine Recherche begann mit der Bank, denn er wollte als erstes Hintergrundinformationen darüber haben, was diese Bank machte und und wer ihre Eigentümer waren.</w:t>
      </w:r>
    </w:p>
    <w:p w14:paraId="153D2546"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Ein paar Mal bei seiner Recherche merkte er, dass er wieder überwacht wurde, aber dann wechselte er immer das Thema und die IP-Adresse, so das er in Ruhe weiter recherchieren konnte. </w:t>
      </w:r>
    </w:p>
    <w:p w14:paraId="65CBA653"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Er verließ den Keller, in den nächsten paar Tagen, nur, um auf Toilette zu gehen oder um zu schlafen. Er vertiefte sich komplett in die Recherche und war ganz weit weg in Gedanken, und nahm Drumherum nichts anderes wahr.</w:t>
      </w:r>
    </w:p>
    <w:p w14:paraId="50B8AB52"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Immer wenn er das Bedürfnis verspürte, etwas essen zu müssen, ginge kurz nach oben, aß eine Kleinigkeit, und ging wieder runter. Die Pausen, die er tagsüber machte, waren zu vernachlässigen. Aber, die Datenmenge, die er zusammensuchte, war immens, und langsam bildete sich eine Struktur in den Daten, aus der sich etwas ableiten ließ. </w:t>
      </w:r>
    </w:p>
    <w:p w14:paraId="57915B94"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Er war aber noch zu weit an der Oberfläche, um genau auswählen zu können, was wirklich vor sich ging bzw. was genauer gesagt passiert war.</w:t>
      </w:r>
    </w:p>
    <w:p w14:paraId="7E732117"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In der Zwischenzeit hatte herausgefunden, dass der Transport von der Bank zum Flughafen, durch die Special Branch überwacht wurde, aber das war keine große Leistung, denn diese Daten waren verhältnismäßig leicht, zu finden. Er hatte zwischendurch, ebenfalls versucht, Querverweise zu bauen, war aber noch nicht wirklich vorangekommen.</w:t>
      </w:r>
    </w:p>
    <w:p w14:paraId="21C977E1"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In Verbindung mit der Special Branch in Kuala Lumpur, hatte er noch einen anderen Datensatz gefunden, der darauf hindeutete, dass in der Nähe des Flughafens ein Attentat </w:t>
      </w:r>
      <w:r w:rsidRPr="00944672">
        <w:rPr>
          <w:rFonts w:ascii="Arial" w:hAnsi="Arial" w:cs="Arial"/>
          <w:sz w:val="24"/>
          <w:szCs w:val="24"/>
        </w:rPr>
        <w:lastRenderedPageBreak/>
        <w:t>verhindert wurde. Aber er konnte noch nicht zuordnen, ob das für ihn von Belang war oder nicht.</w:t>
      </w:r>
    </w:p>
    <w:p w14:paraId="4908A46A"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In diesem Zusammenhang war auch nicht zu erkennen, wem das Attentat galt, oder wer dieses durchgeführt haben könnte. Thomas nahm sich vor, diesem Punkt noch einmal separat zu betrachten.</w:t>
      </w:r>
    </w:p>
    <w:p w14:paraId="6B9860C1"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Am Donnerstagnachmittag um 16:00 Uhr, er hatte gerade festgestellt, dass es schon Donnerstag war, begann er die Daten zu sortieren und aufzuarbeiten, damit sie am nächsten Tag präsentiert werden konnten. </w:t>
      </w:r>
    </w:p>
    <w:p w14:paraId="4FC4BBAE"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Er war gespannt darauf, wie der Geheimdienst auf die jetzt vorhandenen Informationen reagieren würde, und welche Order ihm dann gegeben werden würde. </w:t>
      </w:r>
    </w:p>
    <w:p w14:paraId="4960EDE2" w14:textId="77777777" w:rsidR="00944672" w:rsidRPr="00944672" w:rsidRDefault="00944672" w:rsidP="00944672">
      <w:pPr>
        <w:suppressAutoHyphens/>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 xml:space="preserve">Das Zusammenstellen der Informationen dauerte alles in allem rund 2 Stunden, und als er fertig war, merkte er, dass er auch kaputt und müde war. </w:t>
      </w:r>
    </w:p>
    <w:p w14:paraId="2692D19E"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Er beschloss, nach oben zu gehen, sich ein kleines Abendrot zu machen, es musste irgendwo Fisch in der Tiefkühltruhe sein, Gemüse war auch noch da, und dann würde er sich mit einem Glas Wein in den Wintergarten setzen, und den Abend genießen, und abschalten.</w:t>
      </w:r>
    </w:p>
    <w:p w14:paraId="69805E0E"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p>
    <w:p w14:paraId="7CA5401C" w14:textId="77777777" w:rsidR="00944672" w:rsidRPr="00944672" w:rsidRDefault="00944672" w:rsidP="00944672">
      <w:pPr>
        <w:suppressAutoHyphens/>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w:t>
      </w:r>
    </w:p>
    <w:p w14:paraId="6A996A21"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1A896CDA"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commentReference w:id="434"/>
      </w:r>
      <w:r w:rsidRPr="00944672">
        <w:rPr>
          <w:rFonts w:ascii="Arial" w:hAnsi="Arial" w:cs="Arial"/>
          <w:b/>
          <w:bCs/>
          <w:sz w:val="24"/>
          <w:szCs w:val="24"/>
        </w:rPr>
        <w:t>&gt;&gt;&gt; Den Haag, Freitag 18. April bis Sonntag 20. April 2014 &lt;&lt;&lt;</w:t>
      </w:r>
    </w:p>
    <w:p w14:paraId="25219A26"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Am </w:t>
      </w:r>
      <w:r w:rsidRPr="00944672">
        <w:rPr>
          <w:rFonts w:ascii="Arial" w:hAnsi="Arial" w:cs="Arial"/>
          <w:noProof/>
          <w:sz w:val="24"/>
          <w:szCs w:val="24"/>
        </w:rPr>
        <w:t>Freitagmorgen</w:t>
      </w:r>
      <w:r w:rsidRPr="00944672">
        <w:rPr>
          <w:rFonts w:ascii="Arial" w:hAnsi="Arial" w:cs="Arial"/>
          <w:sz w:val="24"/>
          <w:szCs w:val="24"/>
        </w:rPr>
        <w:t xml:space="preserve"> fuhr Thomas wie immer früh los, um rechtzeitig zu um 10 Uhr in Den Haag, beim Termin zu sein. Manchmal hat es Nachteile, wenn man nett auf dem Land wohnte.</w:t>
      </w:r>
    </w:p>
    <w:p w14:paraId="15236B10"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Um 09:30 Uhr erreichte er die Besucherparkplätze vor dem Gebäude in Den Haag. Die Schranke öffnete sich, nachdem er sich identifiziert hatte und er suchte sich einen netten Parkplatz. Er begab sich zum Eingang und meldete sich an. Nach der Anmeldung blieb er im Parterre, da sich die Besprechungsräume für externe Besucher hier befanden. </w:t>
      </w:r>
    </w:p>
    <w:p w14:paraId="0ACF14B1"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Es gab einen Kaffeeautomaten, den auch Besucher nutzen durften, dort sorgte er für Koffein-Nachschub. Er brachte den Becher in den Besprechungsraum, ging wieder raus und suchte die Waschräume auf. Wieder die falsche Reihenfolge. </w:t>
      </w:r>
    </w:p>
    <w:p w14:paraId="45596F8A"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Um 09:45 Uhr saß er am Tisch und wartete. Er las noch einmal in seinen Notizen und trank von dem, nun lauwarmen, Kaffee – zumindest nannten die das hier so.</w:t>
      </w:r>
    </w:p>
    <w:p w14:paraId="1318E58A"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Als erste erschien Anique, sie gingen kurz aus dem Sichtfeld und nahmen sich in den Arm. „Ich bin extra etwas eher gekommen,“ begann Anique, „ich könnte Montag und Dienstag frei bekommen. Was dagegen, wenn ich Urlaub in Assen mache?“ Lächelte sie ihn an. „Das! Ist die beste Nachricht der Woche! Klar gerne!“ Freute sich Thomas, „Fahren wir zusammen oder getrennt und wie kommst Du zurück?“ Schelmisch blickte Anique ihn an, „So, den denkst also schon daran, wie Du mich wieder loswirst.“ </w:t>
      </w:r>
    </w:p>
    <w:p w14:paraId="3D2AA1E5"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lastRenderedPageBreak/>
        <w:t xml:space="preserve">Thomas´ Blick sprach Bände, er hatte sich wieder so ausgedrückt, dass Anique ihm die Worte im Mund umdrehen konnte. Das war etwas, dass sie zu gerne tat, und eine Fähigkeit, die er bei Ihr bewunderte. </w:t>
      </w:r>
    </w:p>
    <w:p w14:paraId="2791A1F7"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„Ich seh´ schon. Du bist wieder sprachlos.“ Grinste Anique ihn an, „Wir fahren zusammen. Koffer ist oben im Büro. Ich fahre Zug zurück. Noch Fragen?“ „Nein, Chef!“ „Gut, dann können wir gleich nach der Besprechung fahren.“ „Wissen die hier Bescheid?“ Fragte Thomas. „Hallo?!“ Wunderte sich Anique, „Hier sind wir beim Geheimdienst, wir wissen alles!“ „Na dann.“ Antwortete Thomas und gab ihr einen Kuss.</w:t>
      </w:r>
    </w:p>
    <w:p w14:paraId="18FF370E"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Irgendwie hatte Thomas Schwierigkeiten, sich auf den Beginn der Sitzung zu konzentrieren, aber dann hatte er sich im Griff, und präsentierte die Ergebnisse der letzten Woche.</w:t>
      </w:r>
    </w:p>
    <w:p w14:paraId="11EFE20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Tatsächlich wurden die Themen interessiert aufgenommen. Warum Nordkorea Interesse an ihm haben könnte, wurde kurz diskutiert und dann, auf das nächste Mal verschoben. </w:t>
      </w:r>
    </w:p>
    <w:p w14:paraId="3ABE6355"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Ausreichende Informationen, konnten intern ebenfalls nicht beschafft werden, also beobachten.</w:t>
      </w:r>
    </w:p>
    <w:p w14:paraId="34F59057"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Die MHUGE-Bank stieß auf massives Interesse, weil plötzlich jemand am Tisch sagte, er müsse mal eben etwas nachsehen. Während Thomas weiter referierte, suchte Bart Fleming nach etwas in seinem Laptop, dann unterbrach er Thomas. „Thomas, sorry, aber ich muss noch einmal auf die MHUGE-Bank zurückkommen.“ „Klar Bart, was gibt´s?“ „Als Du den Namen der Bank genannt hast, hatte ich mich an etwas erinnert. Der Name der Bank ist ja eher ungewöhnlich.“ „Stimmt!. Hast Du etwas gefunden?“ „Ja, allerdings. Im Jahr 2011 gab es eine Rundfrage des BND, des Bundesnachrichtendienst aus Deutschland, ob jemand über Kenntnisse zur MHUGE-Bank verfügen würde. Damals ging es um einen tödlichen Unfall eines deutschen Agenten in New York. Damals hatten wir keine Informationen, deswegen hatten wir nicht reagiert, aber der Name der Bank ist hängengeblieben, daher musste ich eben in der Datenbank suchen.“ </w:t>
      </w:r>
    </w:p>
    <w:p w14:paraId="4BAF38FD"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Piet Klocke, der auch an der Sitzung teilnahm, setzte sich interessiert auf, „Was genau wurde damals abgefragt?“ Bart vertiefte sich wieder in sein Laptop, „Am 22. Mai 2011, wurde der deutsche Außendienstmitarbeiter, Karl Kleinschmidt, New Yorker Deckname, Toni Sailer, bei einem Autounfall getötet. Er trug eine Kreditkarte der MHUGE-Bank, auf den Namen John Newport, bei sich. Liegen Ihnen Kenntnisse hierzu vor?“ „Toni Sailer?“ Piet musste kurz lachen, „Das ist doch mal kreativ.“ Dann wandte er sich wieder an Bart Fleming, „Haben wir seit dem, Einträge zur MHUGE oder zu John Newport?“ „Nein, keine Einträge. Erst Thomas brachte das wieder hoch. Sollen wir den BND kontaktieren?“ Piet schaute in die Runde, „Ich denke nein. Wir haben nicht wirklich etwas Berichtenswertes, wir sollten damit noch warten.“ Alle nickten, „Wenn, dann fragen wir beim BND an, ob die uns Informationen zur MHUGE beistellen können. Begründung: Wir hätten einen Fall in </w:t>
      </w:r>
      <w:r w:rsidRPr="00944672">
        <w:rPr>
          <w:rFonts w:ascii="Arial" w:hAnsi="Arial" w:cs="Arial"/>
          <w:sz w:val="24"/>
          <w:szCs w:val="24"/>
        </w:rPr>
        <w:lastRenderedPageBreak/>
        <w:t>Malaysia und wollen Querchecken.“ Wieder nickten alle, dann fuhr Thomas mit seinem Vortrag fort.</w:t>
      </w:r>
    </w:p>
    <w:p w14:paraId="1C2A2485"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Als die Sitzung um 12:00 Uhr zu Ende war, sah Piet zu Anique und fragte sie, „Du willst bestimmt jetzt gleich los. Wenn Du am Mittwoch wieder hier bist, dann müssen wir unbedingt über etwas sprechen, dass Du für uns checken musst.“ „Piet, dass kann ich auch am Wochenende machen.“ Antwortete Anique. Mit einem Seitenblick zu Thomas, sagte Piet: „Richtige Erholung wird Dir guttun.“ Wobei offenblieb, wen von beiden Piet angesprochen hatte.</w:t>
      </w:r>
    </w:p>
    <w:p w14:paraId="17C7B74B" w14:textId="77777777" w:rsidR="00944672" w:rsidRPr="00944672" w:rsidRDefault="00944672" w:rsidP="00944672">
      <w:pPr>
        <w:autoSpaceDE w:val="0"/>
        <w:autoSpaceDN w:val="0"/>
        <w:adjustRightInd w:val="0"/>
        <w:spacing w:after="0" w:line="292" w:lineRule="auto"/>
        <w:ind w:firstLine="227"/>
        <w:jc w:val="both"/>
        <w:rPr>
          <w:rFonts w:ascii="Arial" w:hAnsi="Arial" w:cs="Arial"/>
          <w:b/>
          <w:bCs/>
          <w:sz w:val="24"/>
          <w:szCs w:val="24"/>
        </w:rPr>
      </w:pPr>
      <w:r w:rsidRPr="00944672">
        <w:rPr>
          <w:rFonts w:ascii="Arial" w:hAnsi="Arial" w:cs="Arial"/>
          <w:sz w:val="24"/>
          <w:szCs w:val="24"/>
        </w:rPr>
        <w:t>20 Minuten später, war Anique mit ihrem Koffer beim Empfang. „Schönen Gruß von Piet. Wir haben Recherche-Verbot, soweit es um diese Themen geht. Andere Themen sind, explizit, ausgenommen.“ Schelmisch grinste Anique zu Thomas, und dieser antwortete, „Was könnten das wohl für Themen sein?“ „Tja, darauf können wir während der Fahrt eingehen.“ War Aniques Replik, und dabei ging sie in Richtung Ausgang.</w:t>
      </w:r>
    </w:p>
    <w:p w14:paraId="63CF7BD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Sie verließen Den Haag und fuhren auf der A12 Richtung Utrecht, als Thomas bei der Abfahrt Reeuwijk die Autobahn verließ und zielgerichtet zum See fuhr, um dort beim Restaurant Paviljoen Reeuwijkse Hout anzuhalten. Anique wunderte sich, sah seinen Gesichtsausdruck, und sagt nichts. Sie nahmen sich einen Tisch am Fenster und Thomas bestellte zwei Kaffee und zweimal süßes Gebäck. „Ich glaube, ich werde paranoid.“ Begann Thomas, „Ich hätte schwören können, dass uns seit dem AIVD ein Land Rover Discovery, zweifarbig, Sandfarbig-Schwarz, gefolgt ist.“ „Aha.“ „Bis Gouda, könnte das noch Pendlerstrecke sein. Ich hatte dann spontan Lust, einen Kaffee mit Dir zu trinken.“ „In unserer Branche ist das OK.“ Sagte Anique, und legte Ihre Hand auf seinen Arm. „Aber denke daran. Auch Paranoiker haben Feinde.“ Darüber musste Thomas lachen, und er entspannte sich. „Thomas, die letzte Woche muss dich ziemlich mitgenommen haben. So angespannt kenne ich Dich gar nicht.“ „Du hast recht,“ antwortete Thomas, „Die Woche war komisch. Insbesondere, da wir uns am letzten Wochenende nicht gesehen haben. Ich bin förmlich auf Entzug!“ „Also, so etwas Nettes, hast Du noch nie zu mir gesagt.“ Sagte Anique mit einem strahlenden Lachen in den Augen.</w:t>
      </w:r>
    </w:p>
    <w:p w14:paraId="29CE6E1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Sie genossen Kaffee und Gebäck, dann fuhren gegen 14:30 Uhr Sie wieder los. Als Sie zurück auf der Autobahn waren, fragte Anique: „Was genau hat es mit dieser Testament-Geschichte auf sich?“ Jetzt erklärte Thomas ihr, wie er Johannes von InBev104, die kannte Anique vom Namen, kennengelernt hatte, und wie sein ‚Safe‘ funktionierte. </w:t>
      </w:r>
    </w:p>
    <w:p w14:paraId="6F61A49E"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Solange Thomas am Leben war, gab es kein Problem, auf die Daten zuzugreifen, wenn er aber mal nicht mehr da sei, gab es einen zweiteiligen Schlüssel zu den Daten.</w:t>
      </w:r>
    </w:p>
    <w:p w14:paraId="0FF539D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Johannes hatte einen Teil, Anique den anderen. Für den Fall, dass die Schlüssel gestohlen werden, war noch ein kleines Rätzel mit dem Zugriff verbunden. Weder Johannes noch Anique würden damit ein Problem haben, aber Dritte, hoffentlich, schon.</w:t>
      </w:r>
    </w:p>
    <w:p w14:paraId="4DB7902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„Ich gehe davon aus, dass, wenn ich vorzeitig ablebe, es nur um die Daten geht, die ich gesammelt habe. Diese Daten sollen nur in vertrauenswürdige Hände.“ Schloß Thomas, </w:t>
      </w:r>
      <w:r w:rsidRPr="00944672">
        <w:rPr>
          <w:rFonts w:ascii="Arial" w:hAnsi="Arial" w:cs="Arial"/>
          <w:sz w:val="24"/>
          <w:szCs w:val="24"/>
        </w:rPr>
        <w:lastRenderedPageBreak/>
        <w:t>„und ich vertraue, in dieser Hinsicht, nur Johannes und Dir.“ „Das ist sehr lieb von Dir.“ Sagte Anique leise. „Nur Joost van der Dijkstraat,“ „Der Reporter aus Deutschland?“ Unterbrach ihn Anique, „Ja der. Nur Joost weiß noch einiges über Malaysia, weil ich von ihm Hilfe bei der Recherche erbeten hatte.“ „Aber, ...“ „Er will nicht, wenn er soweit ist, meldet er sich.“ „Trotzdem, warum hast Du ihn informiert?“ Fragte Anique nach, „Weil Joost Quellen hat, die ich nicht habe, und weil er einer der wenigen Menschen ist, die zwischen den Zeilen lesen können, und daraus völlig neue Schlüsse ziehen. Joost denkt komplett anders, als wir beide. Daher ist er ein Asset.“ „Einverstanden, ich vertraue Deinem Instinkt.“ Sagte Anique.</w:t>
      </w:r>
    </w:p>
    <w:p w14:paraId="16219C08"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Sie waren 90 Minuten gefahren, seit sie das Restaurant verlassen hatten, als Thomas sagte: „Anique, rufe bei Euch an. Hier stimmt etwas nicht.“ Anique griff, zum Telefon, wählte die Notfallnummer, und als das erste Klingelzeichen kam, fragte Sie: „Was soll ich sagen. Und. Was ist Los?“</w:t>
      </w:r>
    </w:p>
    <w:p w14:paraId="226BA86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„Erstens: Der Land Rover ist wieder da. Zweitens: Da ist ein X5 bei ihm. Die fahren nicht normal. Lass Dich anpeilen, frage ob jemand in der Nähe ist und ob wir dahinfahren können.“ „Thomas, Du machst mir Angst. Ja? Hallo, hier Anique Smits. Bitte dieses Telefon anpeilen. Danke. Ok. Ist hier jemand in der Nähe, können wir dahinfahren? Wo? Ah! Ok. Ja, wir werden verfolgt. Aktuell wohl zwei sichtbare Fahrzeuge. Ein Landrover, zweifarbig, Sandfarbe-Schwarz und ein BMW X5,“ sie zögerte kurz. „Aktuelles Modell, schwarzmetallic.“ Assistierte Thomas, „haben Sie das mitbekommen? Ja, BMW X5, aktuelles Modell, schwarzmetallic.“ „Festhalten!“ Brüllte Thomas, der BMW hatte beschleunigt und nahm kurz auf Thomas´ Wagen. Sie waren kurz vor der Abfahrt von De Lichtmis. Anique stellte das Telefon auf Lautsprecher, so das der AIVD mithören konnte.</w:t>
      </w:r>
    </w:p>
    <w:p w14:paraId="1728A541"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Aus dem Lautsprecher kam eine Stimme: „Ich sehe Sie. Fahren Sie rechts ab. Dann wieder rechts. Bis Balkbrug. Vor dem Ortseingang ist ein Hotel. Auf den Parkplatz. Hinter den LKW!“ </w:t>
      </w:r>
    </w:p>
    <w:p w14:paraId="0D5871AD"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„Verstanden! Scheiße!“ Rief Thomas und bremste den Wagen ab. „Der BMW hat uns geschnitten.“ Sagte Anique, in völlig ruhigem Ton. Sie stand eindeutig unter Schock. „Die wollten verhindern, dass wir abfahren. Sind aber jetzt runter.“ Ein lauter Knall ertönte, als der Land Rover hinten auf das Auto auffuhr. „Die haben uns gerammt.“ Thomas gab Vollgas und raste auf die N377, der Land Rover folgte ihm. Nach knapp einem Kilometer kam eine Abfahrt. Der Land Rover nutze die Chance, er überholte, und schnitt Thomas so, das das Auto ins Schlingern kam. Dann rumste es erneut. Thomas hörte Aniques Stimme sagen: „Der Land Rover hat uns geschnitten und vorne rechts getroffen, der BMW ist von hinten auf uns aufgefahren.“ </w:t>
      </w:r>
    </w:p>
    <w:p w14:paraId="150DC321"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Er erneuter Rums, Thomas hörte Anique schreien, als der Wagen plötzlich die Bodenhaftung verlor und abhob.</w:t>
      </w:r>
    </w:p>
    <w:p w14:paraId="4C039531"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Ein lauter metallischer Knall, Glas splitterte. Dann war es still und dunkel.</w:t>
      </w:r>
    </w:p>
    <w:p w14:paraId="407F483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6E02A139"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lastRenderedPageBreak/>
        <w:t>***</w:t>
      </w:r>
    </w:p>
    <w:p w14:paraId="75F004D6"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13F66CC6"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p>
    <w:p w14:paraId="6FB7921D" w14:textId="77777777" w:rsidR="00944672" w:rsidRPr="00944672" w:rsidRDefault="00944672" w:rsidP="00944672">
      <w:pPr>
        <w:keepNext/>
        <w:keepLines/>
        <w:pageBreakBefore/>
        <w:numPr>
          <w:ilvl w:val="0"/>
          <w:numId w:val="1"/>
        </w:numPr>
        <w:suppressAutoHyphens/>
        <w:autoSpaceDE w:val="0"/>
        <w:autoSpaceDN w:val="0"/>
        <w:adjustRightInd w:val="0"/>
        <w:spacing w:before="744" w:after="120" w:line="417" w:lineRule="auto"/>
        <w:jc w:val="center"/>
        <w:outlineLvl w:val="0"/>
        <w:rPr>
          <w:rFonts w:ascii="Arial" w:hAnsi="Arial" w:cs="Arial"/>
          <w:b/>
          <w:bCs/>
          <w:sz w:val="24"/>
          <w:szCs w:val="24"/>
        </w:rPr>
      </w:pPr>
      <w:r w:rsidRPr="00944672">
        <w:rPr>
          <w:rFonts w:ascii="Arial" w:hAnsi="Arial" w:cs="Arial"/>
          <w:b/>
          <w:bCs/>
          <w:sz w:val="24"/>
          <w:szCs w:val="24"/>
        </w:rPr>
        <w:lastRenderedPageBreak/>
        <w:br/>
        <w:t xml:space="preserve">‚Den Schatten in Bewegung bringen‘ musst Du dann, wenn Du die Absichten deines Gegners nicht zu durchschauen vermagst. </w:t>
      </w:r>
      <w:r w:rsidRPr="00944672">
        <w:rPr>
          <w:rFonts w:ascii="Arial" w:hAnsi="Arial" w:cs="Arial"/>
          <w:b/>
          <w:bCs/>
          <w:sz w:val="24"/>
          <w:szCs w:val="24"/>
        </w:rPr>
        <w:br/>
        <w:t>(Miamoto Musashi, Das Buch der fünf Ringe)</w:t>
      </w:r>
    </w:p>
    <w:p w14:paraId="706D467D"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commentReference w:id="435"/>
      </w:r>
      <w:r w:rsidRPr="00944672">
        <w:rPr>
          <w:rFonts w:ascii="Arial" w:hAnsi="Arial" w:cs="Arial"/>
          <w:b/>
          <w:bCs/>
          <w:sz w:val="24"/>
          <w:szCs w:val="24"/>
        </w:rPr>
        <w:t>&gt;&gt;&gt; Isala Klink, Zwolle, Samstag, 19. April 2014 &lt;&lt;&lt;</w:t>
      </w:r>
    </w:p>
    <w:p w14:paraId="2B360F3D"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Irgendetwas piepte. </w:t>
      </w:r>
    </w:p>
    <w:p w14:paraId="53F36B4E"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War da ein Licht?</w:t>
      </w:r>
    </w:p>
    <w:p w14:paraId="3C68688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„Ah, Gut!. Sie sind wach!“ – Was war das für eine Stimme?</w:t>
      </w:r>
    </w:p>
    <w:p w14:paraId="0C7DD63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„Wo?“ – „In der Isala Klinik in Zwolle. Intensivstation.“</w:t>
      </w:r>
    </w:p>
    <w:p w14:paraId="528EA13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„Wie lange?“ – „Ungefähr 13 Stunden waren Sie ohne Bewußtsein. Es ist 08:23 Uhr am Samstag den 19. April 2014.“</w:t>
      </w:r>
    </w:p>
    <w:p w14:paraId="44CA9FA7"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„Und..?“ – „Er liegt im Nebenzimmer, noch ohne Bewußtsein.“</w:t>
      </w:r>
    </w:p>
    <w:p w14:paraId="2C5BB51E"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Ein schwaches „Danke.“ Und es wurde wieder dunkel.</w:t>
      </w:r>
    </w:p>
    <w:p w14:paraId="55400581"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14201C41"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w:t>
      </w:r>
    </w:p>
    <w:p w14:paraId="2EE89CC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2CD3CD8C"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Piepen, Licht vor den Augen: ‚Ich bin wieder wach!‘</w:t>
      </w:r>
    </w:p>
    <w:p w14:paraId="5481375E"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Ein Versuch, etwas zu bewegen.</w:t>
      </w:r>
    </w:p>
    <w:p w14:paraId="7C36043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Beine oder Arme: Geht nicht.</w:t>
      </w:r>
    </w:p>
    <w:p w14:paraId="3F4D720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Der Versuch, die Augen zu öffnen.</w:t>
      </w:r>
    </w:p>
    <w:p w14:paraId="191B3BC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Das Licht wird heller. Geht!</w:t>
      </w:r>
    </w:p>
    <w:p w14:paraId="44CFEEBF"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Blinzeln, Augen schließen, Augen leicht öffnen. </w:t>
      </w:r>
    </w:p>
    <w:p w14:paraId="7806DF7D"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Zu hell!</w:t>
      </w:r>
    </w:p>
    <w:p w14:paraId="3AB8B0E7"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Augen schließen.</w:t>
      </w:r>
    </w:p>
    <w:p w14:paraId="5A67565F"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„Es wird etwas dauern, dann haben sich Ihre Augen an das Licht gewöhnt.“ Eine nette weibliche Stimme.</w:t>
      </w:r>
    </w:p>
    <w:p w14:paraId="49696D27"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Der Versuch, etwas zu sagen: ein Krächzen.</w:t>
      </w:r>
    </w:p>
    <w:p w14:paraId="6C8D478F"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„Warten Sie, ich gebe Ihnen etwas Wasser.“ Sagte die Stimme. „Vorsichtig, es kommt ein Strohhalm durch die Lippen. So, jetzt vorsichtig saugen.“ </w:t>
      </w:r>
    </w:p>
    <w:p w14:paraId="02FF235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‚Die hat gut reden. Saugen? Wie denn?‘, plötzlich ist Wasser im Mund. Schlucken. </w:t>
      </w:r>
    </w:p>
    <w:p w14:paraId="10FBE47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„Danke.“ ‚Wessen Stimme war das?‘</w:t>
      </w:r>
    </w:p>
    <w:p w14:paraId="2A78D951"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„Gut, sprechen können Sie, Ihre Stimme ist noch etwas kratzig von der Beatmung.“ Sagte die Stimme. </w:t>
      </w:r>
    </w:p>
    <w:p w14:paraId="7935BD5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‚Ich habe gesprochen? Klang gar nicht so!‘ </w:t>
      </w:r>
    </w:p>
    <w:p w14:paraId="1DAE5076"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„Trinken Sie noch eine wenig, dann wird die Stimme wieder besser, und Sie hören sich wieder normal an.“ </w:t>
      </w:r>
    </w:p>
    <w:p w14:paraId="435170D8"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‚Kann die Stimme Gedanken lesen? Bin ich tot?‘</w:t>
      </w:r>
    </w:p>
    <w:p w14:paraId="2662EE3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lastRenderedPageBreak/>
        <w:t xml:space="preserve">„Ich kann keine Gedanken lesen.“ </w:t>
      </w:r>
    </w:p>
    <w:p w14:paraId="3C5A0628"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‚Offensichtlich doch!‘ </w:t>
      </w:r>
    </w:p>
    <w:p w14:paraId="64AAF34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„Aber, ich kann erkennen, wie es Ihnen geht.“ </w:t>
      </w:r>
    </w:p>
    <w:p w14:paraId="0D433D2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‚Sie will mich in Sicherheit wiegen ...‘ </w:t>
      </w:r>
    </w:p>
    <w:p w14:paraId="678E3658"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„Bitte öffnen Sie die Augen. Gern auch ganz langsam.“</w:t>
      </w:r>
    </w:p>
    <w:p w14:paraId="55C7AFC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‚Na gut, das kann ich versuchen.‘</w:t>
      </w:r>
    </w:p>
    <w:p w14:paraId="68AE3429"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Vorsichtig die Augen öffnen. Geht. Hell! – jetzt wird es besser.</w:t>
      </w:r>
    </w:p>
    <w:p w14:paraId="7E13F9CF"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Ein weibliches Gesicht, sieht gutmütig aus. Asiatisch.</w:t>
      </w:r>
    </w:p>
    <w:p w14:paraId="5F63702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„So, schön, Sie haben die Augen offen. Das ist Gut. Die Ärztin kommt gleich. Ich habe nach Ihr geläutet.“ </w:t>
      </w:r>
    </w:p>
    <w:p w14:paraId="04D1C4F6"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„Danke.“ – ‚He!, das war ich. Ich kann sprechen?!‘</w:t>
      </w:r>
    </w:p>
    <w:p w14:paraId="7E7DC776"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„Entspannen Sie sich. Es wird gleich besser, wenn Ihr Körper merkt, dass sie wieder im Wachmodus sind.“ „Humor haben Sie! Vielen Dank.“ ‚Oh, ich kann ganze Sätze sprechen?!‘</w:t>
      </w:r>
    </w:p>
    <w:p w14:paraId="3A59FF9D"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Ein neues Gesicht. Freundlich, mit Maske, tief dunkelbraune Hautfarbe. Verwirrung.</w:t>
      </w:r>
    </w:p>
    <w:p w14:paraId="29B00CB8"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„Wo bin ich?“ </w:t>
      </w:r>
    </w:p>
    <w:p w14:paraId="61E4AAC9"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„Hallo Frau Smits. Ihr Vorname ist Anique. Ich bin Doktor Seboka, das ist Schwester Cheng.“ Ein lachen. „Sie sind im Isala Klinikum in Zwolle, mitten in den Niederlanden.“ </w:t>
      </w:r>
    </w:p>
    <w:p w14:paraId="1C78C6D9"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Das musste Stimmen, sie sprach niederländisch. ‚Hmm, ich verstehe niederländisch?‘</w:t>
      </w:r>
    </w:p>
    <w:p w14:paraId="607146E6"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„Ich sehe Ihren Augen an, dass Sie verwirrt sind.“ Sagte Doktor Seboka. „Es ist jetzt, 18:45 Uhr am Samstag den 19. April 2014. Gestern Abend hatten Sie einen Autounfall, Sie waren Ohnmächtig. Heute Morgen waren Sie kurz wach. Dann sind Sie wieder in eingeschlafen. Soweit OK?“</w:t>
      </w:r>
    </w:p>
    <w:p w14:paraId="74B9DE1D"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„Wasser, bitte.“ </w:t>
      </w:r>
    </w:p>
    <w:p w14:paraId="198AE258"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Wieder ein Schluck Wasser aus dem Strohhalm. Besser.</w:t>
      </w:r>
    </w:p>
    <w:p w14:paraId="0019FB5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„Frau Doktor, ich kann Ihnen folgen.“, ‚Boah, das war anstrengend.‘</w:t>
      </w:r>
    </w:p>
    <w:p w14:paraId="7FCC53B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„Sie hatten ziemlich viel Glück, es ist nicht gebrochen. Sie haben Prellungen am ganzen Körper, und vermutlich hatten Sie einen schweren Schlag gegen den Kopf bekommen. Das haben wir per CT untersucht. Alles soweit OK. Sie brauchen nur erst einmal Ruhe.“ Doktor Seboka, hatte eine beruhigende Stimme, „Sie werden jetzt noch etwas schlafen. Danach sprechen wir uns wieder.“ Doktor Seboka nickte Schwester Cheng zu, diese drehte an irgendetwas, dann wurde es wieder dunkel.</w:t>
      </w:r>
    </w:p>
    <w:p w14:paraId="5CB42071"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054D86DD"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w:t>
      </w:r>
    </w:p>
    <w:p w14:paraId="0A3B90C6"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2A2DB028"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commentReference w:id="436"/>
      </w:r>
      <w:r w:rsidRPr="00944672">
        <w:rPr>
          <w:rFonts w:ascii="Arial" w:hAnsi="Arial" w:cs="Arial"/>
          <w:b/>
          <w:bCs/>
          <w:sz w:val="24"/>
          <w:szCs w:val="24"/>
        </w:rPr>
        <w:t>&gt;&gt;&gt; Zwolle, Sonntag, 20. April 2014 &lt;&lt;&lt;</w:t>
      </w:r>
    </w:p>
    <w:p w14:paraId="35CBB929"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Licht. ‚Bin ich wach?‘ – Augen öffnen.</w:t>
      </w:r>
    </w:p>
    <w:p w14:paraId="638B306F"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‚Schon wieder. Hell‘ – Da sitzt ein Mann. Schläft.</w:t>
      </w:r>
    </w:p>
    <w:p w14:paraId="6DCE0AA8"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„Hallo?“ Die Stimme krächzt noch. Der Mann schlägt die Augen auf, springt auf.</w:t>
      </w:r>
    </w:p>
    <w:p w14:paraId="147BC44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lastRenderedPageBreak/>
        <w:t>„Hallo Anique! Erkennst Du mich?“ „Pieter?!“ „Das ist richtig! Schön, dass Du wieder wach bist.“ Pieter drehte sich zur Seite und drückte einen Knopf, kurz darauf erschien Frau Doktor Seboka.</w:t>
      </w:r>
    </w:p>
    <w:p w14:paraId="6B26556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„Hallo Frau Doktor, dass war aber extrem schnell.“ Sagte Pieter, zu der eintretenden Ärztin. </w:t>
      </w:r>
    </w:p>
    <w:p w14:paraId="38A80AD1"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„Wir sind hier auf der Intensivstation. Wir haben im Kontrollzimmer auf den Monitoren gesehen, dass Frau Smits wieder wach ist, da bin ich losgegangen.“</w:t>
      </w:r>
    </w:p>
    <w:p w14:paraId="21B3D41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Dann drehte sie sich zu Anique. „Hallo Anique, kennen Sie mich noch?“ Anique antwortete mit einem Nicken, dann: Doktor Seboka?!?“</w:t>
      </w:r>
    </w:p>
    <w:p w14:paraId="0ADB1F0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„Gut, Dein Namensgedächtnis funktioniert. Das beruhigt mich.“</w:t>
      </w:r>
    </w:p>
    <w:p w14:paraId="13418E95"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Anique drehte sich zu Pieter. „Thomas?“</w:t>
      </w:r>
    </w:p>
    <w:p w14:paraId="5507B176"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Pieter und Frau Seboka sahen sich kurz an, dann zuckte Pieter mit den Schultern.</w:t>
      </w:r>
    </w:p>
    <w:p w14:paraId="232FD2B6"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„Thomas war zu schwer verletzt. Er wurde im Nebenzimmer behandelt, aber er hatte ein Metallteil in der Leber. Die Verletzungen waren so schwer, dass er es nicht geschafft hat.“ Sagte Pieter mit trauriger Stimme. „Es tut mir so leid Anique!“</w:t>
      </w:r>
    </w:p>
    <w:p w14:paraId="7CB35798"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„Aber wieso?“ „Durch Deinen Anruf, konnte wir verfolgen, was auf der Straße passierte. Wir haben Sekunden vor dem Unfall den Krankenwagen losgeschickt, daher wart Ihr beide sehr schnell hier und in Behandlung. Thomas hatte unheimlich gut reagiert. Wenn er nicht so reagiert hätte, wärest Du jetzt wohl auch tot.“</w:t>
      </w:r>
    </w:p>
    <w:p w14:paraId="07346D5D"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Anique sah ihn an: „Ihr konntet das Beobachten?“ „Ja, das war Glück. Wir hatten ein Techniker-Team da draußen, weil wir eine neue Drohne testen wollten. Diese Drohne war in der Luft, als Du angerufen hast. Es gibt ein Video von dem Unfall.“ „Oh Gott.“ </w:t>
      </w:r>
    </w:p>
    <w:p w14:paraId="0154481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„Die Daten sind sofort bei uns auf den Server gestreamt worden. Die Polizei wusste auch schon Bescheid.“ „Tut mir leid,“ sagte Pieter plötzlich, „ich wollte Dir nicht zu viel zumuten.“ </w:t>
      </w:r>
    </w:p>
    <w:p w14:paraId="195ED395"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„Nein, schon gut. Bitte erzähle mir alles, was Du weißt.“ </w:t>
      </w:r>
    </w:p>
    <w:p w14:paraId="65E7AF3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„Wir konnten beobachten, dass die beiden Wagen versucht haben, Euch von der Straße zu drängen. Thomas hat durch ein paar tolle Reaktionen, das schlimmste verhindert. Bei einem Ausweichversuch, hat er dann einen Stein erwischt. Der hat, bei der Geschwindigkeit, wie eine Rampe gewirkt. Ihr habt abgehoben, und dann seid Ihr auf weichem Grund gelandet und habt Euch überschlagen.“ </w:t>
      </w:r>
    </w:p>
    <w:p w14:paraId="04394C7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„Das Abheben ist das letzte was ich noch weiß.“</w:t>
      </w:r>
    </w:p>
    <w:p w14:paraId="25369ED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Pieter nickte und fuhr fort: „Die beiden Wagen haben dann angehalten und gewendet. Die wollten zu Euch. Aber dann kamen schon die ersten Sirenen und die haben Ihr Vorhaben abgebrochen. Das hat Euch gerettet, vorerst.“</w:t>
      </w:r>
    </w:p>
    <w:p w14:paraId="3B774C88"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„Und wir haben einen kompletten Film?“</w:t>
      </w:r>
    </w:p>
    <w:p w14:paraId="6ABFD55F"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„Ja, und die Gesichtserkennung läuft schon. Falls es das war, was Du fragen wolltest.“ Anique nickte dankbar und sah zu der Ärztin: „Wann kann ich hier raus?“ Doktor Seboka schaute entgeistert von Anique zu Pieter und zurück. „Anique, solche Sprüche kenn ich </w:t>
      </w:r>
      <w:r w:rsidRPr="00944672">
        <w:rPr>
          <w:rFonts w:ascii="Arial" w:hAnsi="Arial" w:cs="Arial"/>
          <w:sz w:val="24"/>
          <w:szCs w:val="24"/>
        </w:rPr>
        <w:lastRenderedPageBreak/>
        <w:t xml:space="preserve">sonst nur aus den TV-Serien. Du bleibst noch mindestens drei Tage hier, dann schauen wir weiter.“ </w:t>
      </w:r>
    </w:p>
    <w:p w14:paraId="5C6980C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„Aber.“ „Nichts ‚aber‘. Pieter hatte mich vorgewarnt. Er wusste, wie Du regieren würdest. Du bleibst hier, aber ...“ „Doch noch ein aber?“ </w:t>
      </w:r>
    </w:p>
    <w:p w14:paraId="567EB912"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Pieter fuhr dazwischen: „Deine Schlagfertigkeit ist also wieder da. Das ist Gut. Pass auf. Wir brauchen Dich kerngesund.  Ein Team arbeitet an den Daten. Mache Dir keine Gedanken.“</w:t>
      </w:r>
    </w:p>
    <w:p w14:paraId="568ED2C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Doktor Seboka sah Anique an: „Wir machen einen Deal. Sie kommen auf ein normales Zimmer. Und Sie bekommen einen Laptop. Und jetzt das ‚Aber‘: Wenn Sie müde werden, schlafen Sie.“</w:t>
      </w:r>
    </w:p>
    <w:p w14:paraId="403859E8"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„Damit kann ich leben!“ Der zornige Unterton in Aniques Stimme war nicht zu überhören.</w:t>
      </w:r>
    </w:p>
    <w:p w14:paraId="4CDDF5A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Verzweifelt sah Anique zu Pieter: „Wir waren auf einem guten Weg. Für Thomas hätte ich sogar den Job gekündigt.“ „Und wir hatten das geahnt, wir hatten für Thomas bereits eine Planstelle vorbereitet.“ „Ihr seid so lieb. Seit wann wusstet Ihr das?“ </w:t>
      </w:r>
    </w:p>
    <w:p w14:paraId="7A267989"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„Nach Eurem zweiten Treffen wurden wir stutzig, nach dem dritten, waren wir uns sicher. Seit dem laufen die Vorbereitungen. Nur als Thomas die letzte Woche abgetaucht ist, hatte uns das irritiert.“</w:t>
      </w:r>
    </w:p>
    <w:p w14:paraId="3111637F"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„Letzten Sonntag war Thomas in Hamburg. Er hat mit Joost van der Dijkstraat gesprochen.“</w:t>
      </w:r>
    </w:p>
    <w:p w14:paraId="0322DA2E"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„Mit dem Journalisten? Wieso? Warum nicht mit uns?“ Pieter war verwirrt über diese Information.</w:t>
      </w:r>
    </w:p>
    <w:p w14:paraId="6B18BE6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„Thomas hat mir im Auto alles erzählt. Er hat sich mit Joost getroffen, weil er ihn um Hilfe bitten wollte. Joost kann qualifizierte Informationen beschaffen, die Thomas nicht finden konnte.“</w:t>
      </w:r>
    </w:p>
    <w:p w14:paraId="2F4E196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„Das macht Sinn.“ Nickte Pieter, „Mir wäre nur lieber gewesen, er hätte uns informiert.“ </w:t>
      </w:r>
    </w:p>
    <w:p w14:paraId="6231E2B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„Das was Thomas am Freitag vorgetragen hat, ist der aktuelle Stand der Dinge. Wir müssen nur noch einmal durch die Infos gehen um das eigentliche Problem zu finden.“ Anique war nach diesem Gespräch schon wieder müde, was Doktor Seboka sofort wahrnahm. „OK. Schluss jetzt. Anique muss sich ausruhen. Wir verlegen sie in ein anderes Zimmer, das zum einen Abseits liegt und sich zum anderen gut überwachen lässt.“ Dann wandt Sie sich an Anique. „Du schläfst jetzt. Wenn Du aufwachst, ist Dein Laptop da. Dann schauen wir weiter.“</w:t>
      </w:r>
    </w:p>
    <w:p w14:paraId="2ED3F70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Pieter und Anique sahen sich an und nickten. Deal.</w:t>
      </w:r>
    </w:p>
    <w:p w14:paraId="14B7976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62378961"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w:t>
      </w:r>
    </w:p>
    <w:p w14:paraId="079E34F8"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5B62C2B1"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lastRenderedPageBreak/>
        <w:t>Pieter verließ das Zimmer, und ging durch den Flur zum Aufenthaltsraum. Dort zückte er sein Telefon, und rief in der Zentrale an. Die Telefonnummer von Joost van der Dijkstraat kam kurz darauf als Textnachricht auf sein Telefon.</w:t>
      </w:r>
    </w:p>
    <w:p w14:paraId="76D3EDC5"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Er klickte auf die Nummer und das Telefon verband sich mit dem Netz.</w:t>
      </w:r>
    </w:p>
    <w:p w14:paraId="3B5586DE"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„van der Dijkstraat.“ „Mein Name ist Piet Klocke, ich rufe aus den Niederlanden an. Es geht um Thomas Ganghofer.“ Piet hatte niederländisch gesprochen und Joost erwiderte in der gleichen Sprache, „Hallo Piet, wie geht es Thomas?“ </w:t>
      </w:r>
    </w:p>
    <w:p w14:paraId="5B23C67E"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„Joost, Thomas ist bei einem Autounfall ums Leben gekommen.“ „Oh Nein, er war doch erst noch hier.“ „Joost, ich weiß, dass Thomas am Sonntag bei Ihnen war. Wir sind seine Auftraggeber.“ „Den Haag?“ „Ja.“ </w:t>
      </w:r>
    </w:p>
    <w:p w14:paraId="0682B36F"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„Was ist mit Thomas‘ Freundin?“ „Die saß mit im Auto und hat Überlebt. Von Ihr habe ich die Information mit vergangnem Sonntag. Thomas hat sie auf der Fahrt eingeweiht.“ „Ich verstehe.“ </w:t>
      </w:r>
    </w:p>
    <w:p w14:paraId="5F2A4CC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„Können wir uns treffen? Ich würde gern mehr erfahren und versuchen, die Zusammenhänge zu verstehen.“ „Einverstanden. Ich bringe alle Daten, in Kopie, mit, die Thomas mir gegeben hat.“</w:t>
      </w:r>
    </w:p>
    <w:p w14:paraId="74CFD1D1"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„Sehr gut, das können wir dann vor Ort abgleichen. Um ihrer Frage zuvorzukommen. Wenn Sie einen Artikel schreiben, ist das OK. Wir sind aber keine Quelle.“ „Das ist klar. Ich melde mich auf dieser Nummer, sobald ich die Reise organisiert habe.“ „Sehr gut, ich erwarte Ihren Anruf. Bis dann.“ „Bis dann.“ Und die Leitung war unterbrochen.</w:t>
      </w:r>
    </w:p>
    <w:p w14:paraId="63B13E3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21AD284A"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w:t>
      </w:r>
    </w:p>
    <w:p w14:paraId="0AEF63F8"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1CDAE6B4"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p>
    <w:p w14:paraId="14D1576B"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commentReference w:id="437"/>
      </w:r>
      <w:r w:rsidRPr="00944672">
        <w:rPr>
          <w:rFonts w:ascii="Arial" w:hAnsi="Arial" w:cs="Arial"/>
          <w:b/>
          <w:bCs/>
          <w:sz w:val="24"/>
          <w:szCs w:val="24"/>
        </w:rPr>
        <w:t>&gt;&gt;&gt; Den Haag, Freitag, 25. April 2014&lt;&lt;&lt;</w:t>
      </w:r>
    </w:p>
    <w:p w14:paraId="3E13570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Seit 07:00 Uhr war Anique wieder an Ihrem Arbeitsplatz. Um 10:30 Uhr sollte Joost van der Dijkstraat kommen, und bis dahin hatte Annique zum Ziel die Videodaten zu sichten, die von dem Unfall gemacht wurden.</w:t>
      </w:r>
    </w:p>
    <w:p w14:paraId="06FF4386"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Als sie das Video das erste Mal sah, musste sie sich eingestehen, dass es ein Wunder war, dass sie beide lebendig aus dem Fahrzeug gekommen sind.</w:t>
      </w:r>
    </w:p>
    <w:p w14:paraId="09CE2F32"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Das Thomas an seinen Verletzungen erlegen ist, war für sie immer noch ein Schock, aber langsam überwand sie die Trauer und der Ärger brach sich Bahn.</w:t>
      </w:r>
    </w:p>
    <w:p w14:paraId="45F53787"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Zum einen: Was hatte Thomas verschwiegen? </w:t>
      </w:r>
    </w:p>
    <w:p w14:paraId="6B600FE1"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Zum anderen: Was hatte er entdeckt, dass er dafür eliminiert wurde?</w:t>
      </w:r>
    </w:p>
    <w:p w14:paraId="5F4E22C6"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Aus den vorliegenden Daten ging hervor, dass die beiden Wagen, nach dem Unfall, zurück auf die Autobahn und dann in Richtung Meppel gefahren sind. </w:t>
      </w:r>
    </w:p>
    <w:p w14:paraId="5398DF78"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Es hatte etwas gedauert, bis die Techniker sich einig waren, Unfallort beobachten, oder Wagen verfolgen.</w:t>
      </w:r>
    </w:p>
    <w:p w14:paraId="2AC1DAC2"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lastRenderedPageBreak/>
        <w:t>Als Sie sich dazu entschieden die Wagen zu verfolgen, mussten die Drohne zur Autobahn fliegen, und beide Richtungen checken. Da die Wagen aus Richtung Utrecht gekommen waren, wurde diese Richtung zuerst geprüft, für den Fall, dass die beiden Wagen zurück wollten.</w:t>
      </w:r>
    </w:p>
    <w:p w14:paraId="69F207F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Anschließend drehte die Drohne um, und sah in die Gegenrichtung, die Wagen waren in der Ferne zu erkennen. Die Techniker, nahmen die direkte Luftlinie, und konnten so aufholen.</w:t>
      </w:r>
    </w:p>
    <w:p w14:paraId="052941A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In Meppel fuhren die beiden Wagen von der Autobahn ab, und in die Stadt. Solange die beiden Wagen zusammenfuhren, waren Sie leicht zu erkennen, und die Drohne holte weiter auf.</w:t>
      </w:r>
    </w:p>
    <w:p w14:paraId="1AC7E40E"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Dann kam der Teil den jeder Attentäter aus dem Effeff beherrscht. Beide Wagen fuhren in ein Parkhaus, und kamen nicht mehr raus. Die Drohne war zu weit weg, um alle Wagen aufzuzeichnen, die das Parkhaus verließen.</w:t>
      </w:r>
    </w:p>
    <w:p w14:paraId="0184BEC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Die Drohne schwebte 15 Minuten über dem Parkhaus, dann musste sie zurück, da der Treibstoff ausging.</w:t>
      </w:r>
    </w:p>
    <w:p w14:paraId="5C96F1DD"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Wenn die Fahrer der Wagen die Drohne gehört haben, kann es sein, dass sie erst im Anschluss das Parkhaus verlassen hatten. Trotzdem hatte die Polizei erst einmal 30 PKW zu überprüfen, da diese von der Drohne aufgezeichnet worden waren. 28 Wagen waren gefunden und zugeordnet worden, zwei Fahrzeuge waren bisher nicht identifiziert worden.</w:t>
      </w:r>
    </w:p>
    <w:p w14:paraId="25C99FE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43072B97"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w:t>
      </w:r>
    </w:p>
    <w:p w14:paraId="05202A2F"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3DFEF6E2"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In der Nähe von Assen war die Feuerwehr zu einem Brand gerufen worden. Der Brand eine so hohe Hitze ab, dass das Wasser auf dem Weg zum Feuer verdampfte, die Feuerwehr entschied, das Feuer abbrennen zu lassen.</w:t>
      </w:r>
    </w:p>
    <w:p w14:paraId="7952239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 An Zufall wollte niemand glauben. Es war Thomas Ganghofers Haus. Da die Feuerwehr nicht gelöscht hatte, bestand die Chance, dass von den Festplatten im Keller noch Daten zu retten sind.</w:t>
      </w:r>
    </w:p>
    <w:p w14:paraId="5F2BB8AF"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Als am nächsten Tag Spezialisten das Haus betraten, mussten feststellen, dass der Brand im Keller, unter Einsatz von Thermit, gelegt worden war. Alles Metall war weitestgehend geschmolzen. Die Festplatten unbrauchbar, da die Ladungen systematisch im Keller verteilt worden waren. Ein alter Feuerwehrmann meinte, dass er solche Schäden nicht einmal bei Bombentreffern gesehen hatte.</w:t>
      </w:r>
    </w:p>
    <w:p w14:paraId="2B58FC3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Allen war damit klar, dass Thomas etwas entdeckt hatte, und dafür sterben musste.</w:t>
      </w:r>
    </w:p>
    <w:p w14:paraId="0FCFF637"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Als Anique sich die Bilder ansah, musste Sie weinen. Die Ruine konnte nur noch abgetragen werden und dann musste etwas neues gebaut werden.</w:t>
      </w:r>
    </w:p>
    <w:p w14:paraId="38254C9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Sie legten ein neues Verzeichnis an, und kopierte alle relevanten Informationen in dieses Verzeichnis. Sie sah auf die Uhr, und stellte fest, dass sie noch 30 Minuten Zeit hätte, bevor Joost van der Dijkstraat hier sein würde.</w:t>
      </w:r>
    </w:p>
    <w:p w14:paraId="09F8D218"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lastRenderedPageBreak/>
        <w:t>Sie stand auf, und machte leichte Dehnübungen. Ihr taten noch alle Knochen weh (eigentlich die Muskeln .... aber ...). Die Prellungen hatten einige Nachwehen. Zum einen schmerzte es und zum anderen hatte Sie überall Hämatome, so das Sie nur langärmlig und mit langem Rock ins Büro gekommen war. Sie wollte eine Hose anziehen, aber Sie konnte sich kaum bücken, so das Sie spontan auf Rock, weit und lang, entschieden hatte. Da störte viel weniger am Körper.</w:t>
      </w:r>
    </w:p>
    <w:p w14:paraId="29A098E5"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w:t>
      </w:r>
    </w:p>
    <w:p w14:paraId="1116492F"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1F024833"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Im Besprechungsraum wurden heute extra Sicherheitsmaßnahmen ergriffen. Bevor die Rollos geschlossen wurden, kamen die Antivibrations-Vorhänge zum Zug. Die sollten verhindern, dass die Fenstervibrationen in Sprache umgewandelt werden können. Dann kamen Reflexionsvorhänge, gegen Laserstrahl-Abhörvarianten, und zu guter Letzt blickdichte Vorhänge. Letzte passive Schutzmaßnahme waren Ventilatoren, die die Vorhänge in Bewegung hielten, so das Abhören, stand heute, unmöglich wurde. Aktiv wurde der Funkstörer aktiviert, der den Raum isolierte, damit, über Mobiltelefone und eingeschleuste Wanzen, keine Daten nach außen geleitet werden konnten.</w:t>
      </w:r>
    </w:p>
    <w:p w14:paraId="359881E1"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Um die Diktierfunktion zu Eliminieren wurden alle elektronischen Fremdgeräte vor dem Besprechungsraum gelassen.</w:t>
      </w:r>
    </w:p>
    <w:p w14:paraId="36BB54CE"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Somit waren nur die festinstallierten Geräte in dem Besprechungsraum, wenn diese verwanzt wären, läge eine ganz andere Gefährdungslage vor.</w:t>
      </w:r>
    </w:p>
    <w:p w14:paraId="4BB121ED"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656F58B0"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w:t>
      </w:r>
    </w:p>
    <w:p w14:paraId="7BAA3EB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4D35BA97"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Nachdem sichergestellt wurde, dass der Besprechungsraum so abhörsicher wie möglich ist, wurde die Besprechung eröffnet. In der ersten Stunde drehte sich das Thema nur darum, herauszufinden wer welche Informationen hat, beziehungsweise wie diese Informationen zu werten sind.</w:t>
      </w:r>
    </w:p>
    <w:p w14:paraId="21441C48"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Erwartungsgemäß wollte der AIVD wissen, was Thomas an Informationen an Joost van der Dijkstraat weitergegeben hatte.</w:t>
      </w:r>
    </w:p>
    <w:p w14:paraId="4CFDBF7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In der aktuellen Situation war es undurchsichtig, was, oder welches Suchergebnis, den Anschlag auf Thomas und Anique ausgelöst hatte.</w:t>
      </w:r>
    </w:p>
    <w:p w14:paraId="3DA5F7E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Joost berichtete, was Thomas ihm in Hamburg erzählt hatte, und dass er Thomas keine Hilfe zugesagt hatte.</w:t>
      </w:r>
    </w:p>
    <w:p w14:paraId="2323B541"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Ein Bekannter von ihm, arbeitete seit 2013 beim NDR, dem Norddeutschen Rundfunk, der die Bundesländer Mecklenburg-Vorpommern, Schleswig-Holstein, Hamburg und Niedersachsen mit Nachrichten versorgt. Jan-Lukas, den Nachnamen wollte er nicht sagen, hatte Talent für investigativen Journalismus, und hatte, im Zusammenhang mit einer anderen Recherche, Material über die MHUGE-Bank zugespielt bekommen. </w:t>
      </w:r>
    </w:p>
    <w:p w14:paraId="2BED46C5"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lastRenderedPageBreak/>
        <w:t>Sie hatten das Material gesichtet, hatte Unstimmigkeiten gefunden, konnten aber, aus Deutschland heraus, keine weiteren Recherchen unternehmen, und der NDR wollte die Reisekosten nach Asien nicht freigeben. Alles in allem war die Ausgangslage für eine Recherche schlicht zu dünn, daher wurde das das Thema nicht weiter verfolgt.</w:t>
      </w:r>
    </w:p>
    <w:p w14:paraId="48C0CA55"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Jan-Lukas und er hatten auch bei der ICIJ, The International Consortium of Investigative </w:t>
      </w:r>
      <w:r w:rsidRPr="00944672">
        <w:rPr>
          <w:rFonts w:ascii="Arial" w:hAnsi="Arial" w:cs="Arial"/>
          <w:noProof/>
          <w:sz w:val="24"/>
          <w:szCs w:val="24"/>
        </w:rPr>
        <w:t>Journalists</w:t>
      </w:r>
      <w:r w:rsidRPr="00944672">
        <w:rPr>
          <w:rFonts w:ascii="Arial" w:hAnsi="Arial" w:cs="Arial"/>
          <w:sz w:val="24"/>
          <w:szCs w:val="24"/>
        </w:rPr>
        <w:t>, angefragt, ob dort jemand etwas über die MHUGE-Bank wusste, aber selbst bei diesen gut vernetzten Journalisten, lagen keine Informationen zur MHUGE-Bank vor.</w:t>
      </w:r>
    </w:p>
    <w:p w14:paraId="271F05C2"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Nach drei Stunden mussten alles Anwesenden feststellen und akzeptieren, die sie keinen Schritt vorangekommen waren. Joost sagte dann, dass er zur MHUGE erneut recherchieren würde. Er würde dieses im Rahmen seiner </w:t>
      </w:r>
      <w:r w:rsidRPr="00944672">
        <w:rPr>
          <w:rFonts w:ascii="Arial" w:hAnsi="Arial" w:cs="Arial"/>
          <w:noProof/>
          <w:sz w:val="24"/>
          <w:szCs w:val="24"/>
        </w:rPr>
        <w:t>journalistischen</w:t>
      </w:r>
      <w:r w:rsidRPr="00944672">
        <w:rPr>
          <w:rFonts w:ascii="Arial" w:hAnsi="Arial" w:cs="Arial"/>
          <w:sz w:val="24"/>
          <w:szCs w:val="24"/>
        </w:rPr>
        <w:t xml:space="preserve"> Arbeit machen, und darüber dann veröffentlichen. Dem AIVD sagte er zu, dass sie alle Informationen, inkl. Hintergrundmaterial, erhalten würden.</w:t>
      </w:r>
    </w:p>
    <w:p w14:paraId="6C2CA60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Mit diesem mageren Ergebnis wurde die Sitzung beendet. Anique bekam die Erlaubnis, anfallende Informationen nachzuarbeiten, aber bis auf Weiteres würde man keine eigenen Recherchen unternehmen. Alle Außenstellen wurden darüber informiert, dass bestimmte Schlagwörter neu in die allgemeine Recherche aufgenommen werden würden. Den Haag würde aus den gesammelten Informationen das notwendige Exzerpt herausfiltern.</w:t>
      </w:r>
    </w:p>
    <w:p w14:paraId="07E9A652"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Mehr war zur Zeit nicht machbar. Anique war natürlich mit dem Ergebnis nicht einverstanden, musste aber einsehen, dass nicht mehr machbar war.</w:t>
      </w:r>
    </w:p>
    <w:p w14:paraId="299E5A8D"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3B04A6FE"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w:t>
      </w:r>
    </w:p>
    <w:p w14:paraId="3C873AF6"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2AEDBD4B"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commentReference w:id="438"/>
      </w:r>
      <w:r w:rsidRPr="00944672">
        <w:rPr>
          <w:rFonts w:ascii="Arial" w:hAnsi="Arial" w:cs="Arial"/>
          <w:b/>
          <w:bCs/>
          <w:sz w:val="24"/>
          <w:szCs w:val="24"/>
        </w:rPr>
        <w:t>&gt;&gt;&gt; Hamburg/London, Mai, Juni 2014 &lt;&lt;&lt;</w:t>
      </w:r>
    </w:p>
    <w:p w14:paraId="7D83BC7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Joost van der Dijkstraat war seit Jahren investigativer Journalist, er hatte im letzten Monat beim AIVD in Den Haag natürlich nicht alles auf den Tisch gelegt, was er hatte. Er lebte von veröffentlichten Reportagen, und wenn Daten vom AIVD nach außen gelangen, dann war die Reportage nur noch einen Bruchteil wert. </w:t>
      </w:r>
    </w:p>
    <w:p w14:paraId="41E2E3DF"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Miete ging vor Freundlichkeit. Er wusste, dass Anique, seine Taktik durchschaut hatte, aber sie konnte nichts machen. Ihr war der Frust anzusehen. Joost würde Sie informieren, sobald er Informationen und Erkenntnisse gesammelt hatte.</w:t>
      </w:r>
    </w:p>
    <w:p w14:paraId="384CC18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73A9E209"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w:t>
      </w:r>
    </w:p>
    <w:p w14:paraId="57516CB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69C50657"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Im Laufe des Monats hatte Joost immer mehr Informationen zur MHUGE-Bank zusammengetragen. Es war interessant, dass seine Kontakte in die Frankfurter Bankenszene nichts wussten. Normalerweise würden sie sagen, dass sie etwas wüssten, jedoch nicht weitergeben dürften, aber selbst dieses ‚ich weiß etwas, was Du nicht weißt‘ war nicht zu hören.</w:t>
      </w:r>
    </w:p>
    <w:p w14:paraId="46913197"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lastRenderedPageBreak/>
        <w:t>Von einem Kontakt erhielt er die Informationen, dass die HSBC ein guter Anlaufpunkt wäre und zum anderen, eine Investmentgesellschaft Namens ‘Shenti Investment‘.</w:t>
      </w:r>
    </w:p>
    <w:p w14:paraId="4B283C9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Bei HSBC wurde ihm der Name, Stan Lee, Fachmann für Finanzierungen im Zusammenhang mit Nordkorea genannt. Diesen Zusammenhang fand Joost seltsam. Bei der Shenti Investment wurde in ‚Social Development Projects‘ investiert, das wollte Joost später mal in Ruhe recherchieren, um herauszufinden was damit gemeint sein könnte.</w:t>
      </w:r>
    </w:p>
    <w:p w14:paraId="61A9DC79"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Für einen Monat Nachforschungen, hatte Joost nicht sehr viel herausgefunden. Aber genau das, war es, was ihn noch mehr motivierte. Wenn sich jemand so vor der Öffentlichkeit versteckte, dann wurde es für Joost erst richtig interessant.</w:t>
      </w:r>
    </w:p>
    <w:p w14:paraId="4C7C09D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Mit Anique hatte Joost das stillschweigende Übereinkommen, dass die beiden sich austauschten. Über Aniques private E-Mail. Der AIVD würde nur Endresultate bekommen.</w:t>
      </w:r>
    </w:p>
    <w:p w14:paraId="4D915411"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5B52F268"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w:t>
      </w:r>
    </w:p>
    <w:p w14:paraId="182A5EA5"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2C7D91C5"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Am Mittwoch, 04 Juni 2014, hatte Joost van der Dijkstraat im Aqua Shard um 09:00 Uhr einen Tisch für zwei Personen zum Frühstück reserviert.</w:t>
      </w:r>
    </w:p>
    <w:p w14:paraId="684E046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Bereits Anfang der 1990er-Jahre gab es Pläne für ein neues Hochhaus im Londoner Stadtteil Southwark am Südufer der Themse. Der ursprüngliche Entwurf sah einen über 400 Meter hohen Wolkenkratzer in Zylinderform vor, der das dritthöchste Hochhaus der Welt werden sollte. Der Entwurf stieß jedoch in Öffentlichkeit und bei den zuständigen Behörden auf wenig Gegenliebe. Schließlich wurde der Architekt Renzo Piano mit einem neuen Entwurf beauftragt. Dieser sah nun ein 309,6 Meter hohes, pyramidenförmiges Gebäude vor. Im Verlauf der Planungen gab es Proteste von Kritikern, die meinten, dass ein derartiges Gebäude gegenüber der City dem Stadtbild schaden würde.</w:t>
      </w:r>
    </w:p>
    <w:p w14:paraId="140B314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Ende 2003 erteilten die Behörden die Baugenehmigung. Im Sommer 2004 wurde mit dem Abriss der ersten auf dem Gelände befindlichen Gebäude begonnen. Weitere Verzögerungen ergaben sich durch das Abspringen sämtlicher Investoren aufgrund der weltweiten Finanzkrise ab 2007 und der Baubeginn muste auf März 2009 verschoben sowie die Fertigstellung auf Mai 2012 verlegt werden. Die äußere Struktur wurde Anfang April 2012 vollendet. </w:t>
      </w:r>
    </w:p>
    <w:p w14:paraId="0C6ED03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Die Restaurants waren aktuell die angesagtesten Locations in London, und Joost van der Dijkstraat hatte den Tisch auch nur über Beziehungen bekommen.</w:t>
      </w:r>
    </w:p>
    <w:p w14:paraId="123733F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Die Tatsache, dass Joost einen Tisch zum Frühstück im Aqua Shard hatte, diente Stan Lee auch als Motivation, sich mit dem Reporter zu treffen. Überhaupt wunderte Stan sich darüber, dass ausgerechnet er, und nicht sein Chef, für ein Interview angefragt worden war. </w:t>
      </w:r>
    </w:p>
    <w:p w14:paraId="6AD0431F"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Joost hatte sich, vorsichtshalber, zur Terminabsprache an den offiziellen Weg, über die Presseabteilung, gehalten, da er nicht wusste, wer Stan war bzw. welchen Rang er </w:t>
      </w:r>
      <w:r w:rsidRPr="00944672">
        <w:rPr>
          <w:rFonts w:ascii="Arial" w:hAnsi="Arial" w:cs="Arial"/>
          <w:sz w:val="24"/>
          <w:szCs w:val="24"/>
        </w:rPr>
        <w:lastRenderedPageBreak/>
        <w:t>bekleidete. Für Joost war dieser Termin ein Schuss ins Blaue, und er hoffte, Ansatzpunkte für weitere Recherchen zu erhalten, da alle anderen Wege nirgendwohin geführt hatten.</w:t>
      </w:r>
    </w:p>
    <w:p w14:paraId="52ABDA4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Diese Reise nach London sollte seine letzte Investition in dieses Projekt sein. Wenn hier ebenfalls nichts Interessantes bei rumkam, würde er seine Daten gesammelt an Anique weiterleiten.</w:t>
      </w:r>
    </w:p>
    <w:p w14:paraId="25E26DF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7AA0E308"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w:t>
      </w:r>
    </w:p>
    <w:p w14:paraId="0932AF5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787DFCDD"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Um Viertel vor neun Uhr war Joost bei der Security im Erdgeschoss der Shard. Wie am Flughafen, wurden auch hier die Taschen durchleuchtet, bevor man mit dem Fahrstuhl in den 31ten Stock fahren durfte. So war Joost dann fünf Minuten vor neun am Empfang des Shard.</w:t>
      </w:r>
    </w:p>
    <w:p w14:paraId="145A9D1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„Guten Morgen, mein Name ist Joost van der Dijkstraat, ich habe einen Tisch für zwei Personen reserviert.“ „Goedemorgen mijn heer.“ Ein breites Grinsen, dann wieder englisch: „Mein Name ist Sylvie. Schön dass Sie zu uns kommen. Wir haben heute einen Tisch am Fenster für Sie. Ich würde Sie gern schon zu Ihrem Tisch begleiten. Ihren Gast zeige ich dann später den Weg.“ „Heel erg bedankt Sylvie.“ Jetzt grinste Joost.</w:t>
      </w:r>
    </w:p>
    <w:p w14:paraId="7348C63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Mitarbeiter aus aller Welt arbeiteten in London, heute hatte Joost Sylvie, aus Kerkrade erwischt, und beide freuten sich über ein paar Worte in Niederländisch.</w:t>
      </w:r>
    </w:p>
    <w:p w14:paraId="49E9A797"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Joost vermutete, dass er deswegen auch den Tisch am Fenster erhalten hatte, aber er wollte nichts sagen, sondern genoss den Ausblick Richtung St. Pauls Cathedral, aus den bodentiefen Fenstern des Auqa.</w:t>
      </w:r>
    </w:p>
    <w:p w14:paraId="23CF23E6"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„Kann ich Ihnen schon etwas bringen, bevor Ihr Gast kommt?“ Fragte Sylvie, und Joost entschloss sich spontan, „Gern, ein Orangensaft wäre schön.“ Mit einem lächeln verabschiedete sich Sylvie, um kurz darauf mit einem Glas Orangensaft, auf einem kleinen Tablett, zurückzukommen. </w:t>
      </w:r>
    </w:p>
    <w:p w14:paraId="5CA0F27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Joost nippte an seinem Orangensaft und blickte verträumt aus dem Fenster, als Sylvie am Tisch erschien und ihn ansprach: „Herr van der Dijkstraat?! Ihr Gast Herr Lee ist angekommen.“ „Oh, sorry, ich war in den Blick auf das morgendliche London vertieft.“ Entschuldigte sich Joost bei Stan Lee, und drehte sich zu Sylvie, „Vielen Dank für Ihren netten Service.“ Sylvie wurde kurz rot und bedankte sich.</w:t>
      </w:r>
    </w:p>
    <w:p w14:paraId="2581A242"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„Mr. Lee, vielen Dank, dass Sie sich mit mir hier treffen.“ „Sagen Sie ruhig Stan, und vielen Dank für die Einladung.“ Erwiderte Stan, während er Platz nahm. „Ich kann verstehen, dass Sie den Ausblick genossen haben, er ist wirklich grandios.“</w:t>
      </w:r>
    </w:p>
    <w:p w14:paraId="793A8335"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Joost lächelte, zeigte auf seinen Orangensaft, „Bitte sehen Sie mir nach, dass ich schon am Orangensaft genippt habe, aber bei der bezaubernden Sylvie konnte ich nicht nichts bestellen.“ „Oh, dass ist OK. Das wäre mir wohl ebenso gegangen.“ Lächelte Stan zurück.</w:t>
      </w:r>
    </w:p>
    <w:p w14:paraId="54C88229"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Sylvie kam erneut an den Tisch und nahm die Bestellungen für das Frühstück auf. Joost wollte nett sein und fragte, „Sylvie, so früh am Morgen sind sie ein hervorragende </w:t>
      </w:r>
      <w:r w:rsidRPr="00944672">
        <w:rPr>
          <w:rFonts w:ascii="Arial" w:hAnsi="Arial" w:cs="Arial"/>
          <w:sz w:val="24"/>
          <w:szCs w:val="24"/>
        </w:rPr>
        <w:lastRenderedPageBreak/>
        <w:t>Gastgeberin, wie lange dürfen Sie heute noch arbeiten?“ „Herr van der Dijkstraat, vielen Dank für das Kompliment, ich habe heute Frühschicht, und bin schon seit 6 Uhr hier, ich darf also noch bis 13 Uhr.“ „Dann beneide ich jetzt schon die Gäste, die Ihren Service zum Mittagessen erleben dürfen.“ „Das ist wirklich sehr nett von Ihnen. Aber darf ich jetzt Ihre Bestellungen aufnehmen?“ „Gern.“ Joost blickte zu Stan, der breit lächelte, „Stan, mögen Sie beginnen?“ „Oh, ja, gern.“ Joost hatte ihn erwischt, „Dann entschiede ich mich für das Shard Breakfast mit einem Omelett, Orangensaft und einem Kaffee.“ Sehr gerne, Herr Lee, uns was darf ich ihnen bringen Herr van der Dijkstraat?“ Ich nehme heute die gesunde Option. Bitte die Avocado auf Toast, einen Grapefruitsaft und einen schwarzen Tee.“ „Sehr gern.“ Lächelte Sylvie ihn an und verschwand, um das Gewünschte zu holen.</w:t>
      </w:r>
    </w:p>
    <w:p w14:paraId="2B364D1E"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Stan Lee, schaute Joost an, „Ich glaube Sylvie mag Sie.“ „Meinen Sie? Na ja.“ Sagte Joost und zuckte mit den Schultern.</w:t>
      </w:r>
    </w:p>
    <w:p w14:paraId="5D3932C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„Stan,“ begann Joost, „Würde es gegen die Konventionen verstoßen, wenn ich vor dem Frühstück, Ihnen schon eine Frage stelle?“ „Ganz und gar nicht, Joost. Im Gegenteil, ich bin neugierig, warum Sie nach mir gefragt haben.“</w:t>
      </w:r>
    </w:p>
    <w:p w14:paraId="765E66BE"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Die HSBC, die ‚Hongkong and Shanghai Banking Corporation‘ wurde 1865 in Hongkong auf dem damaligen Höhepunkt des Welthandelaufschwungs von dem Schotten Thomas Sutherland gegründet, um den britischen Handel im Fernen Osten zu finanzieren. Gegründet wurde die Bank, um den zunehmenden internationalen Handel zwischen Europa, China und den Vereinigten Staaten von Amerika zu finanzieren. </w:t>
      </w:r>
    </w:p>
    <w:p w14:paraId="1E986E6D"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In der Gründerzeit hatten deutsche Geschäftsinteressen maßgeblichen Einfluss auf die Entwicklung der Bank, was sich unter anderem durch zwei deutsche Geschäftsleute widerspiegelt, die damals viele Jahre im Direktorium saßen.</w:t>
      </w:r>
    </w:p>
    <w:p w14:paraId="58D1188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Durch diese Tatsache ist es, auch zu erklären, dass bereits 1889 neben Niederlassungen in London und Lyon ebenfalls eine Zweigstelle in Hamburg eröffnet wurde, was die ersten Repräsentanten der HSBC in Europa waren. </w:t>
      </w:r>
    </w:p>
    <w:p w14:paraId="68A7A19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„Stan, es gibt immer wieder Gerüchte, dass die HSBC in Geldwäsche verwickelt ist.“ Stan Lee versteifte sich, „Ich möchte betonen, dass ich zu diesem Komplex keine Fragen stellen möchte.“ Stan Lee entspannte sich. </w:t>
      </w:r>
    </w:p>
    <w:p w14:paraId="01EF7C9F"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Die Presseabteilung hatte ihn auf einige dieser Punkte vorbereitet, damit er sich nicht um Kopf und Kragen reden würde. </w:t>
      </w:r>
    </w:p>
    <w:p w14:paraId="5B8C93E9"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„OK, worum geht es Ihnen dann, heute?“ War Stan Lees Replik, es war besser, abzuwarten was der Journalist wissen wollte, als freiwillig zu viel zu verraten, das hatte ihm die Presseabteilung nicht extra sagen müssen.</w:t>
      </w:r>
    </w:p>
    <w:p w14:paraId="3B133BA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„Bitte die Störung zu entschuldigen.“ Sylvie kam mit einem Kollegen, und das Frühstück wurde serviert. Sylvie servierte bei Joost, den Sie dabei, versehentlich, am Arm berührte. </w:t>
      </w:r>
    </w:p>
    <w:p w14:paraId="6BE500C9"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„Bitte entschuldigen Sie.“ „Kein Problem,“ antwortete Joost, „in diesem speziellen Fall, war das Vergnügen auf meiner Seite.“ Diese Antwort veranlasste alle, zu lachen. Kurz darauf war der Tisch gedeckt, und die beiden Männer waren wieder allein am Tisch.</w:t>
      </w:r>
    </w:p>
    <w:p w14:paraId="4B5C0DE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lastRenderedPageBreak/>
        <w:t>„Ich habe doch recht.“ Zwinkerte Stan Thomas zu. „Ich weiß nicht, ich scheine eher etwas zu alt für ihr Beuteschema zu sein.“ Antwortete Joost.</w:t>
      </w:r>
    </w:p>
    <w:p w14:paraId="258E9D41"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„Guten Appetit.“ Sagte Joost, und nahm einen Bissen von seinem Avocado-Toast, „Oh, das ist gut.“ „Ja, mein Frühstück ist auch ausgezeichnet.“</w:t>
      </w:r>
    </w:p>
    <w:p w14:paraId="6B3398E2"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„Also, Stan,“ begann Joost zwischen zwei Bissen. „Wenn ich das alles richtig verstanden habe, dann sind Sie in der Abteilung Ost-Asien für Finanzierungen im Hinblick auf Nordkorea tätig.“ „Das ist soweit richtig.“ Antwortete Stan vorsichtig. Joost erkannt, dass Stan auf der Hut war. „Mich würde bei den Finanzierungen interessieren, ob die HSBC, dass allein abwickelt, oder ob Sie mit Korrespondenz-Banken arbeiten.“</w:t>
      </w:r>
    </w:p>
    <w:p w14:paraId="357D00E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„Soweit ich ihnen keine Geschäftsgeheimnisse verrate,  arbeiten wir mit beiden Varianten.“ „Ja, dass hatte ich erwartet.“ Antwortete Joost. „Sind Konten in Europa geführt, wickeln Sie ab, in besonderen Fällen über Korrespondenzbanken.“ „Korrekt.“</w:t>
      </w:r>
    </w:p>
    <w:p w14:paraId="1797651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Jetzt war es Zeit für den Bluff, auf den Joost sich sauber vorbereitet hatte. „Sie haben sich gefragt, warum ich Sie als Interviewpartner angefragt habe. Das hat den folgenden Hintergrund: Ich recherchiere zu den Investitionen der ‚Shenti Investment‘. Die ist Ihnen bekannt. Richtig?“ Stan nickte und ass weiter. „Hierbei interessieren mich die Kriterien, nach den Projekte ausgewählt werden und, vor allem, warum, diese Projekte überhaupt initiiert werden.“ Setzte Joost seinen Plan um. „Der zweite Teil, der mich interessiert, ist, welchen Einfluss hat die MHUGE-Bank aus Kuala Lumpur bei diesen Projekten?“ Bei der Nennung der MHUGE-Bank, hatte Stan sich kurz verschluckt, das aber gut kaschiert. Allerdings hatte Joost auf so eine Reaktion gehofft.</w:t>
      </w:r>
    </w:p>
    <w:p w14:paraId="260D3942"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„So.“ Sagte Stan Lee, „Und in wieweit kann ich Ihnen da helfen?“</w:t>
      </w:r>
    </w:p>
    <w:p w14:paraId="645A6B05"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„Meine Quellen haben mir gesagt, dass, wenn etwas über die HSBC läuft, Sie der zuständige in der Bank sind. Daher habe ich nach Ihnen gefragt.“</w:t>
      </w:r>
    </w:p>
    <w:p w14:paraId="7BC89B0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„Es ist richtig, dass ich mit den von Ihnen genannten Finanztransaktionen zu tun habe, aber ich kann nicht erkennen, wie ich Ihnen behilflich sein könnte.“</w:t>
      </w:r>
    </w:p>
    <w:p w14:paraId="59F0FB57"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„Ich werde mich heute noch mit einem Vertreter der Shenti hier in London treffen, daher wäre es nett, wenn Sie mir etwas zu der Projektstruktur erzählen könnten.“ Antwortete Joost und sah jetzt genauer zu seinem Gegenüber, als er sagte: „Ich habe die MHUGE bereits kontaktiert, um mit ihnen ins Gespräch zu kommen. Wenn Sie von Ihrer Seite denen mitteilen könnten, dass ich sie angesprochen habe, ob sie den Interview-Termin unterstützen könnten?“</w:t>
      </w:r>
    </w:p>
    <w:p w14:paraId="0CE72CA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Stan zögerte, offensichtlich hatte Joost einen kritischen Punkt angesprochen. „Joost, ich kann Ihnen hierzu keine Auskunft geben. Ich habe allerdings den Eindruck, dass die Shenti und die MHUGE intensiv zusammenarbeiten.“ „Das verstehe ich, könnten Sie trotzdem eine Gesprächsnotiz an die MHUGE senden? Gern auch mit dem Vermerk, dass Sie abgelehnt haben, sich hierin zu involvieren.“ Sagte Joost, „Mir wäre nur wichtig, dass die MHUGE erfährt, dass ich aufrichtiges Interesse habe.“</w:t>
      </w:r>
    </w:p>
    <w:p w14:paraId="1BA983D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lastRenderedPageBreak/>
        <w:t>Stan sagte: „Ich versprechen Ihnen gar nichts, aber ich werde die MHUGE informieren, dass Sie sich erkundigt haben. Hinsichtlich der Shenti Investment, halte ich es für besser, wenn Sie dort nachfragen. Trotzdem Danke für die Einladung zum Frühstück. Ich müsste dann auch leider zurück.“</w:t>
      </w:r>
    </w:p>
    <w:p w14:paraId="5132F81D"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„Vielen Dank für Ihre Zeit, die Sie sich für mich genommen haben.“</w:t>
      </w:r>
    </w:p>
    <w:p w14:paraId="2B654EC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Stan stand auf, und verließ das Restaurant. Joost hatte irgendetwas Falsches gesagt, und dadurch erreicht, dass Stan den Termin abgebrochen hatte. Nur was?</w:t>
      </w:r>
    </w:p>
    <w:p w14:paraId="688CAEE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781F39CB"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w:t>
      </w:r>
    </w:p>
    <w:p w14:paraId="60F92B7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520449EB"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commentReference w:id="439"/>
      </w:r>
      <w:r w:rsidRPr="00944672">
        <w:rPr>
          <w:rFonts w:ascii="Arial" w:hAnsi="Arial" w:cs="Arial"/>
          <w:b/>
          <w:bCs/>
          <w:sz w:val="24"/>
          <w:szCs w:val="24"/>
        </w:rPr>
        <w:t>&gt;&gt;&gt; London, 04. Juni 2014 &lt;&lt;&lt;</w:t>
      </w:r>
    </w:p>
    <w:p w14:paraId="09949B3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Joost trank von seinem Tee und schaute irritiert aus dem Fenster. Er ging das Gespräch durch, erinnerte sich an die Reaktionen von Stan Lee, konnte das aber nicht mit dem überstürzten Aufbruch in Deckungsgleichheit bringen.</w:t>
      </w:r>
    </w:p>
    <w:p w14:paraId="2513FEA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Eine weiche Stimme von hinten: „Herr Herrn Lee das Frühstück nicht geschmeckt?“ Sylvie war wieder aufgetaucht. „Doch, doch, aber wollen Sie sich nicht zu mir setzen?“ „Sehr nett, aber das darf ich leider nicht.“ „Na ja, manchmal verliert man, und manchmal gewinnen die anderen.“</w:t>
      </w:r>
    </w:p>
    <w:p w14:paraId="0B1C11F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Sylvie lachte auf, „Guter Spruch. Darf ich Ihnen noch etwas bringen?“ „Nein, vielen Dank, ich trinke den Tee noch aus, dann gehe ich. Köntest Du mir in fünf Minuten die Rechnung bringen?“</w:t>
      </w:r>
    </w:p>
    <w:p w14:paraId="4EE9583D"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„Selbstverständlich.“ Antwortet Sylvie und ging wieder Richtung Empfang. Vorne am Empfang hatte sich Corinne eingefunden, die Sie ablösen würde, während Sylvie in den Service wechseln würde, wo Corinne eben gearbeitet hatte. „Netter Typ.“ Flüsterte Corinne. „Er möchte in fünf Minuten zahlen, das würde ich gern noch machen.“ „So wie der aussieht, auf keinen Fall!“ Corinne zwinkerte, „mach, jetzt, sonst gibt‘s nur Ärger.“ „Hast recht, Danke!“</w:t>
      </w:r>
    </w:p>
    <w:p w14:paraId="68EB0881"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Sylvie druckte die Rechnung und ging wieder zu Joost. „Herr van der Dijkstraat, Ihre Rechnung.“ „Hallo Sylvie, ich dachte nur Männer wären immer schnell.“ Kurzes Lachen, „Ja, könnte manchmal länger dauern.“ Zwinkerte Sylvie, „Ich werde abgelöst, und da wollte ich Ihnen noch schnell die Rechnung bringen.“ „Oh, Sie wollen mit mir abrechnen?“ „Oh ja, das dicke Ende kommt noch.“ Beide lachten, als Joost Ihr seine Kreditkarte gab.</w:t>
      </w:r>
    </w:p>
    <w:p w14:paraId="1BB22FB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Sylvie kam mit dem Lesegerät zurück und die Zahlung wurde abgewickelt. Joost gab Sylvie noch 10 Pfund Trinkgeld, weit mehr als notwendig, Ihr Service war klasse und hatte ihm den Tag versüßt.</w:t>
      </w:r>
    </w:p>
    <w:p w14:paraId="1DDDDDDF"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Als Sylvie ihm den Beleg gab, fühlte der sich anders an, aber Joost dachte sich nichts dabei und verließ das Aqua, in Gedanken, aber nicht ohne sich zu verabschieden.</w:t>
      </w:r>
    </w:p>
    <w:p w14:paraId="63956BAE"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lastRenderedPageBreak/>
        <w:t>Im Fahrstuhl nahm er sich den Beleg zur Hand, es war eine Visitenkarte daran befestigt. ‚Ach so, Werbung.‘ Dachte Joost und sah sich die Karte an. Werbung. Auf der Rückseite stand: Kaffee/Tee heute Nachmittag? Text bei ‚Ja‘ Mobil: +44-10-555-1234 :-) Sylvie.</w:t>
      </w:r>
    </w:p>
    <w:p w14:paraId="7650F0D6"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Das ... , war eine Überraschung.</w:t>
      </w:r>
    </w:p>
    <w:p w14:paraId="1A3440E6"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Noch im Fahrstuhl, Nam er sich ein Mobiltelefon:</w:t>
      </w:r>
    </w:p>
    <w:p w14:paraId="61AA7478"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w:t>
      </w:r>
      <w:r w:rsidRPr="00944672">
        <w:rPr>
          <w:rFonts w:ascii="Arial" w:hAnsi="Arial" w:cs="Arial"/>
          <w:noProof/>
          <w:sz w:val="24"/>
          <w:szCs w:val="24"/>
        </w:rPr>
        <w:t>Wow</w:t>
      </w:r>
      <w:r w:rsidRPr="00944672">
        <w:rPr>
          <w:rFonts w:ascii="Arial" w:hAnsi="Arial" w:cs="Arial"/>
          <w:sz w:val="24"/>
          <w:szCs w:val="24"/>
        </w:rPr>
        <w:t xml:space="preserve">. Ja. </w:t>
      </w:r>
      <w:r w:rsidRPr="00944672">
        <w:rPr>
          <w:rFonts w:ascii="Arial" w:hAnsi="Arial" w:cs="Arial"/>
          <w:noProof/>
          <w:sz w:val="24"/>
          <w:szCs w:val="24"/>
        </w:rPr>
        <w:t>Gerne</w:t>
      </w:r>
      <w:r w:rsidRPr="00944672">
        <w:rPr>
          <w:rFonts w:ascii="Arial" w:hAnsi="Arial" w:cs="Arial"/>
          <w:sz w:val="24"/>
          <w:szCs w:val="24"/>
        </w:rPr>
        <w:t>.‘ Send – ‚Mist, falsche Taste‘</w:t>
      </w:r>
    </w:p>
    <w:p w14:paraId="63431348"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Neu: Bis 15:00 Termin, ab 16:00 Uhr?! – Send</w:t>
      </w:r>
    </w:p>
    <w:p w14:paraId="1F479C62"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Pling</w:t>
      </w:r>
    </w:p>
    <w:p w14:paraId="19470C4F"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Pret, 87, Strand, 16:00 Uhr</w:t>
      </w:r>
    </w:p>
    <w:p w14:paraId="55AFE8B9"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OK – send</w:t>
      </w:r>
    </w:p>
    <w:p w14:paraId="587FD99F"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Pling</w:t>
      </w:r>
    </w:p>
    <w:p w14:paraId="3BCC8F7D"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*smile*</w:t>
      </w:r>
    </w:p>
    <w:p w14:paraId="31A9896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‚Erlebe ich das hier gerade wirklich?‘ Joost war verwirrt. Die Adresse war das Pret-a-Manger schräg gegenüber seines Hotels. Er wohnte im Strand Palace. Nicht das beste aller Hotels, eher Mittelklasse, dafür etwas teuerer, aber zentrale Lage.</w:t>
      </w:r>
    </w:p>
    <w:p w14:paraId="5007EEF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‚Konzentrier dich!‘, um 11:30 hast Du einen Termin bei Shenti Investment.</w:t>
      </w:r>
    </w:p>
    <w:p w14:paraId="5B67FB7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w:t>
      </w:r>
    </w:p>
    <w:p w14:paraId="3F2797E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Um 11.15 Uhr fuhr die U-Bahn im Bahnhof Hammersmith ein, und Joost musste nur den richtigen Ausgang finden, was tatsächlich nicht ganz einfach war. Nachdem er zweimal durch den einen falschen Ausgang den Bahnhof verlassen hatte, traf er beim Dritten Versuch, den richtigen Ausgang.</w:t>
      </w:r>
    </w:p>
    <w:p w14:paraId="6CFAE97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Er fand das richtige Haus und den richtigen Eingang, und stellte fest, dass seine Kontaktanschrift das Regus Business Center war.</w:t>
      </w:r>
    </w:p>
    <w:p w14:paraId="70DC03D9"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‚Komisch‘. Also Nachfragen. „Guten Tag, ich habe einen Termin bei Shenti Investment, ist das hier bei Ihnen?“  „Ja, das ist bei uns, aber für heute ist kein Termin eingetragen. Von Shenti ist heute niemand im Haus.“ „Und wenn ich die versuche anzurufen, dann lande ich bei Ihnen?“ „Ich vermute ja.“ </w:t>
      </w:r>
    </w:p>
    <w:p w14:paraId="438C98E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Joost griff zu seinem Telefon, ging auf Wahlwiederholung. Als es in seinem Telefon klingelte, klingelte es auch bei Regus. „Haben Sie +4915219874523?“ „Ja!“ Die Dame am Empfang drückte auf den Knopf: „Shenti Investment. Wie kann ich ihnen helfen?“ „Ja, das bin ich.“ Sagte Joost und legte auf.</w:t>
      </w:r>
    </w:p>
    <w:p w14:paraId="03D21C7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‚Das war ein Fake Termin. Mist.‘, dachte Joost.</w:t>
      </w:r>
    </w:p>
    <w:p w14:paraId="2E9A3568"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„Vielen Dank.“ Sagte Joost, drehte sich um, und ging.</w:t>
      </w:r>
    </w:p>
    <w:p w14:paraId="6CFF9126"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Joost fuhr zurück zum Hotel, und musste erst einmal duschen. Heute lief alles schief. Jetzt wusste er auch, warum Stan so schnell verschwunden war.</w:t>
      </w:r>
    </w:p>
    <w:p w14:paraId="23704BC1"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Nach dem Duschen setzte sich Joost an sein Laptop und schrieb seine Notizen auf.</w:t>
      </w:r>
    </w:p>
    <w:p w14:paraId="2616E2C9"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Um 15:30 Uhr verlies er das Hotel und ging über Straße zu Pret. Als er eintrat, stellte er fest, dass Sylvie schon da war, und ein einem Wasser trank.</w:t>
      </w:r>
    </w:p>
    <w:p w14:paraId="57071149"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lastRenderedPageBreak/>
        <w:t>„Hallo Sylvie, schön Dich zu sehen. Das war eine nette Überraschung. Vielen Dank.“ „Hallo Joost. War das nicht zu aufdringlich?“ „Nein, ich war nur überrascht.“ „Erzähl. Was kann ich für Dich tun? Warum wolltest Du mich Treffen?“ „Vorab ein Frage. Wie findest Du, sehe ich aus?“ „Sehr nett. Schön anzusehen, Super Figur (aber dass war bestimmt Einstellungsvoraussetzung in der Shard). Warum?“</w:t>
      </w:r>
    </w:p>
    <w:p w14:paraId="452EF64F"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„Tja, wie soll ich das sagen.“ Sylvie legte eine Pause ein. „Ich finde Du bist sehr attraktiv, ich würde gern mit Dir schlafen.“ Kurze Pause. „Äh, Wie bitte.“ „Es tut mir leid, ich wollte Dich nicht verärgern.“ „Sylvie. Das ist ein super liebes Angebot.“ „Also, Nein.“ „Nein, ich meinte, ich dachte, ich wäre viel zu alt für Dich.“ „Das zählt nicht. Ich finde Dich super attraktiv.“ „Ich Dich auch. Wohin?“ „Zu Dir, der Weg ist kürzer.“ Zwinkerte Sylvie. „Jetzt?!“ „Klar, warum nicht?“ „Stimmt. Dann komm.“</w:t>
      </w:r>
    </w:p>
    <w:p w14:paraId="35AC17E8"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Drei Stunden später.</w:t>
      </w:r>
    </w:p>
    <w:p w14:paraId="261DE5A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„Joost, vielen Dank. So viel Spaß hatte ich schon lange nicht mehr. Wir haben viel ausprobiert, was ich total genossen habe. Lasse uns Duschen, ich muss nach Hause, da ich morgen wieder Frühschicht habe.“</w:t>
      </w:r>
    </w:p>
    <w:p w14:paraId="63FF8D8E"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Unter der Dusche kam noch etwas hinzu, was sie noch nicht ausprobiert hatten.</w:t>
      </w:r>
    </w:p>
    <w:p w14:paraId="5DE67DA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Dann verließ Sylvie das Zimmer und hinterlies dabei einen verwirrten, aber glücklichen Joost van der Dijkstraat.</w:t>
      </w:r>
    </w:p>
    <w:p w14:paraId="6E6EDC7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Am nächsten Morgen wurde seine Verwirrung noch größer. Beim Auschecken wurde ihm ein Briefumschlag gereicht, der am frühen Morgen, per Bote, abgegeben worden war.</w:t>
      </w:r>
    </w:p>
    <w:p w14:paraId="2E0D6E12"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Joost sah kurz auf das Anschreiben, und beschloss, dass er den Brief erst während des Fluges lesen würde.</w:t>
      </w:r>
    </w:p>
    <w:p w14:paraId="5444671A" w14:textId="77777777" w:rsidR="00944672" w:rsidRPr="00944672" w:rsidRDefault="00944672" w:rsidP="00944672">
      <w:pPr>
        <w:autoSpaceDE w:val="0"/>
        <w:autoSpaceDN w:val="0"/>
        <w:adjustRightInd w:val="0"/>
        <w:spacing w:after="0" w:line="292" w:lineRule="auto"/>
        <w:ind w:firstLine="227"/>
        <w:jc w:val="both"/>
        <w:rPr>
          <w:rFonts w:ascii="Arial" w:hAnsi="Arial" w:cs="Arial"/>
          <w:i/>
          <w:iCs/>
          <w:sz w:val="24"/>
          <w:szCs w:val="24"/>
        </w:rPr>
      </w:pPr>
      <w:r w:rsidRPr="00944672">
        <w:rPr>
          <w:rFonts w:ascii="Arial" w:hAnsi="Arial" w:cs="Arial"/>
          <w:sz w:val="24"/>
          <w:szCs w:val="24"/>
        </w:rPr>
        <w:t xml:space="preserve">Im Anschreiben stand: </w:t>
      </w:r>
      <w:r w:rsidRPr="00944672">
        <w:rPr>
          <w:rFonts w:ascii="Arial" w:hAnsi="Arial" w:cs="Arial"/>
          <w:i/>
          <w:iCs/>
          <w:sz w:val="24"/>
          <w:szCs w:val="24"/>
        </w:rPr>
        <w:t>Keine Informationen enthalten, die Ihren Aufenthalt in London verlängern würden.</w:t>
      </w:r>
    </w:p>
    <w:p w14:paraId="5F3443F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7320F7D4"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w:t>
      </w:r>
    </w:p>
    <w:p w14:paraId="52D085B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24A58C94" w14:textId="77777777" w:rsidR="00944672" w:rsidRPr="00944672" w:rsidRDefault="00944672" w:rsidP="00944672">
      <w:pPr>
        <w:autoSpaceDE w:val="0"/>
        <w:autoSpaceDN w:val="0"/>
        <w:adjustRightInd w:val="0"/>
        <w:spacing w:after="0" w:line="292" w:lineRule="auto"/>
        <w:jc w:val="both"/>
        <w:rPr>
          <w:rFonts w:ascii="Arial" w:hAnsi="Arial" w:cs="Arial"/>
          <w:b/>
          <w:bCs/>
          <w:sz w:val="24"/>
          <w:szCs w:val="24"/>
        </w:rPr>
      </w:pPr>
      <w:r w:rsidRPr="00944672">
        <w:rPr>
          <w:rFonts w:ascii="Arial" w:hAnsi="Arial" w:cs="Arial"/>
          <w:b/>
          <w:bCs/>
          <w:sz w:val="24"/>
          <w:szCs w:val="24"/>
        </w:rPr>
        <w:commentReference w:id="440"/>
      </w:r>
      <w:r w:rsidRPr="00944672">
        <w:rPr>
          <w:rFonts w:ascii="Arial" w:hAnsi="Arial" w:cs="Arial"/>
          <w:b/>
          <w:bCs/>
          <w:sz w:val="24"/>
          <w:szCs w:val="24"/>
        </w:rPr>
        <w:t>&gt;&gt;&gt; Flug London – Hamburg, 05. Juni 2014 &lt;&lt;&lt;</w:t>
      </w:r>
    </w:p>
    <w:p w14:paraId="7E0EC2D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Joost beschloss, nicht mit U-Bahn nach Heathrow zu fahren, sondern die 70 Pfund für ein Taxi auszugeben. Er hatte die </w:t>
      </w:r>
      <w:r w:rsidRPr="00944672">
        <w:rPr>
          <w:rFonts w:ascii="Arial" w:hAnsi="Arial" w:cs="Arial"/>
          <w:noProof/>
          <w:sz w:val="24"/>
          <w:szCs w:val="24"/>
        </w:rPr>
        <w:t>Britisch</w:t>
      </w:r>
      <w:r w:rsidRPr="00944672">
        <w:rPr>
          <w:rFonts w:ascii="Arial" w:hAnsi="Arial" w:cs="Arial"/>
          <w:sz w:val="24"/>
          <w:szCs w:val="24"/>
        </w:rPr>
        <w:t xml:space="preserve"> Airways für den Rückflug gebucht. Lufthansa oder Germanwings hatten nur extrem frühe Flüge oder um 14:20 Uhr, alternativ nur Umsteigeverbindungen. Die </w:t>
      </w:r>
      <w:r w:rsidRPr="00944672">
        <w:rPr>
          <w:rFonts w:ascii="Arial" w:hAnsi="Arial" w:cs="Arial"/>
          <w:noProof/>
          <w:sz w:val="24"/>
          <w:szCs w:val="24"/>
        </w:rPr>
        <w:t>Britisch</w:t>
      </w:r>
      <w:r w:rsidRPr="00944672">
        <w:rPr>
          <w:rFonts w:ascii="Arial" w:hAnsi="Arial" w:cs="Arial"/>
          <w:sz w:val="24"/>
          <w:szCs w:val="24"/>
        </w:rPr>
        <w:t xml:space="preserve"> Airways hatte noch den Mittagsflug, so das man bequem nach dem Frühstück zum Flughafen fahren konnte, um den Flug zu bekommen.</w:t>
      </w:r>
    </w:p>
    <w:p w14:paraId="17565B8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Die Taxifahrt würde 45 Minuten dauern, so das Joost sich bequem zurücksetzte und dann den Umschlag öffnete.</w:t>
      </w:r>
    </w:p>
    <w:p w14:paraId="6700EE6D"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Ein zweites Anschreiben, ein Foto und ein USB-Stick lagen in dem Umschlag.</w:t>
      </w:r>
    </w:p>
    <w:p w14:paraId="29C7BCE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‚Hallo Joost‘, war auf dem weißen DIN A4-Blatt zu lesen.</w:t>
      </w:r>
    </w:p>
    <w:p w14:paraId="6EA642E1"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‚Wenn Dir dieser Umschlag zugestellt wird, dann bin ich, aus welchem Grund auch immer, tot. </w:t>
      </w:r>
    </w:p>
    <w:p w14:paraId="7B609996"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lastRenderedPageBreak/>
        <w:t>Ein Freund von mir hat diesen Umschlag verwahrt. Er wird Dich finden. Da ich weiß, dass Du neugierig bist, habe ich Dir das Foto separat ausgedruckt. Selbstverständlich sind alle Daten in Kopie auf dem Stick.</w:t>
      </w:r>
    </w:p>
    <w:p w14:paraId="43F10667"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Um die MHUGE zu verstehen, musst Du weit in die Geschichte Koreas eintauchen. Ich habe bei meiner Suche, nur wenige Hinweise gefunden, aber diese sind alle auf dem Stick.</w:t>
      </w:r>
    </w:p>
    <w:p w14:paraId="108F817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Als Back-up gehen diese Informationen auch an Anique, aber erst, wenn Du verstirbst, bzw. wenn Du veröffentlichst.</w:t>
      </w:r>
    </w:p>
    <w:p w14:paraId="6C65DF0F"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Diese Daten sind so spannend, dass deren Veröffentlichung ein politisches Erdbeben verursachen wird.</w:t>
      </w:r>
    </w:p>
    <w:p w14:paraId="1B2B2AD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Wenn man es sich einfach macht, und die Welt in Gut und Böse unterteilt, dann hast Du hier die Daten die Dir den Weg zu den Guten weisen.</w:t>
      </w:r>
    </w:p>
    <w:p w14:paraId="6216BB8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Alles Gute und viel Erfolg.</w:t>
      </w:r>
    </w:p>
    <w:p w14:paraId="1D2583A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Thomas‘</w:t>
      </w:r>
    </w:p>
    <w:p w14:paraId="4337CA46"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Joost van der Dijkstraat kamen die Tränen, als er diese Zeilen las. </w:t>
      </w:r>
    </w:p>
    <w:p w14:paraId="4E57B2E6"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Thomas musste zwei verschiedenen Sachen auf der Spur gewesen sein. Wenn es so war, dass diese hier vorliegenden Informationen zu den ‚Guten‘ führten, war davon auszugehen, dass er nicht von diesen ermordet wurde.</w:t>
      </w:r>
    </w:p>
    <w:p w14:paraId="157708B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Thomas musste dementsprechend, auch eine Spur zu den ‚Bösen‘ gefunden haben. Joost hoffte, dass er weitere Anhaltspunkte auf dem Stick finden würde.</w:t>
      </w:r>
    </w:p>
    <w:p w14:paraId="1296CC59"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Da das Taxi, durch den Stau auf dem Zubringer zum Flughafen, ruckelte, packte Joost alle Informationen zurück in den Umschlag, und dann in seine Tasche.</w:t>
      </w:r>
    </w:p>
    <w:p w14:paraId="3E2A20B7"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7135D0AA"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w:t>
      </w:r>
    </w:p>
    <w:p w14:paraId="3892EED6"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77E162ED"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Terminal 5 am Flughafen London-Heathrow, war, wie immer, ziemlich voll. Joost hatte Business-Class gebucht, damit der die Priority Lane nutzen konnte, dass verkürzte alles um 10 bis 15 Minuten und war weniger anstrengend.</w:t>
      </w:r>
    </w:p>
    <w:p w14:paraId="1C9D207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Anschließend ging in die British Airways Galleries South Lounge, die Business-Class Lounge der </w:t>
      </w:r>
      <w:r w:rsidRPr="00944672">
        <w:rPr>
          <w:rFonts w:ascii="Arial" w:hAnsi="Arial" w:cs="Arial"/>
          <w:noProof/>
          <w:sz w:val="24"/>
          <w:szCs w:val="24"/>
        </w:rPr>
        <w:t>Britisch</w:t>
      </w:r>
      <w:r w:rsidRPr="00944672">
        <w:rPr>
          <w:rFonts w:ascii="Arial" w:hAnsi="Arial" w:cs="Arial"/>
          <w:sz w:val="24"/>
          <w:szCs w:val="24"/>
        </w:rPr>
        <w:t xml:space="preserve"> Airways.</w:t>
      </w:r>
    </w:p>
    <w:p w14:paraId="52F39DE5"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Er suchte sich eine ruhige Ecke, die er auf der Terrasse fand, und machte es sich bequem. Bevor er seine Sachen auspackte, holte er sich noch einen Kaffee und einen Orangensaft von der Bar. Dann stellte er fest, dass die Sandwiches gut aussahen, und nahm noch eines mit.</w:t>
      </w:r>
    </w:p>
    <w:p w14:paraId="66FD2F28"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Zurück auf der Terrasse, nahm er sich sein Laptop und kopierte die Daten vom USB-Stick auf seinen Laptop und auch in seine eigene Cloud. Sicherheitshalber stellte er sich einen Alarm ein, damit der den Flug nicht verpassen würde. Dann begann er zu lesen. </w:t>
      </w:r>
    </w:p>
    <w:p w14:paraId="1A0710FD"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Er begann mit dem Foto und musste lachen. Joost konnte erkennen, dass es sich um ein altes Dokument handeln musste, die Umrisse des Papieres waren vergilbt. Lesen </w:t>
      </w:r>
      <w:r w:rsidRPr="00944672">
        <w:rPr>
          <w:rFonts w:ascii="Arial" w:hAnsi="Arial" w:cs="Arial"/>
          <w:sz w:val="24"/>
          <w:szCs w:val="24"/>
        </w:rPr>
        <w:lastRenderedPageBreak/>
        <w:t>konnte er das Dokument nicht. Aufgrund von Thomas` Hinweis, vermutete Joost, dass er koreanische Schriftzeichen vor sich hatte.</w:t>
      </w:r>
    </w:p>
    <w:p w14:paraId="1C236C4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‚Guter Witz, Thomas.‘, dachte Joost und wollte sich mit dem nächsten Dokument beschäftigen, als eine Gruppe von vier Männern in Anzügen auf die Terrasse kam und sich, ziemlich laut unterhielten. Leider war man vor solchen Typen nirgendwo gefeit, und die Gruppe erntete auch missbilligende Blicke von den anderen Anwesenden.</w:t>
      </w:r>
    </w:p>
    <w:p w14:paraId="15FD229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Als die vier das endlich bemerkten, hatte Joost den Faden verloren, und trank nur seinen Kaffee. Ein Blick auf die Uhr sagte ihm, dass er zwar noch etwas Zeit hatte, aber er beschloss, doch schon zum Gate zu gehen.</w:t>
      </w:r>
    </w:p>
    <w:p w14:paraId="2B24523F"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Am Ausgang schaute er auf die Anzeigetafel und stellte fest, dass sich das Gate wieder geändert hatte. Er musste zu Gate C 58 hinteren Satelliten, was bedeutete, dass er mit dem Zug fahren musste.</w:t>
      </w:r>
    </w:p>
    <w:p w14:paraId="2B74037E"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An den Shops im Terminal vorbei, schlängelte er sich durch die Menschenmassen und gelangte dann zu den Treppen, die in den Transferbahnhof hinab führten. Er prüfte noch einmal die Anzeigetafel, nicht dass das Gate erneut geändert wurde. Dann machte er sich auf den Weg zu seinem Flug.</w:t>
      </w:r>
    </w:p>
    <w:p w14:paraId="1CB6D2FD"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 Nach Ankunft im Satelliten waren nicht mehr so viele Menschen unterwegs und Joost schlenderte zu seinem Gate, als eine Ansage zu hören war: „Es wird der Fluggast Herr van der Dijkstraat, er musste genau hinhören, um seinen Namen zu erkennen, zum Ausgang C 58 gebeten.“ Joost sah auf die Uhr, zu spät war er nicht. Er ging direkt zum Schalter: „Ich bin Joost van der Dijkstraat, Sie haben mich ausgerufen?“ „Vielen Dank, dass Sie sich melden, Herr van der Dijkstraat.“ „Gibt es ein Problem?“ „Nein, ganz im Gegenteil. Sie sind heute der einzige Gast in der Business-Class. Anstelle der normalen Pre-Boarding-Ansage, wollte ich Sie direkt an Bord lassen. Wenn das für Sie OK ist.“ „Das ist witzig. Gute Idee. Danke.“ „Dann geben Sie mir bitte Ihre Bordkarte, ich lasse Sie dann jetzt direkt durch.“ </w:t>
      </w:r>
    </w:p>
    <w:p w14:paraId="2CC9021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Der Sitzplatz wurde noch schnell auf Reihe 1 geändert, dann ging er an Bord. Alle seine Sachen waren verstaut, er hatte sogar noch einen Orangensaft bekommen, da kamen die anderen Fluggäste an Bord.</w:t>
      </w:r>
    </w:p>
    <w:p w14:paraId="3660E499"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Nach dem Start nahm er sich wieder seinen Laptop zur Hand und begann, die Daten zu sichten, die Thomas ihm hatte zukommen lassen.</w:t>
      </w:r>
    </w:p>
    <w:p w14:paraId="3E2E91AE"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Das Essen an Bord war lecker, aber da er fast immer auf den Laptop schaute, konnte er es nur halb genießen.</w:t>
      </w:r>
    </w:p>
    <w:p w14:paraId="1B97A0B9"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Als, kurz vor der Landung, die Flugbegleiterin ihn bat, den Laptop zu verstauen, wunderte sich Joost, wie schnell die Zeit vergangen war.</w:t>
      </w:r>
    </w:p>
    <w:p w14:paraId="22FD8AE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Joost genoss den Landeanflug, über die Elbe mit Blick auf Airbus in Finkenwerder und Panoramablick über den Hafen. Sie überflogen das Volksparkstadion, und kurz darauf setzte das Flugzeug auf. Der Weg zum Gate war kurz und nur 5 Minuten nach der Landung standen sie an der Fluggastbrücke.</w:t>
      </w:r>
    </w:p>
    <w:p w14:paraId="73C5EA59"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lastRenderedPageBreak/>
        <w:t>Aussteigen und Passkontrollen, gingen schnell und Joost war so tief in Gedanken, dass er sich plötzlich fragte, wie er vor seine Haustür gekommen war.</w:t>
      </w:r>
    </w:p>
    <w:p w14:paraId="0ABC47E7"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741F2E39"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w:t>
      </w:r>
    </w:p>
    <w:p w14:paraId="6B3D4195"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commentReference w:id="441"/>
      </w:r>
      <w:r w:rsidRPr="00944672">
        <w:rPr>
          <w:rFonts w:ascii="Arial" w:hAnsi="Arial" w:cs="Arial"/>
          <w:b/>
          <w:bCs/>
          <w:sz w:val="24"/>
          <w:szCs w:val="24"/>
        </w:rPr>
        <w:t>&gt;&gt;&gt; Hamburg, Juni 2014 &lt;&lt;&lt;</w:t>
      </w:r>
    </w:p>
    <w:p w14:paraId="2809DB27"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Joost van der Dijkstraat hatte viel zu tun, nachdem er die Daten, aus Thomas Nachlass, gesichtet hatte.</w:t>
      </w:r>
    </w:p>
    <w:p w14:paraId="1D2941E9"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Zuerst versuchte er, die Informationen zu clustern. Korea Geschichte und Entwicklung des Banken Systems, waren Punkte die viel Recherche, und damit viel lesen, bedeuteten. </w:t>
      </w:r>
    </w:p>
    <w:p w14:paraId="52D239D8"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Bei dem Verschwinden von MH 370 hatte Thomas ihm viele Daten und Hinweise geschickt. Einiges ließ sich hier in Hamburg gut recherchieren, da hier viele Flugzeugspezialisten lebten und arbeiteten. </w:t>
      </w:r>
    </w:p>
    <w:p w14:paraId="66020821"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Zwar ging es bei der verschwundenen Maschine nicht um einen Airbus, aber die wichtigsten Punkte konnte er im Großraum Hamburg in Angriff nehmen.</w:t>
      </w:r>
    </w:p>
    <w:p w14:paraId="76FED312"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Die letzte Sache, war die Frage, nach dem ‚Warum‘. Er hatte aktuell keine Idee, wie er diese Frage beantworten sollte.</w:t>
      </w:r>
    </w:p>
    <w:p w14:paraId="28F447C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Zu allen Fragen rund um Flugzeuge und koreanischer Geschichte, setzte er sich eine Liste von Personen auf, von denen er erwartete, dass Sie ihm weiterhelfen könnten. Ob diese dann auch wollten, stand erst einmal auf einem andern Blatt. Priorität hatte die Liste der möglichen Gesprächspartner.</w:t>
      </w:r>
    </w:p>
    <w:p w14:paraId="3E71BECF"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Er schaute einfach mal bei der Universität Hamburg auf die Webseite, und war überrascht, dass es einen Fachbereich für Koreanistik gab. Auf der Webseite stand:</w:t>
      </w:r>
    </w:p>
    <w:p w14:paraId="2CB1E32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Koreanistik ist die mit wissenschaftlichen Methoden und anhand originalsprachlicher Quellen betriebene Erforschung von Kultur und Gesellschaft des gegenwärtigen Korea in historischer Tiefe. Schwerpunkte des Arbeitsbereiches Koreanistik der Universität Hamburg sind die koreanische Geistesgeschichte des späten 19.-21. Jahrhundert, koreanische Gegenwartskultur im ostasiatischen Kontext und Nordkorea-Studien. </w:t>
      </w:r>
    </w:p>
    <w:p w14:paraId="3F64A58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Das war für ihn, gegenwärtig zu jung, da Thomas ihm Referenzen gegeben hatte, die bis in das Jahr 600 AD reichten. Trotzdem würde er mit den Hamburgern in Kontakt treten um von dort, Tipps zu bekommen, an wen er sich wenden könnte, um bestimmte Daten zu verifizieren bzw. zu hinterfragen. Zu Fragen in Bezug auf Nordkorea sah er hier ebenfalls gute Ansatzpunkte.</w:t>
      </w:r>
    </w:p>
    <w:p w14:paraId="132F6C76"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Das war vor Ort, damit würde er sich zeitnah beschäftigen.</w:t>
      </w:r>
    </w:p>
    <w:p w14:paraId="1D60AFB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Die Liste der Kontakte in Bezug auf die Flugzeuge waren auch schnell erledigt. Es gab ein paar Beratungsgesellschaften, die ihm Grundsätzliches erklären könnten, und er kannte jemanden in der Presseabteilung bei Airbus, den würde er ansprechen, sobald er die Informationen von den Beratungsgesellschaften hätte.</w:t>
      </w:r>
    </w:p>
    <w:p w14:paraId="214249A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Damit war der Arbeitsplan für die erste 2 Wochen festgelegt, Leichtes zuerst.</w:t>
      </w:r>
    </w:p>
    <w:p w14:paraId="070FCE9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lastRenderedPageBreak/>
        <w:t>Zusätzlich startete er mit einer Informationssuche zu MH 370, und fing dabei mit Informationen an, die Thomas ihm gegeben hatte.</w:t>
      </w:r>
    </w:p>
    <w:p w14:paraId="0475C25D"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34AE2A26"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w:t>
      </w:r>
    </w:p>
    <w:p w14:paraId="1893CEC5"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797022AC"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b/>
          <w:bCs/>
          <w:sz w:val="24"/>
          <w:szCs w:val="24"/>
        </w:rPr>
        <w:commentReference w:id="442"/>
      </w:r>
      <w:r w:rsidRPr="00944672">
        <w:rPr>
          <w:rFonts w:ascii="Arial" w:hAnsi="Arial" w:cs="Arial"/>
          <w:b/>
          <w:bCs/>
          <w:sz w:val="24"/>
          <w:szCs w:val="24"/>
        </w:rPr>
        <w:t>&gt;&gt;&gt; Office 121, Nordkorea, Juni 2014 &lt;&lt;&lt;</w:t>
      </w:r>
    </w:p>
    <w:p w14:paraId="5DEF08C8"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Die Alarmsignale kamen immer häufiger. Das unspezifisch nach MH 370 gesucht wurde, war zu erwarten, aber die Marker waren auf dezidierte Kombinationen gesetzt, so das dass nicht jeder normale Surfer aufpoppte. </w:t>
      </w:r>
    </w:p>
    <w:p w14:paraId="3630DADD"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Hier war die Situation jetzt jedoch anders. Es war immer die gleiche IP-Adresse, die nach bestimmten Kombinationen suchte. Dass die Adresse Hamburg, Deutschland zuzuordnen war, war leicht. Nächster Schritt war, den Internetprovider zu identifizieren, auch leicht. Dann in dessen Struktur nach der aktiven IP-Adresse suchen und die physische Anschrift herausbekommen. </w:t>
      </w:r>
    </w:p>
    <w:p w14:paraId="0B4933F1"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In dieser Abteilung war es, mehr oder weniger Routine, physische Adressen zu identifizieren, daher brauchte die aktuelle Schicht auch nur 13,5 Minuten, nachdem der zweite Alarm ausgelöst wurde.</w:t>
      </w:r>
    </w:p>
    <w:p w14:paraId="125A6E5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Die Vorgabe war, nach dem zweiten Alarm ist die Anschrift festzustellen, da der erste Alarm Zufall hätte sein können.</w:t>
      </w:r>
    </w:p>
    <w:p w14:paraId="32486FAD"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Wenn jedoch mehrfach die gleiche IP-Adresse auffällt, wird eine Feldrecherche ausgelöst. Routinemäßig wurde daher das Büro in Deutschland informiert, und hier wurde eine Desktop-Recherche durchgeführt.</w:t>
      </w:r>
    </w:p>
    <w:p w14:paraId="1FF118C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Die Anschrift war leicht zu finden, da der Mieter eine bekannte Person war. Die Rückmeldung nach Pyonyang kam daher sehr schnell, dass dort ein Journalist residierte.</w:t>
      </w:r>
    </w:p>
    <w:p w14:paraId="7F50C828"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Als diese Information in Pyeongyang ankam, wurde diese an das Projektbüro Mujigage weitergeleitet. Sofort forderte Major Lim weitere Informationen über diesen Journalisten mit Namen Joost van der Dijkstraat an.</w:t>
      </w:r>
    </w:p>
    <w:p w14:paraId="591BB15F"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Ebenfalls gab Major Lim die Order an das Office 121 heraus, dass der Journalist zu überwachen sei.</w:t>
      </w:r>
    </w:p>
    <w:p w14:paraId="167079AF"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73F8DED3"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w:t>
      </w:r>
    </w:p>
    <w:p w14:paraId="2D8943F5"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0600D8DC"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Eine Woche später saß Major Lim über der Akte Dijkstraat. Sie sah sich an, was über den Journalisten bekannt war, und dann, was er in der letzten Woche gesucht hatte.</w:t>
      </w:r>
    </w:p>
    <w:p w14:paraId="698C3501"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Hier war deutlich zu erkennen, dass Dijkstraat irgendetwas vermutete. Die Suchwege waren viel zu selektiv, als dass das Zufall sein könnte.</w:t>
      </w:r>
    </w:p>
    <w:p w14:paraId="42DA5356"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Am 19. Juni 2014 ging der Auftrag heraus, den Journalisten zu überwachen. Parallel dazu ging der Auftrag an das Office 120, den Namen zu kennzeichnen. Zusätzlich erging der Auftrag an Park Saebyeong, nach Deutschland zu reisen.</w:t>
      </w:r>
    </w:p>
    <w:p w14:paraId="4CBBDA4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lastRenderedPageBreak/>
        <w:t>Am 24. Juni 2014 traf Park Saebyeong in Berlin ein. Sie war mit der LOT, der polnischen Fluglinie, nach Warschau geflogen und hatte dann den Zug nach Berlin genommen. Diese Route hatte den Vorteil, dass der deutsche BND, keine Informationen über ihre Anwesenheit bekommen würde. Die Einreise in den Schengen-Raum war in Warschau, dort löste ihr Bild keinen Alarm aus, was in Frankfurt oder München wahrscheinlicher war. Die Zugfahrt von Warschau nach Berlin war dann innerhalb des Schengen-Raumes, daher waren die Kontrollen auch eher oberflächlich.</w:t>
      </w:r>
    </w:p>
    <w:p w14:paraId="5DB13C3E"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In Berlin ging sie nicht in die Botschaft, sondern der zuständige Attaché kam zu ihr ins Hotel. Es wurde ein Team zusammengestellt und dann fuhren alle, wieder mit dem Zug nach Hamburg. Der ICE-Schnellzug brauchte nur eine Stunde 45 Minuten von Hauptbahnhof zu Hauptbahnhof, mit dem Auto wären es 3 Stunden.</w:t>
      </w:r>
    </w:p>
    <w:p w14:paraId="7360F2AF"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Am 27. Juni 2014 war das Team einsatzfähig in Hamburg.</w:t>
      </w:r>
    </w:p>
    <w:p w14:paraId="694B0D72"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7F4FC193"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w:t>
      </w:r>
    </w:p>
    <w:p w14:paraId="31C22B9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010E73F5"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commentReference w:id="443"/>
      </w:r>
      <w:r w:rsidRPr="00944672">
        <w:rPr>
          <w:rFonts w:ascii="Arial" w:hAnsi="Arial" w:cs="Arial"/>
          <w:b/>
          <w:bCs/>
          <w:sz w:val="24"/>
          <w:szCs w:val="24"/>
        </w:rPr>
        <w:t>&gt;&gt;&gt; Russland, Ende Juni 2014 &lt;&lt;&lt;</w:t>
      </w:r>
    </w:p>
    <w:p w14:paraId="22833168"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Seit Anfang des Jahres eskalierte sich der Konflikt in der Ukraine. Die russischen Kämpfer, waren nach Aussage von Präsident Putin, ‚nur freiwillige‘ Kämpfer. Was, dem `lupenreinen Demokraten“, die Welt natürlich nicht glaubte, und ihn allerdings auch nicht interessierte.</w:t>
      </w:r>
    </w:p>
    <w:p w14:paraId="1E0B2D7D"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Da am Himmel über den Donezk-Becken reichlich ukrainische Flugzeuge am Himmel waren, wurde entschieden, den Test mit der BUK-Rakete zum Teil dort durchzuführen.</w:t>
      </w:r>
    </w:p>
    <w:p w14:paraId="2DDCD70F"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Die nordkoreanischen Techniker, beluden in Pyeongyang, die russische IIljushin Il-76, die sie zu dem Testgelände bringen sollte.</w:t>
      </w:r>
    </w:p>
    <w:p w14:paraId="0C3336F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Die Iljuschin Il-76 ist ein schweres Transportflugzeug, das leistungsmäßig zwischen der Lockheed C-141 Starlifter und der Boeing C-17 anzusiedeln ist. Sie verfügt über vier Strahltriebwerke des Typs Solowjow D-30, und ihre Besatzung besteht aus sechs bis sieben Mann.</w:t>
      </w:r>
    </w:p>
    <w:p w14:paraId="23CFD7F7"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Der erste Teil des Tests, der den Nordkoreaner mitgeteilt wurde, sollte auf dem Testgelände Kapustin Jar stattfinden.</w:t>
      </w:r>
    </w:p>
    <w:p w14:paraId="779CEC17"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Die Illjushin IL-76 verließ am 19. Juni 2014 Pyeongyang Richtung Nordosten und überflog die nordkoreanisch-russische Grenze. Weiter führte die Route über Wladiwostok und dann immer entlang der chinesisch-russischen Grenze bis nach rund 3.800 Kilometern und fünfeinhalb Stunden Reisezeit eine Zwischenlandung in Irkutsk stattfand. Hier übernachteten Crew und Maschine. Am nächsten Morgen begann die zweite Etappe. </w:t>
      </w:r>
    </w:p>
    <w:p w14:paraId="5A1A303E"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Die Il-76 hat eine Reichweite von maximal 5.000 Kilometern, bei einer Reisegeschwindigkeit von 750 km/h. Die Etappe heute würde die Maschine fast an ihre Grenzen bringen. Von Irkutsk führte die Route nordwestlich nach Nowosibirsk und weiter nördlich vorbei an Omsk. Kurz danach drehte die Maschine Richtung Südwest nach </w:t>
      </w:r>
      <w:r w:rsidRPr="00944672">
        <w:rPr>
          <w:rFonts w:ascii="Arial" w:hAnsi="Arial" w:cs="Arial"/>
          <w:sz w:val="24"/>
          <w:szCs w:val="24"/>
        </w:rPr>
        <w:lastRenderedPageBreak/>
        <w:t xml:space="preserve">Tscheljabinsk und weiter nach Saratow an der Wolga. Von dort drehte sie auf Südkurs, um dann bei Snamensk zur Landung anzusetzen. </w:t>
      </w:r>
    </w:p>
    <w:p w14:paraId="39B9A2C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Nach 4.200 Kilometern und sechs Stunden Flugzeit hatte sie ihr Ziel erreicht. Das Flugzeug wurde noch entladen, dann hatten die Crew und die Nordkoreaner Ruhezeit.</w:t>
      </w:r>
    </w:p>
    <w:p w14:paraId="21A56CA1"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62451DE6"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w:t>
      </w:r>
    </w:p>
    <w:p w14:paraId="1098F05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56496078"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 xml:space="preserve">Am 21. Juni 2014 begannen die Nordkoreaner die von ihnen mitgebrachte Rakete und die modifizierte Steuereinheit zu prüfen, um sicherzustellen, dass beide Systeme für den morgigen Test einsatzfähig waren. Gegen Mittag waren alle Tests zufriedenstellend abgeschlossen worden, und die russischen Gastgeber luden ihre Gäste zu einem kulturellen Austausch ein. </w:t>
      </w:r>
    </w:p>
    <w:p w14:paraId="5806C92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Die Nordkoreaner waren hart im Nehmen, aber am 22. Juni hatten auch sie leichte Kopfschmerzen. Sie wollten sich den russischen Kollegen nicht so einfach geschlagen geben und hatten gut mitgehalten. Die Arbeit begann daher dementsprechend später und etwas langsamer.</w:t>
      </w:r>
    </w:p>
    <w:p w14:paraId="175F32F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Gegen Mittag war die mitgebrachte Steuereinheit an einer, von zwei, BUK-M1 installiert und die nordkoreanische Rakete war im Startergestell montiert.</w:t>
      </w:r>
    </w:p>
    <w:p w14:paraId="3A33BD45"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Der Plan sah vor, dass zwei BUK-M1 parallel eingesetzt werden würden.</w:t>
      </w:r>
    </w:p>
    <w:p w14:paraId="6DF0E418"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Damit eine Vergleichbarkeit der Situation hergestellt werden konnte, würden zwei dreier Gruppen von Drohnen über das Testgelände fliegen. Je eine BUK-M1 hatte auf eine Gruppe zu zielen, und beide würden auf dieselbe Position im Drohnenverband schießen.</w:t>
      </w:r>
    </w:p>
    <w:p w14:paraId="4D6B595D"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Wenn als Ziel, als die Nummer drei ausgelost werden würde, würden beide Systeme auf ihre Drohne Nummer drei zielen. Dieses Setup wurde gewählt, um Gleichheit zu schaffen und um zu prüfen, ob die nordkoreanische Version tatsächlich präziser arbeitete, als die russische Version.</w:t>
      </w:r>
    </w:p>
    <w:p w14:paraId="2A502D5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Um 14:30 Uhr nahmen beide Bedienerteams das startklar machen ihrer Systeme in Angriff, und meldeten um 14:45 Uhr Einsatzbereitschaft.</w:t>
      </w:r>
    </w:p>
    <w:p w14:paraId="60E7187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Um 15:00 Uhr flogen die beiden Drohnenverbände auf das Gelände zu und wurden von den Radarsystemen erkannt und im Zielcomputer erfasst.</w:t>
      </w:r>
    </w:p>
    <w:p w14:paraId="1CA1CB12"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Dann kam der Befehl: ‚Nummer 2!‘, beide Systeme feuerten. Die nordkoreanische Rakete zog, wie an einer Schnur gezogen auf die Position Nummer zwei zu und zerstörte das Ziel, wie geplant.</w:t>
      </w:r>
    </w:p>
    <w:p w14:paraId="05F83C79"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Die russische Bedienermannschaft war schneller, und die Rakete hatte minimal eher das Startgestell verlassen. Das konnte in der Zeitlupe festgestellt werden, und die russische Mannschaft feiert sich dafür.</w:t>
      </w:r>
    </w:p>
    <w:p w14:paraId="1F3493A6"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Dann aber war der Unterschied zu erkennen: Die russische Rakete drehte leichte Schleifen, als sie sich auf das Ziel ausrichtete. Trotz des schnelleren Abschusses erreichten beide Raketen gleichzeitig ihr Ziel. </w:t>
      </w:r>
    </w:p>
    <w:p w14:paraId="3F1108C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lastRenderedPageBreak/>
        <w:t>Es war erkennbar, dass die russische Rakete, durch das Feintuning während des Fluges, Zeit verlor, auch wenn es sich hier um Sekunden handelte.</w:t>
      </w:r>
    </w:p>
    <w:p w14:paraId="0B8B2426"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Um sicherzustellen, dass das kein Zufall war, wurde der zweite Test, zur Verifizierung der Ergebnisse, für zwei Tage später angesetzt.</w:t>
      </w:r>
    </w:p>
    <w:p w14:paraId="73F67575"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Die Nordkoreaner meldeten den Erfolg nach Pyeongyang, die Russen den Misserfolg nach Moskau.</w:t>
      </w:r>
    </w:p>
    <w:p w14:paraId="5104F76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4694D60E"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w:t>
      </w:r>
    </w:p>
    <w:p w14:paraId="56E4BF89"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2094CC8E"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Am 24. Juni wurde der Test wiederholt. Das Wetter war schlechter, aber das Ergebnis war identisch zu dem vormaligen Ergebnis.</w:t>
      </w:r>
    </w:p>
    <w:p w14:paraId="077818A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Der Jubel der nordkoreanischen Systemcrew war unbeschreiblich, während die russische Crew zugeben musste, dass Sie geschlagen worden war.</w:t>
      </w:r>
    </w:p>
    <w:p w14:paraId="2555EFC5"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Als Zeichen der Freundschaft und Versöhnung, wurde geprüft, ob ausreichend Getränke vorhanden waren. </w:t>
      </w:r>
    </w:p>
    <w:p w14:paraId="6CDC282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54FCC32B"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w:t>
      </w:r>
    </w:p>
    <w:p w14:paraId="7FD83D95"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25BF6BBA"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Die russische Armeeführung, empfand das Ergebnis als Schmach und setzte einen dritten Testdurchlauf an.</w:t>
      </w:r>
    </w:p>
    <w:p w14:paraId="3B9475F1"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Für diesen Test wurden ‚Echtbedingungen‘ angesetzt. Die Piloten der Drohnen, hatten die Erlaubnis und Aufgabe den Raketen auszuweichen; das würde jeder Jetpilot auch versuchen.</w:t>
      </w:r>
    </w:p>
    <w:p w14:paraId="497D814E"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Die zweite Varianz war, dass die Drohnen ein Zeitfenster von einer Stunde hatten, in der sie, nach eigenem Ermessen einfliegen durften. </w:t>
      </w:r>
    </w:p>
    <w:p w14:paraId="6ED6769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Das bedeutete, dass die BUK-M1 Systeme in ständiger Alarmbereitschaft sein mussten, wie im Feld auch.</w:t>
      </w:r>
    </w:p>
    <w:p w14:paraId="34912061"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Vorab wurde Drohne Nummer 1 als Ziel vorgegeben, und die Drohnenpiloten auch darüber informiert, welche Drohen das Ziel sein würde. Das war etwas unfair, machte den Test aber realistischer.</w:t>
      </w:r>
    </w:p>
    <w:p w14:paraId="3E93FDAF"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Unter diesen Bedingungen wurde am 29. Juni 2014 der dritte Test gestartet.</w:t>
      </w:r>
    </w:p>
    <w:p w14:paraId="4E77F14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6A6EF372"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w:t>
      </w:r>
    </w:p>
    <w:p w14:paraId="3D7E5C6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33AB4B76"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 xml:space="preserve">Das System BUK-M1 ist mit Lenkwaffen vom Typ 9M38 ausgestattet. Diese sind einstufige Flugkörper und haben einen typisch zylinderförmigen Rumpf. </w:t>
      </w:r>
    </w:p>
    <w:p w14:paraId="4D7AAD42"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Dieser Rumpf ist in mehrere Sektionen aufgeteilt und beginnt, mit einem halbaktiven Radarsuchkopf.</w:t>
      </w:r>
    </w:p>
    <w:p w14:paraId="76558A1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lastRenderedPageBreak/>
        <w:t xml:space="preserve"> Danach folgt der Bordcomputer mit einem Navigationssystem und der Radar-Näherungszünder, gefolgt von einem 70 kg wiegenden Splittergefechtskopf. Dieser Gefechtskopf besitzt einen Splittermantel aus vorgeformten x-förmigen Fragmenten und hat einen Wirkungsradius von 15 bis 17 m.</w:t>
      </w:r>
    </w:p>
    <w:p w14:paraId="4A9EF795"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Der Feststoff-Raketentreibsatz beschleunigt die Lenkwaffe nach dem Start auf die Marschgeschwindigkeit von rund 850 m/s, das entspricht einer Geschwindigkeit von 3.060 km/h.</w:t>
      </w:r>
    </w:p>
    <w:p w14:paraId="4F8CF28F"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Die beiden Drohnenpiloten taten ihr Bestes, der nordkoreanischen Rakete entging ihr Ziel nicht. Der Pilot der zweiten Drohne schaffte es, der russischen Rakete etwas auszuweichen, und wurde dann doch durch die Schrapnelle erwischt. </w:t>
      </w:r>
    </w:p>
    <w:p w14:paraId="6D423336"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Beide Ergebnisse wurden weitergemeldet. An diesem Abend wurde viel Frust die Wolga heruntergespült.</w:t>
      </w:r>
    </w:p>
    <w:p w14:paraId="1FB3819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447FA279"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w:t>
      </w:r>
    </w:p>
    <w:p w14:paraId="6F88D84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6FDDA083"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commentReference w:id="444"/>
      </w:r>
      <w:r w:rsidRPr="00944672">
        <w:rPr>
          <w:rFonts w:ascii="Arial" w:hAnsi="Arial" w:cs="Arial"/>
          <w:b/>
          <w:bCs/>
          <w:sz w:val="24"/>
          <w:szCs w:val="24"/>
        </w:rPr>
        <w:t>&gt;&gt;&gt; Hamburg, Anfang Juli 2014 &lt;&lt;&lt;</w:t>
      </w:r>
    </w:p>
    <w:p w14:paraId="2463AC8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Joost van der Dijkstraat hatte sich bei seinen Recherchen an einer Werksführung bei Airbus in Hamburg-Finkenwerder teilgenommen, um zu verstehen, wie ein Flugzeug konstruiert war und was es zu Leisten im Stande war.</w:t>
      </w:r>
    </w:p>
    <w:p w14:paraId="1EDDFF39"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Er investierte zusätzlich in eine Privatstunde mit Pilot in einem Lufthansa-Flugsimulator. Als dort anfragte und erklärte, was er gern Wissen wollte, hielt man ihn für einen Scherzbold.</w:t>
      </w:r>
    </w:p>
    <w:p w14:paraId="4594FB2F"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Joost erklärte, wer er war und gab seine Daten frei, damit man nach ihm googeln konnte.</w:t>
      </w:r>
    </w:p>
    <w:p w14:paraId="7F750CDE"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Kurz darauf erfolgte ein Rückruf durch die Lufthansa-Pressestelle, die eingeschaltet worden war, da man bei Lufthansa glaubte, dass jemand Joosts Namen missbrauchen würde.</w:t>
      </w:r>
    </w:p>
    <w:p w14:paraId="487B95D6"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Joost van der Dijkstraat bestätigte, dass er selber angerufen hatte und, zur Freude der Pressestelle, er keinen Freiflug anfragen wollte. </w:t>
      </w:r>
    </w:p>
    <w:p w14:paraId="48300FE1"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Erneut erklärte er, dass er im Rahmen seiner Recherchen, Informationen zu ausgewählten Flugsituationen haben wollte. Hierfür buchte er eine Simulatorstunde, jedoch sollte ein Pilot das Flugzeug steuern und die Manöver und Tätigkeiten erklären, welche vorzunehmen waren.</w:t>
      </w:r>
    </w:p>
    <w:p w14:paraId="76DDFC1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Die Kommentare des Piloten würde er gern aufzeichnen, um das später nachvollziehen zu können.</w:t>
      </w:r>
    </w:p>
    <w:p w14:paraId="3D1DA20D"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In Berlin bekam Joost die Möglichkeit sich die verschiedenen Cockpits, in den Flugsimulatoren anzusehen. Für die Recherche hatte der den Simulator der Boeing 777, der Lufthansa Cargo, gewählt.</w:t>
      </w:r>
    </w:p>
    <w:p w14:paraId="34DEAB82"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lastRenderedPageBreak/>
        <w:t xml:space="preserve">Joost hatte die Recherche in der Luftfahrt viel Spaß gemacht. </w:t>
      </w:r>
      <w:r w:rsidRPr="00944672">
        <w:rPr>
          <w:rFonts w:ascii="Arial" w:hAnsi="Arial" w:cs="Arial"/>
          <w:noProof/>
          <w:sz w:val="24"/>
          <w:szCs w:val="24"/>
        </w:rPr>
        <w:t>Trotzdem</w:t>
      </w:r>
      <w:r w:rsidRPr="00944672">
        <w:rPr>
          <w:rFonts w:ascii="Arial" w:hAnsi="Arial" w:cs="Arial"/>
          <w:sz w:val="24"/>
          <w:szCs w:val="24"/>
        </w:rPr>
        <w:t xml:space="preserve"> musste er sich auch um die schwierigen Dinge kümmern.</w:t>
      </w:r>
    </w:p>
    <w:p w14:paraId="5D666B7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Als Nächstes bat er um Gespräche mit den Presseabteilungen der Berenberg Bank und der HSBC Deutschland, Filiale in Hamburg. Beiden erklärte er, dass er in erster Linie an geschichtlichem Hintergrund interessiert sei. </w:t>
      </w:r>
    </w:p>
    <w:p w14:paraId="3D34F0B8"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Insbesondere interessierte ihn die Gründungsphase der HSBC in Hongkong.</w:t>
      </w:r>
    </w:p>
    <w:p w14:paraId="3303A9C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Um die Jahre 1865 spielte Hamburg eine größere Rolle, hierzu wollte er mehr wissen.</w:t>
      </w:r>
    </w:p>
    <w:p w14:paraId="2E95C09E"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420B2824"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w:t>
      </w:r>
    </w:p>
    <w:p w14:paraId="410FD681"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17A4DC25"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 xml:space="preserve">Joosts Recherchen in Hamburg und Berlin beanspruchten das Personal, welches Park Saebyeong zur Verfügung hatte, </w:t>
      </w:r>
      <w:r w:rsidRPr="00944672">
        <w:rPr>
          <w:rFonts w:ascii="Arial" w:hAnsi="Arial" w:cs="Arial"/>
          <w:noProof/>
          <w:sz w:val="24"/>
          <w:szCs w:val="24"/>
        </w:rPr>
        <w:t>aber</w:t>
      </w:r>
      <w:r w:rsidRPr="00944672">
        <w:rPr>
          <w:rFonts w:ascii="Arial" w:hAnsi="Arial" w:cs="Arial"/>
          <w:sz w:val="24"/>
          <w:szCs w:val="24"/>
        </w:rPr>
        <w:t xml:space="preserve"> allmählich zeigte sich ein Muster in dem, was Joost van der Dijkstraat suchte.</w:t>
      </w:r>
    </w:p>
    <w:p w14:paraId="2A9E43A5"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Park Saebyeong melde routinemäßig die Zwischenergebnisse, und fuhr mit der Observierung fort.</w:t>
      </w:r>
    </w:p>
    <w:p w14:paraId="1495E05E"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54CD3E4E"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w:t>
      </w:r>
    </w:p>
    <w:p w14:paraId="60DC0D1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74EF8552"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Im Zuge seiner Gespräche bei den Hamburger Banken wurde Joost auf eine Veranstaltung an der Universität in Groningen hingewiesen.</w:t>
      </w:r>
    </w:p>
    <w:p w14:paraId="23DA83B1"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In Groningen sollte am Donnerstag, den 10. Juli 2014 ein Symposium zum Thema ‚Traditionelle Geldsysteme: Geschichte, Gefahr und Gebrauch‘ stattfinden.</w:t>
      </w:r>
    </w:p>
    <w:p w14:paraId="10FADC2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Zu diesem Symposium wurde Joost, noch aus der Berenberg Bank heraus, angemeldet.</w:t>
      </w:r>
    </w:p>
    <w:p w14:paraId="02DD205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782D437F"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w:t>
      </w:r>
    </w:p>
    <w:p w14:paraId="7B83664E"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7AF8C953"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Nachdem Joost seine Recherchen zusammengetragen hatte, schickte er eine E-Mail an Anique Smits private E-Mail-Adresse und teilte ihr mit, dass er am 10. Juli in Groningen sein würde.</w:t>
      </w:r>
    </w:p>
    <w:p w14:paraId="35507342"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Anique bedankte sich für die E-Mail und meldete sich ebenfalls für das Symposium als Gasthörer an.</w:t>
      </w:r>
    </w:p>
    <w:p w14:paraId="6A62796D"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w:t>
      </w:r>
    </w:p>
    <w:p w14:paraId="5ED92B41"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Das Joost nach Groningen fahren würde, wurde in Pyongjang mitgelesen, und löste Alarm aus. Park Saebyeong wurde darüber informiert, und erhielt den Hinweis, dass weitere Maßnahmen unter Umständen erforderlich werden würden. Sie solle sich entsprechend vorbereiten. Sie entsandte zwei Ihrer Leute nach Groningen, um dort eine Basis aufzubauen.</w:t>
      </w:r>
    </w:p>
    <w:p w14:paraId="4C5D4297"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30D07CDD"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lastRenderedPageBreak/>
        <w:t>***</w:t>
      </w:r>
    </w:p>
    <w:p w14:paraId="4952F43D"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0E70ACB8"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 xml:space="preserve"> </w:t>
      </w:r>
    </w:p>
    <w:p w14:paraId="139EB92E"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4B32E53D"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p>
    <w:p w14:paraId="7A913298" w14:textId="77777777" w:rsidR="00944672" w:rsidRPr="00944672" w:rsidRDefault="00944672" w:rsidP="00944672">
      <w:pPr>
        <w:keepNext/>
        <w:keepLines/>
        <w:pageBreakBefore/>
        <w:numPr>
          <w:ilvl w:val="0"/>
          <w:numId w:val="1"/>
        </w:numPr>
        <w:suppressAutoHyphens/>
        <w:autoSpaceDE w:val="0"/>
        <w:autoSpaceDN w:val="0"/>
        <w:adjustRightInd w:val="0"/>
        <w:spacing w:before="744" w:after="120" w:line="417" w:lineRule="auto"/>
        <w:jc w:val="center"/>
        <w:outlineLvl w:val="0"/>
        <w:rPr>
          <w:rFonts w:ascii="Arial" w:hAnsi="Arial" w:cs="Arial"/>
          <w:b/>
          <w:bCs/>
          <w:sz w:val="24"/>
          <w:szCs w:val="24"/>
        </w:rPr>
      </w:pPr>
      <w:r w:rsidRPr="00944672">
        <w:rPr>
          <w:rFonts w:ascii="Arial" w:hAnsi="Arial" w:cs="Arial"/>
          <w:b/>
          <w:bCs/>
          <w:sz w:val="24"/>
          <w:szCs w:val="24"/>
        </w:rPr>
        <w:lastRenderedPageBreak/>
        <w:br/>
        <w:t xml:space="preserve">„All jene Listen aber, die zum Sieg führen sollen, dürfen zu keinem Preis zuvor offenbart werden.“ </w:t>
      </w:r>
      <w:r w:rsidRPr="00944672">
        <w:rPr>
          <w:rFonts w:ascii="Arial" w:hAnsi="Arial" w:cs="Arial"/>
          <w:b/>
          <w:bCs/>
          <w:sz w:val="24"/>
          <w:szCs w:val="24"/>
        </w:rPr>
        <w:br/>
        <w:t>(Sun Tsu)</w:t>
      </w:r>
    </w:p>
    <w:p w14:paraId="2F4EDE77"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commentReference w:id="445"/>
      </w:r>
      <w:r w:rsidRPr="00944672">
        <w:rPr>
          <w:rFonts w:ascii="Arial" w:hAnsi="Arial" w:cs="Arial"/>
          <w:b/>
          <w:bCs/>
          <w:sz w:val="24"/>
          <w:szCs w:val="24"/>
        </w:rPr>
        <w:t>&gt;&gt;&gt; Groningen, 09. Juli 2014 &lt;&lt;&lt;</w:t>
      </w:r>
    </w:p>
    <w:p w14:paraId="7FB94EC6"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Bevor Joost van der Dijkstraat sich auf den Weg zu dem Symposium nach Groningen machte, ging er noch auf die Webseite der Universität von Groningen um sich zu informieren. Als erstes fiel ihm das Motto der Universität auf: „werken aan de grenzen van het weten“ (an den Grenzen des Wissens arbeiten).</w:t>
      </w:r>
    </w:p>
    <w:p w14:paraId="030FF01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Joost lächelte, denn dieses Motto passte ganz eindeutig zu dieser Recherche-Aufgabe, vor der er saß.</w:t>
      </w:r>
    </w:p>
    <w:p w14:paraId="1579E358"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Groningen, als Hauptstadt der Provinz Groningen in den Niederlanden liegt am nördlichen Ende des „Hondsrug“, einer sandigen Erhebung mitten im ehemals ausgedehnten Moor, die sich vom „Drentschen Plateau“ bis ins Zentrum der Stadt zieht und in früherer Zeit die einzige Verbindung dieser beiden Gebiete war. </w:t>
      </w:r>
    </w:p>
    <w:p w14:paraId="001363A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Groningen liegt 75 km westlich von </w:t>
      </w:r>
      <w:r w:rsidRPr="00944672">
        <w:rPr>
          <w:rFonts w:ascii="Arial" w:hAnsi="Arial" w:cs="Arial"/>
          <w:noProof/>
          <w:sz w:val="24"/>
          <w:szCs w:val="24"/>
        </w:rPr>
        <w:t>Leer</w:t>
      </w:r>
      <w:r w:rsidRPr="00944672">
        <w:rPr>
          <w:rFonts w:ascii="Arial" w:hAnsi="Arial" w:cs="Arial"/>
          <w:sz w:val="24"/>
          <w:szCs w:val="24"/>
        </w:rPr>
        <w:t>, Ostfriesland (Deutschland) und 180 km nordöstlich von Amsterdam an der A7. Die Innenstadt von Groningen ist, historisch bedingt, sehr kompakt bebaut.</w:t>
      </w:r>
    </w:p>
    <w:p w14:paraId="02E3403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Die Reichsuniversität Groningen (niederländisch Rijksuniversiteit Groningen), kurz RUG, ist eine der ältesten Universitäten der Niederlande. Sie ist nach den Universitäten in Amsterdam und Utrecht die drittgrößte Universität der Niederlande. Die Universitätsbibliothek Groningen ist nach der in Leiden die zweitgrößte Universitätsbibliothek der Niederlande.</w:t>
      </w:r>
    </w:p>
    <w:p w14:paraId="6322133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Ohne jeden Zweifel war diese Veranstaltung ein Glücksfall für seine Recherchen. Ausgeschrieben waren Vorträge zu verschiedenen Themen. Da war unter anderem, ein Vortrag über die geschichtliche Entwicklung des Hawala-Systems, ein Vortrag über den Zusammenhang von Hawala und Blockchain, zwei Vorträge zu organisierter Kriminalität und Geldwäsche.</w:t>
      </w:r>
    </w:p>
    <w:p w14:paraId="2D48A2D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Für Joost fühlte es sich an, als hätte man entschieden, ihm viele Informationen auf einem Silbertablett zu servieren.</w:t>
      </w:r>
    </w:p>
    <w:p w14:paraId="569C8CD1"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Joost reiste einen Tag eher an, und übernachtete in Groningen. Er hatte ein Bed and Breakfast auf dem Winschoterdiep, nur wenige Gehminuten von der Altstadt entfernt, gefunden. Er schlenderte abends durch die Stadt und konnte feststellen, dass durch die Universität die Stadt eine hohe Internationalisierung hatte.</w:t>
      </w:r>
    </w:p>
    <w:p w14:paraId="4ED2FEE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Anique hatte sich auch für eine Vor-Übernachtung entschieden. Um 15:33 Uhr ging ihr Zug von Den Haag und erreichte Groningen um 18:12 Uhr, ohne dass Sie umsteigen musste.</w:t>
      </w:r>
    </w:p>
    <w:p w14:paraId="0F8A8B2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lastRenderedPageBreak/>
        <w:t>Sie hatte ihr Hotel über die Reisestelle gebucht, und hatte daher ein normales Business-Hotel zur Übernachtung. Das war weniger charmant als Joosts Unterkunft, erfüllte aber seinen Zweck.</w:t>
      </w:r>
    </w:p>
    <w:p w14:paraId="51088AA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Um 20:00 Uhr trafen die beiden sich am großen Markt, und gingen dann auf die Suche nach einem Restaurant. Da Joost schon etwas länger durch die Stadt geschlendert war, konnte er zwei Restaurants vorschlagen, die ansprechend aussahen.</w:t>
      </w:r>
    </w:p>
    <w:p w14:paraId="4FBC8A8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Dass die beiden verfolgt wurden, war nicht zu bemerken, die viele unterschiedliche Nationen durch die Stadt schlenderten, und damit die beiden Nordkoreaner nicht auffielen.</w:t>
      </w:r>
    </w:p>
    <w:p w14:paraId="0F1A3C2D"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Die beiden Beobachter konnten nicht hören, über was sich Anique und Joost unterhielten, sie konnten nur erkennen, dass es sich um ein intensives Gespräch handeln musste.</w:t>
      </w:r>
    </w:p>
    <w:p w14:paraId="7C833E7F"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52017829"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w:t>
      </w:r>
    </w:p>
    <w:p w14:paraId="1D6B97A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43A4FA6B"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 xml:space="preserve">„So Anique, erzähl mal. Wie geht es Dir?“ </w:t>
      </w:r>
    </w:p>
    <w:p w14:paraId="2B27A92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„Es fühlt sich noch immer komisch an, dass ich fast unbeschadet aus dem Auto gekommen bin, und Thomas gestorben ist.“ </w:t>
      </w:r>
    </w:p>
    <w:p w14:paraId="2B91CFB5"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„Das glaube ich Dir. Thomas hatte mir von Dir erzählt, als er in Hamburg zu Besuch war. Das klang so, als hätte er sich in Dich verliebt.“ Anique nickte dankbar, „Dass Thomas so von Dir schwärmte, war schon etwas Besonderes. Ich kannte ihn nur als Einzelgänger.“ </w:t>
      </w:r>
    </w:p>
    <w:p w14:paraId="13DA1A9D"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Anique sah zu Joost und antwortete, „Ich weiß auch nicht, es ging so schnell. Ich war einmal bei ihm, und wollte im Hotel schlafen. Die Nacht verlief anders, und seit dem waren wir irgendwie ein Paar.“ Anique wurde wieder traurig.</w:t>
      </w:r>
    </w:p>
    <w:p w14:paraId="313BB3EE"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„Weißt Du Anique, ich erzähle Dir nichts von, ‚das wird schon‘, oder so. Ich weiß, dass es weh tut, aber nichts, was ich Dir sage, kann den Schmerz lindern. Du wirst ihn nie vergessen, es wird auf die Dauer, nur nicht mehr so weh tun.“ Anique griff nach ihrem Bier und trank einen Schluck, um ihre Gedanken zu sammeln.</w:t>
      </w:r>
    </w:p>
    <w:p w14:paraId="5A728275"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„Joost, Du hast recht. Wir sind nicht hier, um Trübsal zu blasen, warum wolltest Du, dass ich an diesem Symposium teilnehme?“ Anique hatte sich gefangen, und lenkte das Gespräch auf den morgigen Termin.</w:t>
      </w:r>
    </w:p>
    <w:p w14:paraId="7603A9E7"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„Das hat mit etwas zu tun, was Thomas mir hinterlassen hat.“ </w:t>
      </w:r>
    </w:p>
    <w:p w14:paraId="0599F63D"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„Wie? Was hat Thomas Dir hinterlassen?“ Joost erzählte von dem Umschlag, den er in London erhalten hatte, und warum er sich in London aufgehalten hatte. Die Geschichte mit Sylvie behielt er für sich. Er hatte auch kurzfristig gedacht, dass Sylvie den Umschlag abgeben hatte, aber der Mitarbeiter an der Rezeption, konnte nicht sagen, wer den Umschlag abgegeben hatte.</w:t>
      </w:r>
    </w:p>
    <w:p w14:paraId="7E88244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  Als Joost erwähnte, dass Thomas ihm etwas hinterlassen hatte, zuckte Anique zusammen. Sie hatte das Gefühl, dass Thomas ihr auch etwas hinterlassen hatte, aber </w:t>
      </w:r>
      <w:r w:rsidRPr="00944672">
        <w:rPr>
          <w:rFonts w:ascii="Arial" w:hAnsi="Arial" w:cs="Arial"/>
          <w:sz w:val="24"/>
          <w:szCs w:val="24"/>
        </w:rPr>
        <w:lastRenderedPageBreak/>
        <w:t xml:space="preserve">sie konnte sich nicht erinnern. Joost hatte weitergesprochen, aber Anique hatte den Faden verloren. </w:t>
      </w:r>
    </w:p>
    <w:p w14:paraId="47E39DE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„Joost, sorry, ich hatte eben an Thomas gedacht, und daran, dass wir uns im Auto unterhalten haben, aber ich weiß nicht mehr worüber.“ </w:t>
      </w:r>
    </w:p>
    <w:p w14:paraId="022D0A6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Jetzt grinste Joost, „Mache Dir keine Sorgen, die Erinnerung kommt wieder, sobald Du den Schock verdaut hast.“ Anique schaute ihn fragend an, „Anique, Du hattest einen Unfall. Im Augenblick sperrt Dein Gehirn, um Dich zu schützen. Sobald Dein Unterbewusstsein, der Meinung ist, dass Du die Informationen verarbeiten kannst, werden die freigegeben.“ </w:t>
      </w:r>
    </w:p>
    <w:p w14:paraId="14F3B07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„Hast Du mal in Erwägung gezogen als Psychiater zu arbeiten?“ Daraufhin mussten beide lachen und stießen mit den Bieren an.</w:t>
      </w:r>
    </w:p>
    <w:p w14:paraId="63C653F2"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Joost fuhr fort: „Bevor Du so ignorant weggehört hast,“ Anique sah beschämt auf den Tisch, und hob dann grinsend den Kopf, „da habe ich gesagt, dass Thomas mich auf eine Finanzgeschichte angesetzt hatte. Er hielt es für notwendig, dass ich mich um eine Bank in Kuala Lumpur ...“ </w:t>
      </w:r>
    </w:p>
    <w:p w14:paraId="4A8F6605"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„Die MHUGE?“ Unterbrach Anique.</w:t>
      </w:r>
    </w:p>
    <w:p w14:paraId="7A49B85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 Joost zog die Augenbrauen hoch, „Ja. Was weißt Du darüber?“ </w:t>
      </w:r>
    </w:p>
    <w:p w14:paraId="7932ACD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„Das kann ich nicht sagen. Eben als Du angefangen hast, kam mir das als Geistesblitz, aber ich weiß noch nicht warum.“ Antwortete Anique irritiert.</w:t>
      </w:r>
    </w:p>
    <w:p w14:paraId="281E757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„Ok, dann lasse uns mal anders an die Sache herangehen.“ Jetzt war Joost im Journalisten-Modus, es galt, Informationen aus einer Quelle herauszubekommen.</w:t>
      </w:r>
    </w:p>
    <w:p w14:paraId="338D7F0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„Was ich weiß, ist: Erstens: Die MHUGE-Bank ist in Kuala Lumpur. Zweitens: An Bord von MH 370 waren Wertsachen, die aus der MHUGE-Bank kamen.“ Fasste Joost kurz zusammen. „Was ich nicht weiß ist, warum Thomas soviel Wert auf diese Bank gelegt hat.“ Anique schaute Joost an. „Ich höre, was Du sagst. Allein, ich verstehe es nicht.“ Joost fuhr fort: „In London habe ich, über Boten, einen Umschlag mit diversen Informationen erhalten. Dabei war ein Dokument, in koreanischer Sprache, das augenscheinlich aus dem Korea des siebten Jahrhunderts stammt.“ </w:t>
      </w:r>
    </w:p>
    <w:p w14:paraId="564FABE7"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„Warte mal bitte.“ Unterbrach Anique Joost. „London. Weißt Du, von wem die Information kam? Wer wusste, dass Du in London bist?“ Joost merkte, dass Aniques Kopf wieder anfing zu arbeiten. Sie fing an, die richtigen Fragen zu stellen. </w:t>
      </w:r>
    </w:p>
    <w:p w14:paraId="49828DC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„Da war ich auch überrascht. Auf dem Deckblatt stand: Kein Grund, den Aufenthalt in London zu verlängern.  Und dann war da noch ein Verweis auf einen Brauereikonzern, den ich nicht verstanden habe.“ </w:t>
      </w:r>
    </w:p>
    <w:p w14:paraId="308571A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„InBev?“ Fragte Anique, und brachte damit Joost ins Staunen. „Ja, woher weißt Du das?“ </w:t>
      </w:r>
    </w:p>
    <w:p w14:paraId="0A668251"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„InBev104 ist keine Brauerei, sondern eine Hacker-Gruppe, die mit Thomas befreundet sind, sorry, waren.“ Erläuterte Anique ihm. </w:t>
      </w:r>
    </w:p>
    <w:p w14:paraId="19A2250F"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lastRenderedPageBreak/>
        <w:t>„Ah, das erklärt, woher die wussten, dass ich in London bin.“ Jetzt bildete sich für Joost langsam ein Bild aus den Informationen.</w:t>
      </w:r>
    </w:p>
    <w:p w14:paraId="7C747CC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In der Zwischenzeit hatte sich die Bar gefüllt und Menschen aus aller Herren Länder waren in der Bar. Am Nachbartisch sprachen zwei Studenten miteinander englisch, einer mit amerikanischen und eine mit englischem Akzent. Auf der anderen Seite wurde spanisch oder italienisch gesprochen. </w:t>
      </w:r>
    </w:p>
    <w:p w14:paraId="1BE4A1D6"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Joost und Anique saßen an einem vierer Tisch, da alle anderen Tische belegt waren, wurden sie von zwei asiatischen Studenten gefragt, ob sie sich dazusetzen dürften. Daher wechselten Joost und Anique das Thema.</w:t>
      </w:r>
    </w:p>
    <w:p w14:paraId="2D214ECF"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„Sag mal, Joost, worum geht es morgen eigentlich?“ Fragte Anique. „Also,“ setze Joost an, „Im Rahmen der Vorlesung über das aktuelle Finanzsystem, gibt es einen offenen Vortrag in dem es über den geschichtlichen Hintergrund unseres Bankensystems.“ „Toll, das klingt ja echt spannend.“ Man konnte die Ironie deutlich heraushören, als Anique das sagte. „Und dafür, sollte ich alles stehen und liegen lassen?“ </w:t>
      </w:r>
    </w:p>
    <w:p w14:paraId="71D91A49"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„Was weißt Du über die Tempelritter?“ „Was soll dass denn jetzt?“ „Bitte.“ „Ok, die waren ein mächtiger Orden, und an einem Freitag, den 13. Oktober, wurden fast alle Ritter gefangen genommen und/oder getötet. Daher unser Aberglauben in Bezug auf ‚Freitag, der 13te‘.“ </w:t>
      </w:r>
    </w:p>
    <w:p w14:paraId="30D2607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„Sehr gut, so weit. Aber der Orden fungierte auch als Bank. Jetzt die Kurzform: König Philipp der vierte, König von Frankreich, war pleite, weil er das Geld nur so zum Fenster rausschmiss, daher brauchte er Geld. Kredit wäre ungünstig, da der zurückgezahlt werden muss.“ </w:t>
      </w:r>
    </w:p>
    <w:p w14:paraId="11CBE8D6"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„Dann bietet sich Diebstahl an.“ Scherzte Anique. „Genau.“ Meinte Joost ernst, „Aber wo gab es viel Geld zu holen, nachdem schon ganz Frankreich Pleite war?“ </w:t>
      </w:r>
    </w:p>
    <w:p w14:paraId="56B01C47"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„Bei den Tempelrittern?“ „Die wollten das Geld aber nicht verschenken. Also trat Plan B in Kraft. Man inszeniert eine Verschwörung, überzeugt den Papst, dass man recht hat. Et voilà. Die Kassen sind wieder voll.“ </w:t>
      </w:r>
    </w:p>
    <w:p w14:paraId="3D39B506"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„So einfach?“ „Na ja, nicht ganz.“ Zuckte Joost mit den Schultern. „Es wurden zwar alle möglichen Tempelritter festgenommen oder umgebracht, aber es wurde kein Schatz gefunden.“ Erklärte Joost. „Und, der allgemeine finanzielle Erfolg hielt sich für Philipp in Grenzen, da der Papst den Großteil des Ordensvermögens an die Johanniter überantwortete. Lediglich für die Prozesskosten wurde die Krone ausgezahlt, die entsprechend hoch ausgefallen sein sollen.“ „Auch ein Weg, um an Geld zu kommen.“ Lächelte Anique.</w:t>
      </w:r>
    </w:p>
    <w:p w14:paraId="69E269DD"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„Um jetzt auf Deine Frage zurückzukommen. Morgen geht es darum, um das Hawala-System und um die neue Blockchain-Technik. Dann noch etwas Kriminalität, das ist die Kurzfassung.“</w:t>
      </w:r>
    </w:p>
    <w:p w14:paraId="2E04367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„Ok, jetzt klingt das schon wieder spannend.“ Erwiderte Anique, „Die Veranstaltung wurde verlegt, habe ich gelesen?! Das findet morgen in einem Gebäude namens: </w:t>
      </w:r>
      <w:r w:rsidRPr="00944672">
        <w:rPr>
          <w:rFonts w:ascii="Arial" w:hAnsi="Arial" w:cs="Arial"/>
          <w:sz w:val="24"/>
          <w:szCs w:val="24"/>
        </w:rPr>
        <w:lastRenderedPageBreak/>
        <w:t>Conferentiezaal De Appel statt?“ „Ja, es sind wohl mehr Anmeldungen, als erwartet, eingegangen.“</w:t>
      </w:r>
    </w:p>
    <w:p w14:paraId="72A9BA95"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„Ok, dann sehen wir uns morgen früh dort!“ „Ja machen wir, ich lade Dich ein Joost. Danke für Deine netten Worte heute.“ „Oh, vielen Dank, und, gerne.!“</w:t>
      </w:r>
    </w:p>
    <w:p w14:paraId="7467DA0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Die beiden Asiaten sahen sich kurz an und nickten.</w:t>
      </w:r>
    </w:p>
    <w:p w14:paraId="4F24B1D6"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4DC7307D"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w:t>
      </w:r>
    </w:p>
    <w:p w14:paraId="6D9C0BC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167C4EAC"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b/>
          <w:bCs/>
          <w:sz w:val="24"/>
          <w:szCs w:val="24"/>
        </w:rPr>
        <w:commentReference w:id="446"/>
      </w:r>
      <w:r w:rsidRPr="00944672">
        <w:rPr>
          <w:rFonts w:ascii="Arial" w:hAnsi="Arial" w:cs="Arial"/>
          <w:b/>
          <w:bCs/>
          <w:sz w:val="24"/>
          <w:szCs w:val="24"/>
        </w:rPr>
        <w:t>&gt;&gt;&gt; Groningen, 10. Juli 2014 &lt;&lt;&lt;</w:t>
      </w:r>
    </w:p>
    <w:p w14:paraId="39E2E8B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Um 10:30 Uhr sollte Einlass sein, und um 11:00 Uhr sollte das Symposium beginnen. Anique machte sich um 10:00 Uhr zu Fuß auf den Weg durch Groningen, um sich mit Joost am „Apfel“ zu treffen. Je näher Sie dem Veranstaltungsortort kam, desto mehr Polizei nahm sie wahr. </w:t>
      </w:r>
    </w:p>
    <w:p w14:paraId="5105775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Sie dachte, dass vielleicht eine große Demo, gegen die Finanzwelt stattfinden würde, aber die Polizei trat sehr zielgerichtet am „Apfel“ auf.</w:t>
      </w:r>
    </w:p>
    <w:p w14:paraId="59C0F2F1"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Plötzlich klingelte Ihr Telefon: Den Haag! – „Frau Smits? Gut. Geht es Ihnen gut?“ „Ja und ja.“ Was ist los?“ „Großalarm in Groningen. Sprengstoffattentat auf ein Gebäude vereitelt.“ „Welches Gebäude? Der Conferentiezaal De Appel?“ </w:t>
      </w:r>
    </w:p>
    <w:p w14:paraId="5A34DE51"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„Ja, woher wissen Sie das?“ „Da wollten wir gerade hin, und sonst hätten Sie mich nicht angerufen.“ „Sie haben recht. Können Sie uns ein paar Informationen senden, wenn Sie schon in der Nähe sind?“ „Wenn möglich, ja.“</w:t>
      </w:r>
    </w:p>
    <w:p w14:paraId="3941B04E"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Anique ging weiter Richtung Konferenzsaal und stellte fest, dass es erstaunlich wenig Schaulustige gab, so kam Sie sehr schnell nach vorn zur Absperrung.</w:t>
      </w:r>
    </w:p>
    <w:p w14:paraId="281562E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Den ersten Polizisten, der Ihr über den Weg lief, fragte sie, wer das Kommando hatte und ließ sich, nachdem Sie sich ausgewiesen hatte, den Weg beschreiben.</w:t>
      </w:r>
    </w:p>
    <w:p w14:paraId="577EEA3D"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 „Was will denn der AIVD hier?“ Wurde Anique von einem Polizeikommissar gefragt. „Tja, eigentlich gar nichts. Nur dass ich, in dem Gebäude hätte sein sollen.“ Diese lapidare Antwort löste sofort ein Erstaunen aus. „Sie? Da drin? Wieso? Warum?“ „Da hätte gleich ein Vortrag stattfinden sollen, und ich bin dort auf der Gästeliste. Und nein, ich glaube nicht, dass ich das Ziel war. Das müssen wir, alle, ermitteln.“ „Warum,haben Sie sich jetzt gemeldet? Und was können Sie für uns tun?“ </w:t>
      </w:r>
    </w:p>
    <w:p w14:paraId="3AED0F36"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„Zum einen, wenn ich schon hier bin, dann macht es Sinn, dass ich versuche zu helfen. Und, soviel ich weiß, sollten wir uns helfen.“ Schoß Anique zurück. „Wissen Sie, was das für Sprengstoff war?“</w:t>
      </w:r>
    </w:p>
    <w:p w14:paraId="336D576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Wie bestellt, kam in diesem Augenblick ein Vertreter des DEODS, des Defence Explosive Ordnance Disposal Service, um Bericht zu erstatten. „Meine Herren,“ sein Blick viel auf Anique, „Meine Dame, das hätte eine Katastrophe werden können. An der Außenwand waren drei Thermitladungen angebracht. Da wären alle anwesenden Personen ums Leben gekommen.“ Anique lehnte sich vor, „Thermitladungen?“ Der </w:t>
      </w:r>
      <w:r w:rsidRPr="00944672">
        <w:rPr>
          <w:rFonts w:ascii="Arial" w:hAnsi="Arial" w:cs="Arial"/>
          <w:sz w:val="24"/>
          <w:szCs w:val="24"/>
        </w:rPr>
        <w:lastRenderedPageBreak/>
        <w:t>Tonfall in dem Anique fragte, lenkte die Aufmerksamkeit eines jeden auf sie. „Ja. Warum fragen Sie so gezielt? Ist uns etwas entgangen?“</w:t>
      </w:r>
    </w:p>
    <w:p w14:paraId="04BF84AF"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„Vor ein paar Monaten ist in Assen ein Haus mit Thermitladungen zerstört worden.“ Begann Anique, als der Kommissar dazwischen ging, „Das war bestimmt die Bombenstube.“ Jetzt wurde Anique rot im Gesicht, dreht sich zu dem Kommissar und raunzte ihn an. „Wenn die Polizei davon nichts weiß, ist das sch..., äh, schlecht, wenn aber die Führungskräfte der Polizei Ihr Unwissen auch noch laut herausposaunen, ist das ein ganz schlechtes Zeichen.“</w:t>
      </w:r>
    </w:p>
    <w:p w14:paraId="4251D4C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„Na hören Sie mal.“ „Sie sind jetzt ruhig und sagen erst wieder etwas, wenn ich Sie frage.“ Sagte Anique in einem Tonfall, der alle Anwesenden automatisch einen Schritt nach hinten machen ließ. „Also,“ sie blickte den Mann von DEODS an. „Wo war die Bombe? Wie sollte Sie gezündet werden? Wer hat Alarm gegeben?“ „Mevrouw Smits.“ In einem Land, in dem es locker zugeht und dass das Du ähnlich locker nutzt wie es die US-Amerikaner tun, viel diese Anrede auf. </w:t>
      </w:r>
    </w:p>
    <w:p w14:paraId="585C169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Augenscheinlich hatte Anique sich eben als absolute Führungsperson zu erkennen gegeben und durchgesetzt. „Die Bomben waren außen am Konferenzsaal angebracht. Wir gehen von einer Zündung per Telefon aus. Einem Passanten ist aufgefallen, dass die angebrachte Tarnung der Bomben nicht echt aussah.“ Er salutierte und trat zurück. „Der Anruf kam bei unsere Notrufzentrale an, wir haben ein Team zum Überprüfen geschickt. Als diese die Bomben als solche identifiziert hatten, wurde die DEODS gerufen.“ Der Kommissar antworte, ohne das Anique ihn auffordern musste. „Ok, vielen Dank an Euch. Wir haben Proben der Thermitladungen aus dem Haus in Assen, wir benötigen eine kleine Probe des Thermits von Heute, dann gleichen wir das ab.“ </w:t>
      </w:r>
    </w:p>
    <w:p w14:paraId="5FDC030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Sie wandte sich wieder an den Mann vom DEODS, „Sie nehmen die Bombe mit. Untersuchen Sie sie. Wichtig wäre, zu wissen, ob sich Teile bestimmten Lieferanten oder Lieferländern zuordnen lassen können.“ „Jawoll!“ Das klang so deutsch, dass Annique sich fragte, ob er eventuell gar kein Niederländer sei. „Die Zuständigkeit bleibt bei Ihnen.“ Stellte Annique fest, als Sie den Kommissar ansprach, „Wir bekommen Kopien. Unaufgefordert. Oder Sie bewachen in Zukunft einen Leutturm in der Maas.“</w:t>
      </w:r>
    </w:p>
    <w:p w14:paraId="166C679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Anique nahm ihr Telefon zur Hand, ging auf Kurzwahl und diktierte, was sie erfahren hatte und was sie, von wem angefordert hatte. Dann legte Sie auf und drehte sich zu den Männern, die sie wie begossenen Pudel ansahen. Anique lächelte in die Runde. „Vielen Dank für die freundliche Unterstützung, wenn uns noch etwas auffällt, werden wir die Informationen an Sie weiterleiten.“ Dann drehte sie sich um und verließ die Absperrung.</w:t>
      </w:r>
    </w:p>
    <w:p w14:paraId="57CF4CC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Hinter der Absperrung traf Sie Joost, der erfolglos versucht hatte, Informationen zu erhalten. Er hatte Sie bei den Führungskräften stehen sehen, und registriert, dass alle sich plötzlich nach Anique richteten. Er grinste sie an, „Was war da denn los? Die hatten ja einen Heiden Respekt vor Dir?!“ </w:t>
      </w:r>
    </w:p>
    <w:p w14:paraId="46C1FD62"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lastRenderedPageBreak/>
        <w:t>„Ach, Männer.“ Tat Anique das ab, dann sagte Sie, „Da waren Bomben am Gebäude angebracht.“ Joost sah sie an, „Du glaubst nicht an Zufall?“ „Nein, Thomas´ Haus bei Assen, wurde auch mit dem gleichen Material gesprengt.“</w:t>
      </w:r>
    </w:p>
    <w:p w14:paraId="1B22793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„Ich merke, Du formulierst vorsichtig. Informationen, die ich nicht wissen darf?!“ „Ja leider. Sei nicht böse.“ „Alles gut. Ich weiß, dass das Gebäude wieder freigegeben wurde, und dass das Symposium trotzdem stattfinden wird. Die Referenten haben beschlossen, sich nicht einschüchtern zu lassen. Der Beginn ist auf 12:00 Uhr neu festgesetzt.“ „OK, dann trinken wir jetzt einen Kaffee, und wir tauschen Informationen aus.“ Damit gingen Sie zu einem Kaffee und sammelten sich.</w:t>
      </w:r>
    </w:p>
    <w:p w14:paraId="148FDF16"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6E6E0EC1"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w:t>
      </w:r>
    </w:p>
    <w:p w14:paraId="0F38F20F"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16AAEB50"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Nach dem Ende des Symposiums waren beide froh, daran teilgenommen zu haben. Die Referenten wussten, dass auch Nicht-Wissenschaftler im Raum waren, und beantworteten alle Fragen geduldig. Auch Anique und Joost hatten reichlich Fragen gestellt. Einer der Referenten hatte sogar nachgefragt, ob die beiden als Dozenten arbeiten würden.</w:t>
      </w:r>
    </w:p>
    <w:p w14:paraId="361228F1"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Beide hatten fleißig mitgeschrieben, dann sie bekamen hier Informationen, die sie sonst hätten lange recherchieren müssen. Anique hatte sich von jedem Referenten auch die Kontaktdaten geben lassen.</w:t>
      </w:r>
    </w:p>
    <w:p w14:paraId="71B966F6"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Anschließend gingen die beiden zusammen Essen und sprachen über die gewonnenen Informationen. Durch den Abgleich der Notizen ergab sich ein umfassendes Bild, so das beiden jeweils Notizen ergänzten.</w:t>
      </w:r>
    </w:p>
    <w:p w14:paraId="70AFDB28"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Nach einem aufregenden Tag gingen die beiden schlafen. Sie hatten vereinbart, dass sie zusammen nach Den Haag fahren würden, um dort noch weitergehende Recherchen vorzunehmen. Für Joost würde ein Raum beim AIVD hergerichtet werden.</w:t>
      </w:r>
    </w:p>
    <w:p w14:paraId="25778E09"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7690B686"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w:t>
      </w:r>
    </w:p>
    <w:p w14:paraId="28B728E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15A98B20"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p>
    <w:p w14:paraId="244B169B"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commentReference w:id="447"/>
      </w:r>
      <w:r w:rsidRPr="00944672">
        <w:rPr>
          <w:rFonts w:ascii="Arial" w:hAnsi="Arial" w:cs="Arial"/>
          <w:b/>
          <w:bCs/>
          <w:sz w:val="24"/>
          <w:szCs w:val="24"/>
        </w:rPr>
        <w:t xml:space="preserve">&gt;&gt;&gt; Groningen, 09. Juli 2014, </w:t>
      </w:r>
      <w:r w:rsidRPr="00944672">
        <w:rPr>
          <w:rFonts w:ascii="Arial" w:hAnsi="Arial" w:cs="Arial"/>
          <w:b/>
          <w:bCs/>
          <w:noProof/>
          <w:sz w:val="24"/>
          <w:szCs w:val="24"/>
        </w:rPr>
        <w:t>Abends</w:t>
      </w:r>
      <w:r w:rsidRPr="00944672">
        <w:rPr>
          <w:rFonts w:ascii="Arial" w:hAnsi="Arial" w:cs="Arial"/>
          <w:b/>
          <w:bCs/>
          <w:sz w:val="24"/>
          <w:szCs w:val="24"/>
        </w:rPr>
        <w:t xml:space="preserve"> im Zimmer von Anique &lt;&lt;&lt;</w:t>
      </w:r>
    </w:p>
    <w:p w14:paraId="6FAEF2D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Die Geschehnisse des Tages hatten Anique daran erinnert, dass Thomas ihr damals ein Geheimnis anvertraut und ihr einen USB-Stick ‚für später‘ überlassen hatte.</w:t>
      </w:r>
    </w:p>
    <w:p w14:paraId="25A68389"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Anique hatte den Stick in einem Geheimfach in Ihrer Handtasche und nahm diesen jetzt heraus.</w:t>
      </w:r>
    </w:p>
    <w:p w14:paraId="0010F46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Thomas hatte Ihr gesagt, dass mit dem Stick eine Mail verschickt werden würde, und diese musste von Ihrem beruflichen Account verschickt werden.</w:t>
      </w:r>
    </w:p>
    <w:p w14:paraId="257D5197"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Mit dieser Information war davon auszugehen, dass Thomas‘ Stick einen Virus initiieren würde, der selektive Daten von ihrem Rechner auslesen und versenden würde.</w:t>
      </w:r>
    </w:p>
    <w:p w14:paraId="53AFC17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lastRenderedPageBreak/>
        <w:t>Wenn Sie den USB-Stick aktivieren würde, würde sie damit gegen alle Sicherheitsprotokolle verstoßen.</w:t>
      </w:r>
    </w:p>
    <w:p w14:paraId="189E78EF"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Sie kannte Thomas lange genug und vertraute ihm, daher ging sie davon aus, dass Thomas einen geheimen Speicherort für sie vorbereitet hatte, und so begann sie, den Stick zu aktivieren.</w:t>
      </w:r>
    </w:p>
    <w:p w14:paraId="129215D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Ihr Laptop erkannte den Stick und meldete gleichzeitig einen Virus. Anique bestätigte, dass Sie offline und damit nicht mit dem Dienstnetz verbunden war.</w:t>
      </w:r>
    </w:p>
    <w:p w14:paraId="095D52C5"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Auf dem Bildschirm öffnete sich ein DOS-Fenster und ein Text etablierte sich.</w:t>
      </w:r>
    </w:p>
    <w:p w14:paraId="5C3D0BB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Hallo Anique, ***</w:t>
      </w:r>
    </w:p>
    <w:p w14:paraId="2CF7FFA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zumindest hoffe Ich#, dass Du AnIqUe bist ***</w:t>
      </w:r>
    </w:p>
    <w:p w14:paraId="41180AD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um diese Datei zu aktivieren, ***</w:t>
      </w:r>
    </w:p>
    <w:p w14:paraId="52643A56"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muss ein Kennwort eingegeben werden. ***</w:t>
      </w:r>
    </w:p>
    <w:p w14:paraId="6A1ECE7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 – - – - – - – - – - – - – - – </w:t>
      </w:r>
    </w:p>
    <w:p w14:paraId="3AE42B56"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Bitte Kennwort eingeben: _  ***</w:t>
      </w:r>
    </w:p>
    <w:p w14:paraId="5E5F563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0A7C2D64"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Der Cursor blinkte und es war klar, dass jetzt das Kennwort eingegeben werden sollte. Da Anique das Kennwort aber nicht wusste, war ebenfalls klar, dass der Tipp im Text stand. Thomas und sie hatte immer wieder gern Verschlüsselungen geknackt. Damit war klar, dass dieses Kennwort so gewählt war, dass Anique es lösen konnte aber niemand sonst.</w:t>
      </w:r>
    </w:p>
    <w:p w14:paraId="58E616E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 Das Problem war nur, dass Anique keine Ahnung hatte, was von Ihr wollte.</w:t>
      </w:r>
    </w:p>
    <w:p w14:paraId="0E09003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Anique sah sich den Text einmal genauer an und stellte fest, dass zwei Fehler im Text waren:</w:t>
      </w:r>
    </w:p>
    <w:p w14:paraId="0A59501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1. Ich#</w:t>
      </w:r>
    </w:p>
    <w:p w14:paraId="1F613DBF"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2. AnIqUe</w:t>
      </w:r>
    </w:p>
    <w:p w14:paraId="708A8A3F"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3. Die Trennlinie war 16 Zeichen lang.</w:t>
      </w:r>
    </w:p>
    <w:p w14:paraId="0DE68621"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4. Die Trennlinie bestand aus zwei verschiedenen Zeichen.</w:t>
      </w:r>
    </w:p>
    <w:p w14:paraId="5FB4618D"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260F3597"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 xml:space="preserve">Dann musste Sie lächeln, die Aufgabe war leicht zu lösen. Element vier war die falsche Spur, um die fremde Nutzer auf die falsche Spur zu locken. </w:t>
      </w:r>
    </w:p>
    <w:p w14:paraId="3087B3C1"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Entscheidend war die Kettenlänge. </w:t>
      </w:r>
    </w:p>
    <w:p w14:paraId="6107BB0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Sie nahm sich einen Zettel und schrieb: T   h   o  m  a  s  #  A  n   I   q  U  e</w:t>
      </w:r>
    </w:p>
    <w:p w14:paraId="009F7D3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0193C096"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 xml:space="preserve">Dann nahm sie sich Ihren Rechner und öffnete die Umrechnungstabellen. Unter die Buchstaben schrieb sie: </w:t>
      </w:r>
    </w:p>
    <w:p w14:paraId="1C4FFBE9"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54 68 6F 6D 61 73 23 41 6E 49 71 55 65</w:t>
      </w:r>
    </w:p>
    <w:p w14:paraId="437FC836"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Sorgfältig tippte sie den Code ein und drückte, nach kurzem Zögern, ‚Enter‘.</w:t>
      </w:r>
    </w:p>
    <w:p w14:paraId="18309167"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Der Bildschirm wurde schwarz. Dann erschien ein weiteres Textfeld: GAME OVER</w:t>
      </w:r>
    </w:p>
    <w:p w14:paraId="1A46ED0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Ein weiteres Bild erschien, ein Totenkopf dem Tränen über die Wangen liefen.</w:t>
      </w:r>
    </w:p>
    <w:p w14:paraId="2E00838F"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lastRenderedPageBreak/>
        <w:t>Das Bild zerfloss, dann wurde der Bildschirm wieder dunkel und das Laptop startete neu.</w:t>
      </w:r>
    </w:p>
    <w:p w14:paraId="64C3C02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Nach dem Neustart war der Stick gelöscht und formatiert. Es nicht möglich herauszufinden, ob sie alles richtig gemacht hatte oder ob sie für einen Fremden gehalten wurde.</w:t>
      </w:r>
    </w:p>
    <w:p w14:paraId="44AF11F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Frustriert schalte sie den Laptop ab und ging ins Bett um sich schlafen zu legen.</w:t>
      </w:r>
    </w:p>
    <w:p w14:paraId="0B506E3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27A0429E"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w:t>
      </w:r>
    </w:p>
    <w:p w14:paraId="4A2861B1"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0A38A948"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Während der Rechner neu gestartet wurde, wurde ein kleines Programm ausgeführt, das bestimmte Daten vom Rechner sammelte und erst verschlüsselte und dann komprimierte.</w:t>
      </w:r>
    </w:p>
    <w:p w14:paraId="3AC2EACD"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Das Programm wartete nun darauf, dass der Rechner wieder online ging, dann würde es sich an den programmierten Empfänger übermitteln und entpacken.</w:t>
      </w:r>
    </w:p>
    <w:p w14:paraId="62B6846D"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0F032E28"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 xml:space="preserve"> ***</w:t>
      </w:r>
    </w:p>
    <w:p w14:paraId="080E5EDF"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2A5A362E"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Anique überlegte es sich anders und wollte doch zunächst noch einmal Ihre E-Mails prüfen. Als der Laptop die Internetverbindung herstellte, wurde das wartende Programm priorisiert und verschickt.</w:t>
      </w:r>
    </w:p>
    <w:p w14:paraId="61DD39C8"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7EFE9AE6"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w:t>
      </w:r>
    </w:p>
    <w:p w14:paraId="08896351"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19B3D459"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 xml:space="preserve">Johann Dahlleiter, der Duke Cloud, wunderte sich, als plötzlich bei ihm eine Nachricht auf dem Bildschirm erschien: </w:t>
      </w:r>
    </w:p>
    <w:p w14:paraId="22E61D78"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„Hallo Duke hier ist Thomas, ich habe Dir gesagt, dass ich meine Daten, außer Dir nur einem anderen Menschen zugänglich machen möchte. Der Code wurde eingegeben. Bitte prüfe Dein Mailpostfach, ich habe Dir eine Mail geschickt.“</w:t>
      </w:r>
    </w:p>
    <w:p w14:paraId="710554D7"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Als Johann in seine Mail-Box sah, war dort tatsächlich eine Mail von Thomas Ganghofer und Sie enthielt spezifische Anweisungen:</w:t>
      </w:r>
    </w:p>
    <w:p w14:paraId="7494AA8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Hallo Duke,</w:t>
      </w:r>
    </w:p>
    <w:p w14:paraId="065FB32D"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Ich habe Anique Smits vom AVNL als zweiten Empfänger meiner Daten ausgewählt.</w:t>
      </w:r>
    </w:p>
    <w:p w14:paraId="206971A2"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Hier ist Ihre Moblinummer: xxxxxxx</w:t>
      </w:r>
    </w:p>
    <w:p w14:paraId="083914BE"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Parallel hat Sie von mir eine Text-Nachricht bekommen.</w:t>
      </w:r>
    </w:p>
    <w:p w14:paraId="10DD7C0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Die Code-Basis ist:</w:t>
      </w:r>
    </w:p>
    <w:p w14:paraId="1BEC5C42"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1  | 2  | 3  | 4  | 5  | 6  | 7  | 8  | 9  | 10  | 11 | 12 | 13</w:t>
      </w:r>
    </w:p>
    <w:p w14:paraId="559C1489"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54| 68| 6F| 6D| 61| 73| 23| 41| 6E| 49| 71| 55| 65</w:t>
      </w:r>
    </w:p>
    <w:p w14:paraId="5FCCAD5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4A223606"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Bitte sende Ihr eine Nachricht mit den folgenden Zeichen:  (4) (7) (9) (11) also: 6D 23 6E 71.</w:t>
      </w:r>
    </w:p>
    <w:p w14:paraId="1D7F5B19"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39D69C88"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Als Antwort muss kommen: 15  (3) 6F (13) 65 (5) 61</w:t>
      </w:r>
    </w:p>
    <w:p w14:paraId="793FEE1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249CC1CB"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Dann rufst Du Sie mit Ihrer Nummer an (spoofen kannst Du ja...). Wenn Sie sich meldet lässt Du Dir bitte zwei Besonderheiten aus meinem Keller erklären.</w:t>
      </w:r>
    </w:p>
    <w:p w14:paraId="2CC34477"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Wenn das stimmig ist, dann arbeitet Ihr beide bitte zusammen.</w:t>
      </w:r>
    </w:p>
    <w:p w14:paraId="5A265A27"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Bitte nutze den Stimmenverzerrer, zumindest bis Du sicher bist, das Du die richtige Person hast :-)</w:t>
      </w:r>
    </w:p>
    <w:p w14:paraId="0C5D6A9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76CF6704"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Danke Thomas</w:t>
      </w:r>
    </w:p>
    <w:p w14:paraId="0DAFF2D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3203518F"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w:t>
      </w:r>
    </w:p>
    <w:p w14:paraId="445CAAA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320C6C84"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Aniques Telefon gab das akustische Signal, für eine eingehende Text-Nachricht.</w:t>
      </w:r>
    </w:p>
    <w:p w14:paraId="21ABCA3D"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Verwundert sah Sie zu Ihrem Telefon. Sie hatte schon seit Ewigkeiten keine Text-Nachrichten mehr erhalten. Normalerweise meldete sich nur der Telefonprovider mit einem Angebot über Tarifverlängerungen.</w:t>
      </w:r>
    </w:p>
    <w:p w14:paraId="567A482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Trotzdem sah Sie sich die Nachricht an. Entsetzt schlug Sie die Hände vor ihr Gesicht und schüttelte den Kopf: Das konnte nicht sein!</w:t>
      </w:r>
    </w:p>
    <w:p w14:paraId="2C2F9ACD"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395263A5"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Zum zweiten Mal las Sie den Text:</w:t>
      </w:r>
    </w:p>
    <w:p w14:paraId="28C57B1F"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3B11275C" w14:textId="77777777" w:rsidR="00944672" w:rsidRPr="00944672" w:rsidRDefault="00944672" w:rsidP="00944672">
      <w:pPr>
        <w:autoSpaceDE w:val="0"/>
        <w:autoSpaceDN w:val="0"/>
        <w:adjustRightInd w:val="0"/>
        <w:spacing w:after="0" w:line="292" w:lineRule="auto"/>
        <w:jc w:val="both"/>
        <w:rPr>
          <w:rFonts w:ascii="Arial" w:hAnsi="Arial" w:cs="Arial"/>
          <w:i/>
          <w:iCs/>
          <w:sz w:val="24"/>
          <w:szCs w:val="24"/>
        </w:rPr>
      </w:pPr>
      <w:r w:rsidRPr="00944672">
        <w:rPr>
          <w:rFonts w:ascii="Arial" w:hAnsi="Arial" w:cs="Arial"/>
          <w:i/>
          <w:iCs/>
          <w:sz w:val="24"/>
          <w:szCs w:val="24"/>
        </w:rPr>
        <w:t>Hallo Anique,</w:t>
      </w:r>
    </w:p>
    <w:p w14:paraId="1C1FB8C2" w14:textId="77777777" w:rsidR="00944672" w:rsidRPr="00944672" w:rsidRDefault="00944672" w:rsidP="00944672">
      <w:pPr>
        <w:autoSpaceDE w:val="0"/>
        <w:autoSpaceDN w:val="0"/>
        <w:adjustRightInd w:val="0"/>
        <w:spacing w:after="0" w:line="292" w:lineRule="auto"/>
        <w:ind w:firstLine="227"/>
        <w:jc w:val="both"/>
        <w:rPr>
          <w:rFonts w:ascii="Arial" w:hAnsi="Arial" w:cs="Arial"/>
          <w:i/>
          <w:iCs/>
          <w:sz w:val="24"/>
          <w:szCs w:val="24"/>
        </w:rPr>
      </w:pPr>
      <w:r w:rsidRPr="00944672">
        <w:rPr>
          <w:rFonts w:ascii="Arial" w:hAnsi="Arial" w:cs="Arial"/>
          <w:i/>
          <w:iCs/>
          <w:sz w:val="24"/>
          <w:szCs w:val="24"/>
        </w:rPr>
        <w:t>Der Code wurde geknackt! – Wenn Du es nicht warst, dann haben wir ein Problem.</w:t>
      </w:r>
    </w:p>
    <w:p w14:paraId="07FFB722" w14:textId="77777777" w:rsidR="00944672" w:rsidRPr="00944672" w:rsidRDefault="00944672" w:rsidP="00944672">
      <w:pPr>
        <w:autoSpaceDE w:val="0"/>
        <w:autoSpaceDN w:val="0"/>
        <w:adjustRightInd w:val="0"/>
        <w:spacing w:after="0" w:line="292" w:lineRule="auto"/>
        <w:ind w:firstLine="227"/>
        <w:jc w:val="both"/>
        <w:rPr>
          <w:rFonts w:ascii="Arial" w:hAnsi="Arial" w:cs="Arial"/>
          <w:i/>
          <w:iCs/>
          <w:sz w:val="24"/>
          <w:szCs w:val="24"/>
        </w:rPr>
      </w:pPr>
      <w:r w:rsidRPr="00944672">
        <w:rPr>
          <w:rFonts w:ascii="Arial" w:hAnsi="Arial" w:cs="Arial"/>
          <w:i/>
          <w:iCs/>
          <w:sz w:val="24"/>
          <w:szCs w:val="24"/>
        </w:rPr>
        <w:t>Du wirst gleich eine zweite Nachricht erhalten ... von Dir! Der Code muss die Zeichen: 4, 7, 9 und 11 umfassen.</w:t>
      </w:r>
    </w:p>
    <w:p w14:paraId="78213FDB" w14:textId="77777777" w:rsidR="00944672" w:rsidRPr="00944672" w:rsidRDefault="00944672" w:rsidP="00944672">
      <w:pPr>
        <w:autoSpaceDE w:val="0"/>
        <w:autoSpaceDN w:val="0"/>
        <w:adjustRightInd w:val="0"/>
        <w:spacing w:after="0" w:line="292" w:lineRule="auto"/>
        <w:ind w:firstLine="227"/>
        <w:jc w:val="both"/>
        <w:rPr>
          <w:rFonts w:ascii="Arial" w:hAnsi="Arial" w:cs="Arial"/>
          <w:i/>
          <w:iCs/>
          <w:sz w:val="24"/>
          <w:szCs w:val="24"/>
        </w:rPr>
      </w:pPr>
    </w:p>
    <w:p w14:paraId="2E9BB0B7" w14:textId="77777777" w:rsidR="00944672" w:rsidRPr="00944672" w:rsidRDefault="00944672" w:rsidP="00944672">
      <w:pPr>
        <w:autoSpaceDE w:val="0"/>
        <w:autoSpaceDN w:val="0"/>
        <w:adjustRightInd w:val="0"/>
        <w:spacing w:after="0" w:line="292" w:lineRule="auto"/>
        <w:jc w:val="both"/>
        <w:rPr>
          <w:rFonts w:ascii="Arial" w:hAnsi="Arial" w:cs="Arial"/>
          <w:i/>
          <w:iCs/>
          <w:sz w:val="24"/>
          <w:szCs w:val="24"/>
        </w:rPr>
      </w:pPr>
      <w:r w:rsidRPr="00944672">
        <w:rPr>
          <w:rFonts w:ascii="Arial" w:hAnsi="Arial" w:cs="Arial"/>
          <w:i/>
          <w:iCs/>
          <w:sz w:val="24"/>
          <w:szCs w:val="24"/>
        </w:rPr>
        <w:t>Du musst mit den Zeichen: 15, 3, 13 und 5 antworten.</w:t>
      </w:r>
    </w:p>
    <w:p w14:paraId="25D73592" w14:textId="77777777" w:rsidR="00944672" w:rsidRPr="00944672" w:rsidRDefault="00944672" w:rsidP="00944672">
      <w:pPr>
        <w:autoSpaceDE w:val="0"/>
        <w:autoSpaceDN w:val="0"/>
        <w:adjustRightInd w:val="0"/>
        <w:spacing w:after="0" w:line="292" w:lineRule="auto"/>
        <w:ind w:firstLine="227"/>
        <w:jc w:val="both"/>
        <w:rPr>
          <w:rFonts w:ascii="Arial" w:hAnsi="Arial" w:cs="Arial"/>
          <w:i/>
          <w:iCs/>
          <w:sz w:val="24"/>
          <w:szCs w:val="24"/>
        </w:rPr>
      </w:pPr>
    </w:p>
    <w:p w14:paraId="4C2EFAC1" w14:textId="77777777" w:rsidR="00944672" w:rsidRPr="00944672" w:rsidRDefault="00944672" w:rsidP="00944672">
      <w:pPr>
        <w:autoSpaceDE w:val="0"/>
        <w:autoSpaceDN w:val="0"/>
        <w:adjustRightInd w:val="0"/>
        <w:spacing w:after="0" w:line="292" w:lineRule="auto"/>
        <w:jc w:val="both"/>
        <w:rPr>
          <w:rFonts w:ascii="Arial" w:hAnsi="Arial" w:cs="Arial"/>
          <w:i/>
          <w:iCs/>
          <w:sz w:val="24"/>
          <w:szCs w:val="24"/>
        </w:rPr>
      </w:pPr>
      <w:r w:rsidRPr="00944672">
        <w:rPr>
          <w:rFonts w:ascii="Arial" w:hAnsi="Arial" w:cs="Arial"/>
          <w:i/>
          <w:iCs/>
          <w:sz w:val="24"/>
          <w:szCs w:val="24"/>
        </w:rPr>
        <w:t>Wenn das so war, wirst Du einen Anruf erhalten.</w:t>
      </w:r>
    </w:p>
    <w:p w14:paraId="41569A5A" w14:textId="77777777" w:rsidR="00944672" w:rsidRPr="00944672" w:rsidRDefault="00944672" w:rsidP="00944672">
      <w:pPr>
        <w:autoSpaceDE w:val="0"/>
        <w:autoSpaceDN w:val="0"/>
        <w:adjustRightInd w:val="0"/>
        <w:spacing w:after="0" w:line="292" w:lineRule="auto"/>
        <w:ind w:firstLine="227"/>
        <w:jc w:val="both"/>
        <w:rPr>
          <w:rFonts w:ascii="Arial" w:hAnsi="Arial" w:cs="Arial"/>
          <w:i/>
          <w:iCs/>
          <w:sz w:val="24"/>
          <w:szCs w:val="24"/>
        </w:rPr>
      </w:pPr>
      <w:r w:rsidRPr="00944672">
        <w:rPr>
          <w:rFonts w:ascii="Arial" w:hAnsi="Arial" w:cs="Arial"/>
          <w:i/>
          <w:iCs/>
          <w:sz w:val="24"/>
          <w:szCs w:val="24"/>
        </w:rPr>
        <w:t>Du wirst aufgefordert, etwas zu beschreiben bzw. zu erklären, nur wenn das korrekt erfolgt, erhältst Du Zugang zu weiteren Informationen.</w:t>
      </w:r>
    </w:p>
    <w:p w14:paraId="326C392D" w14:textId="77777777" w:rsidR="00944672" w:rsidRPr="00944672" w:rsidRDefault="00944672" w:rsidP="00944672">
      <w:pPr>
        <w:autoSpaceDE w:val="0"/>
        <w:autoSpaceDN w:val="0"/>
        <w:adjustRightInd w:val="0"/>
        <w:spacing w:after="0" w:line="292" w:lineRule="auto"/>
        <w:ind w:firstLine="227"/>
        <w:jc w:val="both"/>
        <w:rPr>
          <w:rFonts w:ascii="Arial" w:hAnsi="Arial" w:cs="Arial"/>
          <w:i/>
          <w:iCs/>
          <w:sz w:val="24"/>
          <w:szCs w:val="24"/>
        </w:rPr>
      </w:pPr>
    </w:p>
    <w:p w14:paraId="7CDA3BF3" w14:textId="77777777" w:rsidR="00944672" w:rsidRPr="00944672" w:rsidRDefault="00944672" w:rsidP="00944672">
      <w:pPr>
        <w:autoSpaceDE w:val="0"/>
        <w:autoSpaceDN w:val="0"/>
        <w:adjustRightInd w:val="0"/>
        <w:spacing w:after="0" w:line="292" w:lineRule="auto"/>
        <w:jc w:val="both"/>
        <w:rPr>
          <w:rFonts w:ascii="Arial" w:hAnsi="Arial" w:cs="Arial"/>
          <w:i/>
          <w:iCs/>
          <w:sz w:val="24"/>
          <w:szCs w:val="24"/>
        </w:rPr>
      </w:pPr>
      <w:r w:rsidRPr="00944672">
        <w:rPr>
          <w:rFonts w:ascii="Arial" w:hAnsi="Arial" w:cs="Arial"/>
          <w:i/>
          <w:iCs/>
          <w:sz w:val="24"/>
          <w:szCs w:val="24"/>
        </w:rPr>
        <w:t>Sorry, aber ich muss sichergehen, dass Du, Du bist.</w:t>
      </w:r>
    </w:p>
    <w:p w14:paraId="5B3AD9DA" w14:textId="77777777" w:rsidR="00944672" w:rsidRPr="00944672" w:rsidRDefault="00944672" w:rsidP="00944672">
      <w:pPr>
        <w:autoSpaceDE w:val="0"/>
        <w:autoSpaceDN w:val="0"/>
        <w:adjustRightInd w:val="0"/>
        <w:spacing w:after="0" w:line="292" w:lineRule="auto"/>
        <w:ind w:firstLine="227"/>
        <w:jc w:val="both"/>
        <w:rPr>
          <w:rFonts w:ascii="Arial" w:hAnsi="Arial" w:cs="Arial"/>
          <w:i/>
          <w:iCs/>
          <w:sz w:val="24"/>
          <w:szCs w:val="24"/>
        </w:rPr>
      </w:pPr>
    </w:p>
    <w:p w14:paraId="7BC474B5"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i/>
          <w:iCs/>
          <w:sz w:val="24"/>
          <w:szCs w:val="24"/>
        </w:rPr>
        <w:t>Danke für alles, Thomas</w:t>
      </w:r>
    </w:p>
    <w:p w14:paraId="3ABE2EE7"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2D1A242B"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p>
    <w:p w14:paraId="5EEA4DB3"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lastRenderedPageBreak/>
        <w:t>Ungläubig sah Anique das Telefon an. Thomas hatte für den Fall vorgesorgt, dass ihm etwas passiert!</w:t>
      </w:r>
    </w:p>
    <w:p w14:paraId="5DB3C23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Aber er spielte mit dem Risiko. Wäre Sie auch gestorben, so hätte Sie die Nachricht nicht erhalten.</w:t>
      </w:r>
    </w:p>
    <w:p w14:paraId="542D966F"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 Moment ... Denkfehler!“ Schlagartig wurd ihr der Denkfehler klar. Wäre Sie gestorben, hätte Sie den Code nicht lösen können, dann wäre die Daten für immer verloren.“ </w:t>
      </w:r>
    </w:p>
    <w:p w14:paraId="73F108D9"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Etwas hämmerte Ihr gegen die Stirn. </w:t>
      </w:r>
    </w:p>
    <w:p w14:paraId="00ED5596"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Mit der flachen Hand ... das war sie selber .... </w:t>
      </w:r>
    </w:p>
    <w:p w14:paraId="2BF90C92"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„Schon wieder ein Denkfehler.“ Außer Ihr gab es noch jemanden, dem Thomas so viel Vertrauen entgegenbrachte, dass diese Person Zugriff das Thomas Daten erhielt. Ein Anflug von Eifersucht überfiel sie, als das Telefon erneut ein Ton-Signal gab.</w:t>
      </w:r>
    </w:p>
    <w:p w14:paraId="0C6415E9"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76A93497"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Text-Nachricht von Anique Smits: 6D 23 6E 71</w:t>
      </w:r>
    </w:p>
    <w:p w14:paraId="54537C1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21CCE19D"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Anique schaute das Telefon an, als wäre es giftig und dachte: „Was zum Henker?!“</w:t>
      </w:r>
    </w:p>
    <w:p w14:paraId="4BF81AA7"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Dann nahm sie das Telefon in die Hand und stutze. Dann tippte sie ganz sorgfältig: 15 6F 65 61</w:t>
      </w:r>
    </w:p>
    <w:p w14:paraId="0823519D"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Die Nachricht von Thomas enthielt einen zweiten Sicherheitstest. Die Zeichenlänge war 13, Thomas hatte 15 Zeichen vorgegeben. Es gab damit 4 Möglichkeiten: 15 oder 0F bzw. 21 oder 15.</w:t>
      </w:r>
    </w:p>
    <w:p w14:paraId="4DFE987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Die Frage war: wollte Thomas den Dezimalwert oder den Hexa-Dezimalwert von 15? Oder war die 15 gemeint als Hexa-Dezimalwert von 21? Und ... welchen der 4 Werte sollte Sie senden?</w:t>
      </w:r>
    </w:p>
    <w:p w14:paraId="3B2B5842"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Sie hatte sich für die 15 entschieden, weil Thomas diesen Wert an erster Stelle gesetzt hatte.</w:t>
      </w:r>
    </w:p>
    <w:p w14:paraId="08E5A5B6"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Wenn Sie recht hatte, würde sie einen Anruf erhalten, wenn nicht, ging sie davon aus, dass jede weitere Kommunikation unterbrochen sein würde.</w:t>
      </w:r>
    </w:p>
    <w:p w14:paraId="6D12E066"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0837AC7C"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w:t>
      </w:r>
    </w:p>
    <w:p w14:paraId="5AE0B53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7995B4BB"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Der Duke sah sich die Nachricht an. Die Zeichenfolge war korrekt. Woher wusste der Absender, was die richtige Eingabe war? Er schloss das Telefon an den Ton-Manipulator an und wählte die Telefonnummer.</w:t>
      </w:r>
    </w:p>
    <w:p w14:paraId="7F43666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Nach dem zweiten Klingeln meldete sich eine Frauenstimme: „Hallo?“ Klang es fragend in seinem Ohr.</w:t>
      </w:r>
    </w:p>
    <w:p w14:paraId="57BBD8ED"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Er sprach mit normaler Stimme, aber der Ton-Manipulator mischte einen Bariton-Ton dazu, und so klang seine Stimme tiefer und runder.</w:t>
      </w:r>
    </w:p>
    <w:p w14:paraId="5C7DEAC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lastRenderedPageBreak/>
        <w:t>„Ich wurde aufgefordert, Ihnen einen Zahlen-Code zu senden. Daraufhin habe Sie mit dem korrekten Code geantwortet. Ich habe zwei Fragen an Sie, die Sie bitte nacheinander beantworten:</w:t>
      </w:r>
    </w:p>
    <w:p w14:paraId="65A445E8"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Erstens: Wer sind Sie? Name, Anschrift, Job</w:t>
      </w:r>
    </w:p>
    <w:p w14:paraId="6A1AB3E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Bitte antworten Sie jetzt.“</w:t>
      </w:r>
    </w:p>
    <w:p w14:paraId="1D7501A9"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Anique hatte sofort erkannt, dass die Stimme moduliert worden war und antwortete: „Woher weiß ich, dass ich es nicht mit einer aufgezeichneten Sprachnachricht zu tun habe?“</w:t>
      </w:r>
    </w:p>
    <w:p w14:paraId="2CCD6838"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Die Stimme antwortete: „Danke das Sie das hinterfragen, ich bin mir auch nicht sicher, ob Sie sie sind. Bitte beantworten Sie meine erste Frage.“</w:t>
      </w:r>
    </w:p>
    <w:p w14:paraId="5F23EC2E"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„Mein Name ist Anique Smits, ich bin die Abteilung forensische Copmuter-Recherche beim AVNL.“</w:t>
      </w:r>
    </w:p>
    <w:p w14:paraId="002897A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„Das klingt, als wären Sie keine Aufzeichnung. Aber das mit dem AVNL gibt mir zu denken!“</w:t>
      </w:r>
    </w:p>
    <w:p w14:paraId="304D92B8"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„Wenn ich Sie hereinlegen, hätte wollen, dann hätte ich anders geantwortet. Aber warum führen Sie das Gespräch? Wer sind Sie?“</w:t>
      </w:r>
    </w:p>
    <w:p w14:paraId="2B025C29"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„Wenn ich sicher bin, dass Sie die richtige Adressatin sind, gebe ich mich zu erkennen! Versprochen“ über das ‚versprochen‘ musste Anique schmunzeln.</w:t>
      </w:r>
    </w:p>
    <w:p w14:paraId="1496656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Mit einem Lächeln in der Stimme fuhr sie fort: „Ich nehme Sie beim Wort! Was ist die zweite Frage?“</w:t>
      </w:r>
    </w:p>
    <w:p w14:paraId="68BD6926"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„Ich stelle fest, Sie nehmen das Gespräch ernst!“ Antwortetet die Stimme und fuhr fort: „Es gibt einen bestimmten Keller. Nennen Sie mir eine Besonderheit aus diesem Keller.“ </w:t>
      </w:r>
    </w:p>
    <w:p w14:paraId="4577C83F"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„Abgesehen von der Tatsache, dass er mit Thermit zerstört wurde?“ Entfuhr es ihr in einem gefährlich giftigen Tonfall. </w:t>
      </w:r>
    </w:p>
    <w:p w14:paraId="1F49F2E1"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„So schlimm? Das wusste ich nicht!“ Hörte Sie eine betroffene Stimme. Das Entsetzen war trotz der Tonmanipulation deutlich zu hören.</w:t>
      </w:r>
    </w:p>
    <w:p w14:paraId="72F75AF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„Bitte nehmen Sie meine Entschuldigung an und fahren Sie fort!“</w:t>
      </w:r>
    </w:p>
    <w:p w14:paraId="166A46B2"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Über diese Reaktion war Anique verwundert, gleichzeitig wusste Sie, dass dieses Gespräch live geführt wurde. Sie atmete hörbar tief durch und sagte: „Jetzt weiß auch ich, dass wir live sprechen. Der Arbeitsplatz sah aus wie die Kommandozentrale der Enterprise.“ Kurze Pause „Na ja, fast. Aber auf mich hat Sie immer so gewirkt.“</w:t>
      </w:r>
    </w:p>
    <w:p w14:paraId="0626E9B8"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„Anique, Sie waren die beste Freundin, die Thomas hatte.“ Sagte die Stimme, und fuhr dann fort: „Ich bin der ‚Duke Cloud‘ und so etwas, wie ein Bruder im Geiste, von Thomas.“ Annique dachte kurz nach und antwortete: „Johann Dahlleiter! InBev104! Verdammt, ich hätte es Wissen müssen!“</w:t>
      </w:r>
    </w:p>
    <w:p w14:paraId="1DE0DD29"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Die Stimme im Telefon lachte auf: „Sie kennen mich?! Wow, jetzt bin ICH überrascht!“ Nach einer kurzen Pause sagte der Duke: „Anique, das mit Thomas tut mir leid. Ich benötige etwas Zeit. Dann melde ich mich erneut und geben den Zugriff auf die Daten, </w:t>
      </w:r>
      <w:r w:rsidRPr="00944672">
        <w:rPr>
          <w:rFonts w:ascii="Arial" w:hAnsi="Arial" w:cs="Arial"/>
          <w:sz w:val="24"/>
          <w:szCs w:val="24"/>
        </w:rPr>
        <w:lastRenderedPageBreak/>
        <w:t>die Thomas hinterlassen hat. Ich nutze diese Telefonnummer.“ Damit wurde das Gespräch beendet.</w:t>
      </w:r>
    </w:p>
    <w:p w14:paraId="569132E7"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Anique legte sich wieder ins Bett. Mit Tränen in den Augen schlief sie ein.</w:t>
      </w:r>
    </w:p>
    <w:p w14:paraId="1B5AACED"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00A8ADE2"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p>
    <w:p w14:paraId="622369E7"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commentReference w:id="448"/>
      </w:r>
      <w:r w:rsidRPr="00944672">
        <w:rPr>
          <w:rFonts w:ascii="Arial" w:hAnsi="Arial" w:cs="Arial"/>
          <w:b/>
          <w:bCs/>
          <w:sz w:val="24"/>
          <w:szCs w:val="24"/>
        </w:rPr>
        <w:t>&gt;&gt;&gt; Russland, Juli 2014 &lt;&lt;&lt;</w:t>
      </w:r>
    </w:p>
    <w:p w14:paraId="03A2A29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Nach dem Test auf dem Testgelände Kasputin Jar, gab es regen diplomatischen Austausch zwischen Moskau und Pyonyang. Im Zuge dieses Austausches erhielten die nordkoreanischen Techniker die Anweisung, bis auf Weiteres, auf dem Testgelände zu bleiben.</w:t>
      </w:r>
    </w:p>
    <w:p w14:paraId="1144D187"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Bei dem Austausch ging es um weitergehende Testmöglichkeiten und wie diese zu bewerkstelligen wären. Die Nordkoreaner hingegen, verwiesen darauf, dass die modifizierten Raketen benutzt worden waren, und es keine weiteren Raketen in Kasputin Jar gab. Gleichzeitig wollten die Russen nicht noch einmal Transportkosten zahlen.</w:t>
      </w:r>
    </w:p>
    <w:p w14:paraId="1826EAE2"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Man kam überein, dass die Nordkoreaner eine russische Rakete modifizieren würden, um einen weiteren Test durchführen zu können.</w:t>
      </w:r>
    </w:p>
    <w:p w14:paraId="280D947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2C05E4E3"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w:t>
      </w:r>
    </w:p>
    <w:p w14:paraId="792AA6C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744C7FEC"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commentReference w:id="449"/>
      </w:r>
      <w:r w:rsidRPr="00944672">
        <w:rPr>
          <w:rFonts w:ascii="Arial" w:hAnsi="Arial" w:cs="Arial"/>
          <w:b/>
          <w:bCs/>
          <w:sz w:val="24"/>
          <w:szCs w:val="24"/>
        </w:rPr>
        <w:t>&gt;&gt;&gt; Kursk: Sitz des leitenden Militärinspekteurs &lt;&lt;&lt;</w:t>
      </w:r>
    </w:p>
    <w:p w14:paraId="35D46EF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Leitender Militärinspekteur, Zentralrussland, Generaloberst Nikolaj Fjodorowitsch Tkatschow verfluchte den Titel der Position, die er jetzt bekleidete. Dieser Titel klang gut, war aber mit keinen Befugnissen ausgestattet. Man könnte sagen, dass man ihn in Poststelle versetzt hatte. Das ließ sich daran erkennen, dass er nicht in Moskau, sondern in Kursk saß, so das er seine Netzwerke nicht pflegen konnte.</w:t>
      </w:r>
    </w:p>
    <w:p w14:paraId="31B167F9"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 Aber bereits in dem Film „The Secret of My Succe$s“ aus dem Jahre 1987 wusste der Hauptdarsteller, Michael J. Fox, die Informationen zu nutzen, die dort bereitlagen. Auch auf dem Schreibtisch von Nikolaj Fjodorowitsch Tkatschow hatte sich eine Information angefunden, die – für ihn – wie das Ticket zurück aussah. Die Frage, die sich ihm stellte, war, wie musste er seine Karten spielen, damit er aus seiner misslichen Lage herauskam.</w:t>
      </w:r>
    </w:p>
    <w:p w14:paraId="7DEE936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Er musste verschiedenen Gefallen einfordern, damit er, nach dem Fahler, den er gemacht hatte, nicht erschossen, oder schlimmer noch in einem Gulag verschwinden würde. Da seine Gefallen aufgebraucht waren und er vielmehr einigen Personen seinerseits nun einen Gefallen schuldete, musste er sich einen Plan zurechtlegen.</w:t>
      </w:r>
    </w:p>
    <w:p w14:paraId="449A798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Er hatte Zugang zum zentralen Informationssystem, so das er hinsichtlich der aktuellen Situation auf dem Laufenden war, aber ihm viel keiner ein, der von einer verfügbaren BUK-Batterie profitieren konnte.</w:t>
      </w:r>
    </w:p>
    <w:p w14:paraId="75348A5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Also wandte er sich wieder dem Informationssystem zu, um sich auf den neuesten Stand zu bringen.</w:t>
      </w:r>
    </w:p>
    <w:p w14:paraId="7BAC90E2"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lastRenderedPageBreak/>
        <w:t>Nach einer Weile kam er zu den Informationen über die „freiwilligen“, die im Donezk aktiv waren. Logischerweise konnte er nichts mit den Informationen anfangen, wer die Verantwortlichen waren, die die „Freiwilligen“ versetzt hatten. Es war offensichtlich, dass das von oben so gewollt war, damit ließ sich daraus kein Vorteil ziehen.</w:t>
      </w:r>
    </w:p>
    <w:p w14:paraId="263F276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Damit er besser an die Informationen über die Modifikation der BUK herankam, musste er das System in seine Nähe bekommen. </w:t>
      </w:r>
    </w:p>
    <w:p w14:paraId="5FD7C3F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Ihm kam ein Name in Erinnerung, den er von früher kannte, eine Person in die Kategorie: „Nur dann kontaktieren, wenn nicht anders mehr geht“. Er recherchierte etwas, dann nahm er sein Telefon und wählte die Nummer, die als letzte angegeben war. „Ja Bitte?“, meldete sich eine vertraute Stimme. „Oleg Vladimirovich, hier spricht Nikolaj Fjodorowitsch.“ </w:t>
      </w:r>
    </w:p>
    <w:p w14:paraId="7386500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„Das ist eine Überraschung, Nikolaj Fjodorowitsch, wie ist es in Kursk und als leitender Militärinspekteur, Zentralrussland?“ „Oleg Vladimirovich, will ich wissen, woher Ihnen das bekannt ist?“ „Ich denke, dass Sie das nicht wollen. Aber sagen Sie, Nikolaj Fjodorowitsch, was mir die Freude Ihres Anrufes beschert. Darf ich davon ausgehen, dass Sie Kursk als Dienstsitz nicht sonderlich attraktiv finden?“</w:t>
      </w:r>
    </w:p>
    <w:p w14:paraId="02B9AA5D"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„Oleg Vladimirovich, ihre Kenntnisse und Einschätzungen sind wie immer zutreffend. Ich würde gern wissen, was Ihnen über die BUG-M1 bekannt ist.“</w:t>
      </w:r>
    </w:p>
    <w:p w14:paraId="27C968B6"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„Hmm. Ich werden von einem Generalobersten zu einem älteren Waffensystem befragt. Das bedeutet, dass es nicht um die BUK-M1 im Allgemeinen, sondern um etwas anderes geht.“</w:t>
      </w:r>
    </w:p>
    <w:p w14:paraId="74C2C71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Generaloberst Nikolaj Fjodorowitsch Tkatschow ließ sich nicht aus der Reserve locken und schwieg. Es war für ihn wichtig, zu verstehen, was Oleg Vladimirovich Iwannikow, der unter dem Tarnnamen ‚Oreon‘ bekannt war, über die Situation wusste.</w:t>
      </w:r>
    </w:p>
    <w:p w14:paraId="6F5BA37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Nach einem Augenblick des Nachdenkens sagte ‚Oreon‘: „Erstens: Im vergangen Jahr gab es verschiedenen Treffen im Büro von Armeegeneral Oleg Salyukov. Zweitens: Im Anschluss an diese Treffen wurde ein reger Informationsaustausch mit unseren ‚lieben Brüdern‘ in Nordkorea beobachtet.</w:t>
      </w:r>
    </w:p>
    <w:p w14:paraId="299A6FAF"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Drittens: Vor kurzem ist eine IIljushin Il-76 nach Nordkorea geflogen und hat dort etwas abgeholt. Es wird kolportiert, dass dabei Personen befördert wurden.</w:t>
      </w:r>
    </w:p>
    <w:p w14:paraId="24BB5E9F"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Viertens: Ein Generaloberst meldet sich bei mir, um sich nach einem aktiven Waffensystem zu erkundigen.“</w:t>
      </w:r>
    </w:p>
    <w:p w14:paraId="4329CFA1"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Oleg Vladimirovich Iwannikow atmete tief ein, dann sprach er erneut: „Generaloberst Nikolaj Fjodorowitsch Tkatschow, ich denke, dass die BUK-M1 ein Upgrade unterzogen werden soll, an dem die Nordkoreaner beteiligt sind. Wenn dass so ist, dann wird es mit hoher Wahrscheinlichkeit um ein Software-Upgrade handeln, da ‚unsere lieben Brüder‘ sich hier eine glanzvolle Expertise haben, die wir leider nicht mehr haben. Wenn ich den Gedanken weiter fortführe, und Ihrem Anruf eine stärkere Wirkung zuspreche, so gehe ich davon aus, dass Sie gern Zugriff auf entweder das Waffensystem oder aber </w:t>
      </w:r>
      <w:r w:rsidRPr="00944672">
        <w:rPr>
          <w:rFonts w:ascii="Arial" w:hAnsi="Arial" w:cs="Arial"/>
          <w:sz w:val="24"/>
          <w:szCs w:val="24"/>
        </w:rPr>
        <w:lastRenderedPageBreak/>
        <w:t>mindestens auf die Informationen haben möchten. Diese Informationen könnten Sie dann nutzen, um wieder nach Moskau zurückzukehren.“ Die Atmung seines Gesprächspartners verriet ihm, dass er gut getippt hatte.</w:t>
      </w:r>
    </w:p>
    <w:p w14:paraId="360F3379"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„Nikolaj Fjodorowitsch, was genau möchten Sie von mir? Und, ebenso wichtig, was habe ich davon?“</w:t>
      </w:r>
    </w:p>
    <w:p w14:paraId="00367696"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447012DD"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w:t>
      </w:r>
    </w:p>
    <w:p w14:paraId="1A906EDF"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31FA26EC"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commentReference w:id="450"/>
      </w:r>
      <w:r w:rsidRPr="00944672">
        <w:rPr>
          <w:rFonts w:ascii="Arial" w:hAnsi="Arial" w:cs="Arial"/>
          <w:b/>
          <w:bCs/>
          <w:sz w:val="24"/>
          <w:szCs w:val="24"/>
        </w:rPr>
        <w:t>&gt;&gt;&gt; Testgelände der 53. Luftabwehrbrigade &lt;&lt;&lt;</w:t>
      </w:r>
    </w:p>
    <w:p w14:paraId="64B3F14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Das Telefonat zwischen Generaloberst Nikolaj Fjodorowitsch Tkatschow und dem GRU Commander ‚Orion‘ hatte zur Folge, dass verschiedne Fäden gesponnen und Strippen gezogen wurden. </w:t>
      </w:r>
    </w:p>
    <w:p w14:paraId="663BAD1F"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Im Ergebnis ergab es sich, dass als Testgebiet Kursk, der Standort der 53. Luftabwehrbrigade gewählt wurde.</w:t>
      </w:r>
    </w:p>
    <w:p w14:paraId="1A6D5BED"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Die Brigade sollte Übungen durchführen, so das sich die Modifizierungen, vor Ort im Feld, testen lassen könnte.</w:t>
      </w:r>
    </w:p>
    <w:p w14:paraId="706C4885"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Die Fahrt von Snamensk nach Kursk würde mindestens 11 Stunden, eher 15 Stunden dauern, die Flugzeit betrug nur etwas über einer Stunde.</w:t>
      </w:r>
    </w:p>
    <w:p w14:paraId="052703B7"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Es wurde vereinbart, dass die Nordkoreaner am 11. Juli nach Kursk verlegt werden sollten. In den Werkstätten der 53. Luftabwehrbrigade könnten dann zwei Raketen, für weitere Tests modifiziert werden. </w:t>
      </w:r>
    </w:p>
    <w:p w14:paraId="44C63E7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Ebenso könnte bei einer BUK-M1 das nordkoreanische Steuergerät installiert werden, so das die besten Voraussetzungen für einen guten Test vorliegen würden.</w:t>
      </w:r>
    </w:p>
    <w:p w14:paraId="045699BF"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0954F14F"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w:t>
      </w:r>
    </w:p>
    <w:p w14:paraId="1ABA0AA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6E37E09D"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Wie geplant wurde die Verlegung am 11. Juli durchgeführt. Am späten Abend war die Ankunft in Kursk, auf dem Gelände der 53. Luftabwehrbrigade, und gegen 21:30 Uhr waren alle Sachen verstaut und die Quartiere bezogen.</w:t>
      </w:r>
    </w:p>
    <w:p w14:paraId="70B0E476"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Am nächsten Tag begannen die Techniker mit der Umrüstung, der Raketen.</w:t>
      </w:r>
    </w:p>
    <w:p w14:paraId="4D3985C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Für den 14. Juli war ein erneuter Test vorgesehen.</w:t>
      </w:r>
    </w:p>
    <w:p w14:paraId="32CD96A2"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141883F2"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w:t>
      </w:r>
    </w:p>
    <w:p w14:paraId="0B8A8C25"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5D2F27E1"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p>
    <w:p w14:paraId="7519C4AB"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commentReference w:id="451"/>
      </w:r>
      <w:r w:rsidRPr="00944672">
        <w:rPr>
          <w:rFonts w:ascii="Arial" w:hAnsi="Arial" w:cs="Arial"/>
          <w:b/>
          <w:bCs/>
          <w:sz w:val="24"/>
          <w:szCs w:val="24"/>
        </w:rPr>
        <w:t>&gt;&gt;&gt; Den Haag, Juli 2014 &lt;&lt;&lt;</w:t>
      </w:r>
    </w:p>
    <w:p w14:paraId="789ABD78"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Am 11. Juli gab es in der Zentrale des AIVD, in Den Haag, eine Sitzung zu den bisherigen Geschehnissen. Nach kurzer Diskussion war man sich einig, dass die Bombe kein Zufall war. </w:t>
      </w:r>
    </w:p>
    <w:p w14:paraId="63638D6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lastRenderedPageBreak/>
        <w:t xml:space="preserve">„Die Techniker beim DEODS (Defence Explosive Ordnance Disposal Service [dem niederländischen Bombenräumkommando]) und </w:t>
      </w:r>
      <w:r w:rsidRPr="00944672">
        <w:rPr>
          <w:rFonts w:ascii="Arial" w:hAnsi="Arial" w:cs="Arial"/>
          <w:noProof/>
          <w:sz w:val="24"/>
          <w:szCs w:val="24"/>
        </w:rPr>
        <w:t>hier</w:t>
      </w:r>
      <w:r w:rsidRPr="00944672">
        <w:rPr>
          <w:rFonts w:ascii="Arial" w:hAnsi="Arial" w:cs="Arial"/>
          <w:sz w:val="24"/>
          <w:szCs w:val="24"/>
        </w:rPr>
        <w:t xml:space="preserve"> im Haus Sitzen an der Auswertung der Daten.“ Piet Klocke hatte das Wort, „Jeder </w:t>
      </w:r>
      <w:r w:rsidRPr="00944672">
        <w:rPr>
          <w:rFonts w:ascii="Arial" w:hAnsi="Arial" w:cs="Arial"/>
          <w:noProof/>
          <w:sz w:val="24"/>
          <w:szCs w:val="24"/>
        </w:rPr>
        <w:t>arbeitet so schnell es geht</w:t>
      </w:r>
      <w:r w:rsidRPr="00944672">
        <w:rPr>
          <w:rFonts w:ascii="Arial" w:hAnsi="Arial" w:cs="Arial"/>
          <w:sz w:val="24"/>
          <w:szCs w:val="24"/>
        </w:rPr>
        <w:t xml:space="preserve">. Die Wahrscheinlichkeit, dass ein weiterer Anschlag in den Niederlanden stattfinden kann, ist nicht von der Hand zu weisen.“ </w:t>
      </w:r>
    </w:p>
    <w:p w14:paraId="7D35203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Joost van der Dijkstraat antwortete, „Piet, ich glaube nicht, dass Du übertreibst. Mich bewegen ein paar Fragen, die ich nicht aus dem Kopf bekomme. Erstens: Woher wussten ‚die‘, wer </w:t>
      </w:r>
      <w:r w:rsidRPr="00944672">
        <w:rPr>
          <w:rFonts w:ascii="Arial" w:hAnsi="Arial" w:cs="Arial"/>
          <w:noProof/>
          <w:sz w:val="24"/>
          <w:szCs w:val="24"/>
        </w:rPr>
        <w:t>auch</w:t>
      </w:r>
      <w:r w:rsidRPr="00944672">
        <w:rPr>
          <w:rFonts w:ascii="Arial" w:hAnsi="Arial" w:cs="Arial"/>
          <w:sz w:val="24"/>
          <w:szCs w:val="24"/>
        </w:rPr>
        <w:t xml:space="preserve"> immer ‚die‘ sind, von dem Ort? Der Wechsel war kurzfristig angesetzt worden. Zweitens: Wem galt der Anschlag? Und drittens: Wieso Thermit?“</w:t>
      </w:r>
    </w:p>
    <w:p w14:paraId="7A215F07"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Piet antwortete, „Du hast recht Joost, wir überprüfen zur Zeit die Gästeliste auf gefährdete Personen. Ich kann sagen, dass Ihr beide,“ er zeigte auf Anique und Joost, „die attraktivsten Ziele ward; zumindest, wenn jemand eine Bombe nutzen würde. Für ein ‚normales‘ Attentat kommen vier andere in Frage. ... Und </w:t>
      </w:r>
      <w:r w:rsidRPr="00944672">
        <w:rPr>
          <w:rFonts w:ascii="Arial" w:hAnsi="Arial" w:cs="Arial"/>
          <w:noProof/>
          <w:sz w:val="24"/>
          <w:szCs w:val="24"/>
        </w:rPr>
        <w:t>ja</w:t>
      </w:r>
      <w:r w:rsidRPr="00944672">
        <w:rPr>
          <w:rFonts w:ascii="Arial" w:hAnsi="Arial" w:cs="Arial"/>
          <w:sz w:val="24"/>
          <w:szCs w:val="24"/>
        </w:rPr>
        <w:t xml:space="preserve">, die überprüfen wir </w:t>
      </w:r>
      <w:r w:rsidRPr="00944672">
        <w:rPr>
          <w:rFonts w:ascii="Arial" w:hAnsi="Arial" w:cs="Arial"/>
          <w:noProof/>
          <w:sz w:val="24"/>
          <w:szCs w:val="24"/>
        </w:rPr>
        <w:t>gerade</w:t>
      </w:r>
      <w:r w:rsidRPr="00944672">
        <w:rPr>
          <w:rFonts w:ascii="Arial" w:hAnsi="Arial" w:cs="Arial"/>
          <w:sz w:val="24"/>
          <w:szCs w:val="24"/>
        </w:rPr>
        <w:t>.“</w:t>
      </w:r>
    </w:p>
    <w:p w14:paraId="6D477E5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Anique warf ein, „Wir haben in der Kneipe über den neuen Veranstaltungsort gesprochen. Zu dem Zeitpunkt haben Asiaten neben uns gesessen.“ Sie zögerte, „</w:t>
      </w:r>
      <w:r w:rsidRPr="00944672">
        <w:rPr>
          <w:rFonts w:ascii="Arial" w:hAnsi="Arial" w:cs="Arial"/>
          <w:noProof/>
          <w:sz w:val="24"/>
          <w:szCs w:val="24"/>
        </w:rPr>
        <w:t>Aber</w:t>
      </w:r>
      <w:r w:rsidRPr="00944672">
        <w:rPr>
          <w:rFonts w:ascii="Arial" w:hAnsi="Arial" w:cs="Arial"/>
          <w:sz w:val="24"/>
          <w:szCs w:val="24"/>
        </w:rPr>
        <w:t xml:space="preserve"> dass würde bedeuten, dass wir jeden, der neben uns saß, als Gefährder betrachten müssten. Die Liste wäre </w:t>
      </w:r>
      <w:r w:rsidRPr="00944672">
        <w:rPr>
          <w:rFonts w:ascii="Arial" w:hAnsi="Arial" w:cs="Arial"/>
          <w:noProof/>
          <w:sz w:val="24"/>
          <w:szCs w:val="24"/>
        </w:rPr>
        <w:t>sehr</w:t>
      </w:r>
      <w:r w:rsidRPr="00944672">
        <w:rPr>
          <w:rFonts w:ascii="Arial" w:hAnsi="Arial" w:cs="Arial"/>
          <w:sz w:val="24"/>
          <w:szCs w:val="24"/>
        </w:rPr>
        <w:t xml:space="preserve"> lang, und vor allem, nicht nachvollziehbar.“</w:t>
      </w:r>
    </w:p>
    <w:p w14:paraId="6AC7822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Die Koninklijke Marechaussee (KMar) ist als niederländische Gendarmerie mit weitreichenden Aufgaben betraut. Seit 1998 ist sie selbständige Teilstreitkraft neben Heer, Marine und Luftwaffe. Leutnant Flim Dijkwijk, war bei der KMar zuständig im Stab für die königliche Sicherheit. Da niemand wusste, welche weiteren Auswirkungen zu erwarten waren, war er zu diesem Treffen gebeten worden, damit KMar ebenfalls alle notwendigen Informationen hatte. Zusätzlich leitete Flim Dijkwijk ein spezielles Anti-Terror-Kommando, dass auch in den Niederlanden operieren durfte, er meldete sich zu Wort, „</w:t>
      </w:r>
      <w:r w:rsidRPr="00944672">
        <w:rPr>
          <w:rFonts w:ascii="Arial" w:hAnsi="Arial" w:cs="Arial"/>
          <w:noProof/>
          <w:sz w:val="24"/>
          <w:szCs w:val="24"/>
        </w:rPr>
        <w:t>Auch</w:t>
      </w:r>
      <w:r w:rsidRPr="00944672">
        <w:rPr>
          <w:rFonts w:ascii="Arial" w:hAnsi="Arial" w:cs="Arial"/>
          <w:sz w:val="24"/>
          <w:szCs w:val="24"/>
        </w:rPr>
        <w:t xml:space="preserve"> wenn mein Einsatzgebiet ein anderes ist, ich halte die vorliegenden Informationen für </w:t>
      </w:r>
      <w:r w:rsidRPr="00944672">
        <w:rPr>
          <w:rFonts w:ascii="Arial" w:hAnsi="Arial" w:cs="Arial"/>
          <w:noProof/>
          <w:sz w:val="24"/>
          <w:szCs w:val="24"/>
        </w:rPr>
        <w:t>so</w:t>
      </w:r>
      <w:r w:rsidRPr="00944672">
        <w:rPr>
          <w:rFonts w:ascii="Arial" w:hAnsi="Arial" w:cs="Arial"/>
          <w:sz w:val="24"/>
          <w:szCs w:val="24"/>
        </w:rPr>
        <w:t xml:space="preserve"> </w:t>
      </w:r>
      <w:r w:rsidRPr="00944672">
        <w:rPr>
          <w:rFonts w:ascii="Arial" w:hAnsi="Arial" w:cs="Arial"/>
          <w:noProof/>
          <w:sz w:val="24"/>
          <w:szCs w:val="24"/>
        </w:rPr>
        <w:t>interessant</w:t>
      </w:r>
      <w:r w:rsidRPr="00944672">
        <w:rPr>
          <w:rFonts w:ascii="Arial" w:hAnsi="Arial" w:cs="Arial"/>
          <w:sz w:val="24"/>
          <w:szCs w:val="24"/>
        </w:rPr>
        <w:t xml:space="preserve">, dass man davon ausgehen sollte, dass Ihnen beiden dieser Anschlag galt.“ </w:t>
      </w:r>
    </w:p>
    <w:p w14:paraId="02D85628"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Piet schaute ihn </w:t>
      </w:r>
      <w:r w:rsidRPr="00944672">
        <w:rPr>
          <w:rFonts w:ascii="Arial" w:hAnsi="Arial" w:cs="Arial"/>
          <w:noProof/>
          <w:sz w:val="24"/>
          <w:szCs w:val="24"/>
        </w:rPr>
        <w:t>nachdenklich</w:t>
      </w:r>
      <w:r w:rsidRPr="00944672">
        <w:rPr>
          <w:rFonts w:ascii="Arial" w:hAnsi="Arial" w:cs="Arial"/>
          <w:sz w:val="24"/>
          <w:szCs w:val="24"/>
        </w:rPr>
        <w:t xml:space="preserve"> an und nickte, dann sagte er, „Ich glaube, Flim hat recht. Wir haben viele Informationen und </w:t>
      </w:r>
      <w:r w:rsidRPr="00944672">
        <w:rPr>
          <w:rFonts w:ascii="Arial" w:hAnsi="Arial" w:cs="Arial"/>
          <w:noProof/>
          <w:sz w:val="24"/>
          <w:szCs w:val="24"/>
        </w:rPr>
        <w:t>einige</w:t>
      </w:r>
      <w:r w:rsidRPr="00944672">
        <w:rPr>
          <w:rFonts w:ascii="Arial" w:hAnsi="Arial" w:cs="Arial"/>
          <w:sz w:val="24"/>
          <w:szCs w:val="24"/>
        </w:rPr>
        <w:t xml:space="preserve"> davon </w:t>
      </w:r>
      <w:r w:rsidRPr="00944672">
        <w:rPr>
          <w:rFonts w:ascii="Arial" w:hAnsi="Arial" w:cs="Arial"/>
          <w:noProof/>
          <w:sz w:val="24"/>
          <w:szCs w:val="24"/>
        </w:rPr>
        <w:t>schon</w:t>
      </w:r>
      <w:r w:rsidRPr="00944672">
        <w:rPr>
          <w:rFonts w:ascii="Arial" w:hAnsi="Arial" w:cs="Arial"/>
          <w:sz w:val="24"/>
          <w:szCs w:val="24"/>
        </w:rPr>
        <w:t xml:space="preserve"> lange. Flim hört das heute das erste </w:t>
      </w:r>
      <w:r w:rsidRPr="00944672">
        <w:rPr>
          <w:rFonts w:ascii="Arial" w:hAnsi="Arial" w:cs="Arial"/>
          <w:noProof/>
          <w:sz w:val="24"/>
          <w:szCs w:val="24"/>
        </w:rPr>
        <w:t>Mal</w:t>
      </w:r>
      <w:r w:rsidRPr="00944672">
        <w:rPr>
          <w:rFonts w:ascii="Arial" w:hAnsi="Arial" w:cs="Arial"/>
          <w:sz w:val="24"/>
          <w:szCs w:val="24"/>
        </w:rPr>
        <w:t>, und kommt zu diesem Schluss. Ich denke, wir sollten das beachten.“</w:t>
      </w:r>
    </w:p>
    <w:p w14:paraId="406DDD2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„Wenn wir davon ausgehen, was sind die nächsten Schritte?“ Fragte Anique, „Wie lange können wir auf Joost aufpassen?“ Joost lachte auf, „Du bist nett, dass Du </w:t>
      </w:r>
      <w:r w:rsidRPr="00944672">
        <w:rPr>
          <w:rFonts w:ascii="Arial" w:hAnsi="Arial" w:cs="Arial"/>
          <w:noProof/>
          <w:sz w:val="24"/>
          <w:szCs w:val="24"/>
        </w:rPr>
        <w:t>nur</w:t>
      </w:r>
      <w:r w:rsidRPr="00944672">
        <w:rPr>
          <w:rFonts w:ascii="Arial" w:hAnsi="Arial" w:cs="Arial"/>
          <w:sz w:val="24"/>
          <w:szCs w:val="24"/>
        </w:rPr>
        <w:t xml:space="preserve"> mich für gefährdet hältst.“</w:t>
      </w:r>
    </w:p>
    <w:p w14:paraId="51C8EEFD"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Flim meldete sich erneut zu Wort, „Tatsächlich sehe ich das </w:t>
      </w:r>
      <w:r w:rsidRPr="00944672">
        <w:rPr>
          <w:rFonts w:ascii="Arial" w:hAnsi="Arial" w:cs="Arial"/>
          <w:noProof/>
          <w:sz w:val="24"/>
          <w:szCs w:val="24"/>
        </w:rPr>
        <w:t>auch</w:t>
      </w:r>
      <w:r w:rsidRPr="00944672">
        <w:rPr>
          <w:rFonts w:ascii="Arial" w:hAnsi="Arial" w:cs="Arial"/>
          <w:sz w:val="24"/>
          <w:szCs w:val="24"/>
        </w:rPr>
        <w:t xml:space="preserve"> </w:t>
      </w:r>
      <w:r w:rsidRPr="00944672">
        <w:rPr>
          <w:rFonts w:ascii="Arial" w:hAnsi="Arial" w:cs="Arial"/>
          <w:noProof/>
          <w:sz w:val="24"/>
          <w:szCs w:val="24"/>
        </w:rPr>
        <w:t>so</w:t>
      </w:r>
      <w:r w:rsidRPr="00944672">
        <w:rPr>
          <w:rFonts w:ascii="Arial" w:hAnsi="Arial" w:cs="Arial"/>
          <w:sz w:val="24"/>
          <w:szCs w:val="24"/>
        </w:rPr>
        <w:t xml:space="preserve">.“ Alle schaute auf Flim. „Joost, Du führst Recherchen durch. </w:t>
      </w:r>
      <w:r w:rsidRPr="00944672">
        <w:rPr>
          <w:rFonts w:ascii="Arial" w:hAnsi="Arial" w:cs="Arial"/>
          <w:noProof/>
          <w:sz w:val="24"/>
          <w:szCs w:val="24"/>
        </w:rPr>
        <w:t>Augenscheinlich</w:t>
      </w:r>
      <w:r w:rsidRPr="00944672">
        <w:rPr>
          <w:rFonts w:ascii="Arial" w:hAnsi="Arial" w:cs="Arial"/>
          <w:sz w:val="24"/>
          <w:szCs w:val="24"/>
        </w:rPr>
        <w:t xml:space="preserve"> hast Du in ein Wespennest gestochen. </w:t>
      </w:r>
      <w:r w:rsidRPr="00944672">
        <w:rPr>
          <w:rFonts w:ascii="Arial" w:hAnsi="Arial" w:cs="Arial"/>
          <w:noProof/>
          <w:sz w:val="24"/>
          <w:szCs w:val="24"/>
        </w:rPr>
        <w:t>Nur</w:t>
      </w:r>
      <w:r w:rsidRPr="00944672">
        <w:rPr>
          <w:rFonts w:ascii="Arial" w:hAnsi="Arial" w:cs="Arial"/>
          <w:sz w:val="24"/>
          <w:szCs w:val="24"/>
        </w:rPr>
        <w:t xml:space="preserve"> weißt Du </w:t>
      </w:r>
      <w:r w:rsidRPr="00944672">
        <w:rPr>
          <w:rFonts w:ascii="Arial" w:hAnsi="Arial" w:cs="Arial"/>
          <w:noProof/>
          <w:sz w:val="24"/>
          <w:szCs w:val="24"/>
        </w:rPr>
        <w:t>noch</w:t>
      </w:r>
      <w:r w:rsidRPr="00944672">
        <w:rPr>
          <w:rFonts w:ascii="Arial" w:hAnsi="Arial" w:cs="Arial"/>
          <w:sz w:val="24"/>
          <w:szCs w:val="24"/>
        </w:rPr>
        <w:t xml:space="preserve"> nicht wo, </w:t>
      </w:r>
      <w:r w:rsidRPr="00944672">
        <w:rPr>
          <w:rFonts w:ascii="Arial" w:hAnsi="Arial" w:cs="Arial"/>
          <w:noProof/>
          <w:sz w:val="24"/>
          <w:szCs w:val="24"/>
        </w:rPr>
        <w:t>allerdings</w:t>
      </w:r>
      <w:r w:rsidRPr="00944672">
        <w:rPr>
          <w:rFonts w:ascii="Arial" w:hAnsi="Arial" w:cs="Arial"/>
          <w:sz w:val="24"/>
          <w:szCs w:val="24"/>
        </w:rPr>
        <w:t xml:space="preserve">, um in der Metapher zu bleiben, fliegen die Wespen </w:t>
      </w:r>
      <w:r w:rsidRPr="00944672">
        <w:rPr>
          <w:rFonts w:ascii="Arial" w:hAnsi="Arial" w:cs="Arial"/>
          <w:noProof/>
          <w:sz w:val="24"/>
          <w:szCs w:val="24"/>
        </w:rPr>
        <w:t>schon</w:t>
      </w:r>
      <w:r w:rsidRPr="00944672">
        <w:rPr>
          <w:rFonts w:ascii="Arial" w:hAnsi="Arial" w:cs="Arial"/>
          <w:sz w:val="24"/>
          <w:szCs w:val="24"/>
        </w:rPr>
        <w:t xml:space="preserve">.“ </w:t>
      </w:r>
    </w:p>
    <w:p w14:paraId="24855301"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Anique schaute von Flim zu Joost, „Wenn ich das von Flim gesagte als Basis nehme, dann h</w:t>
      </w:r>
      <w:r w:rsidRPr="00944672">
        <w:rPr>
          <w:rFonts w:ascii="Arial" w:hAnsi="Arial" w:cs="Arial"/>
          <w:noProof/>
          <w:sz w:val="24"/>
          <w:szCs w:val="24"/>
        </w:rPr>
        <w:t xml:space="preserve">aben wir ein großes Problem. Nämlich: Wir wissen </w:t>
      </w:r>
      <w:r w:rsidRPr="00944672">
        <w:rPr>
          <w:rFonts w:ascii="Arial" w:hAnsi="Arial" w:cs="Arial"/>
          <w:sz w:val="24"/>
          <w:szCs w:val="24"/>
        </w:rPr>
        <w:t>nicht wo wir Suchen müssen.“</w:t>
      </w:r>
    </w:p>
    <w:p w14:paraId="29CE00D7"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lastRenderedPageBreak/>
        <w:t xml:space="preserve">Jobs zögerte, dann griff er in seine Tasche und holte einen Stapel Papier heraus. „Ich denke, dass ich ein paar meiner Karten aufdecken muss.“ </w:t>
      </w:r>
    </w:p>
    <w:p w14:paraId="5F0309C7"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Schlagartig stieg die Anspannung im Raum. Alle waren gespannt, was Joost zu sagen hätte.</w:t>
      </w:r>
    </w:p>
    <w:p w14:paraId="129AF0AF"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„Ich habe Anique </w:t>
      </w:r>
      <w:r w:rsidRPr="00944672">
        <w:rPr>
          <w:rFonts w:ascii="Arial" w:hAnsi="Arial" w:cs="Arial"/>
          <w:noProof/>
          <w:sz w:val="24"/>
          <w:szCs w:val="24"/>
        </w:rPr>
        <w:t>bereits</w:t>
      </w:r>
      <w:r w:rsidRPr="00944672">
        <w:rPr>
          <w:rFonts w:ascii="Arial" w:hAnsi="Arial" w:cs="Arial"/>
          <w:sz w:val="24"/>
          <w:szCs w:val="24"/>
        </w:rPr>
        <w:t xml:space="preserve"> gesagt, dass ich in London Materialien zugespielt bekommen habe, die </w:t>
      </w:r>
      <w:r w:rsidRPr="00944672">
        <w:rPr>
          <w:rFonts w:ascii="Arial" w:hAnsi="Arial" w:cs="Arial"/>
          <w:noProof/>
          <w:sz w:val="24"/>
          <w:szCs w:val="24"/>
        </w:rPr>
        <w:t>ursprünglich</w:t>
      </w:r>
      <w:r w:rsidRPr="00944672">
        <w:rPr>
          <w:rFonts w:ascii="Arial" w:hAnsi="Arial" w:cs="Arial"/>
          <w:sz w:val="24"/>
          <w:szCs w:val="24"/>
        </w:rPr>
        <w:t xml:space="preserve"> von Thomas stammen. Anique hat mir den Tipp gegeben, dass diese Daten von Thomas über die Hackergruppe ‚InBev104‘ an mich gelangt sein könnten.“ </w:t>
      </w:r>
    </w:p>
    <w:p w14:paraId="5D1037C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Joost setzte sich aufrecht, sortierte seine Papiere und Gedanken, dann fuhr er fort: „Das mich die Hacker aufspüren konnten, sollte mich nicht </w:t>
      </w:r>
      <w:r w:rsidRPr="00944672">
        <w:rPr>
          <w:rFonts w:ascii="Arial" w:hAnsi="Arial" w:cs="Arial"/>
          <w:noProof/>
          <w:sz w:val="24"/>
          <w:szCs w:val="24"/>
        </w:rPr>
        <w:t>wundern</w:t>
      </w:r>
      <w:r w:rsidRPr="00944672">
        <w:rPr>
          <w:rFonts w:ascii="Arial" w:hAnsi="Arial" w:cs="Arial"/>
          <w:sz w:val="24"/>
          <w:szCs w:val="24"/>
        </w:rPr>
        <w:t xml:space="preserve">. </w:t>
      </w:r>
      <w:r w:rsidRPr="00944672">
        <w:rPr>
          <w:rFonts w:ascii="Arial" w:hAnsi="Arial" w:cs="Arial"/>
          <w:noProof/>
          <w:sz w:val="24"/>
          <w:szCs w:val="24"/>
        </w:rPr>
        <w:t>Aber</w:t>
      </w:r>
      <w:r w:rsidRPr="00944672">
        <w:rPr>
          <w:rFonts w:ascii="Arial" w:hAnsi="Arial" w:cs="Arial"/>
          <w:sz w:val="24"/>
          <w:szCs w:val="24"/>
        </w:rPr>
        <w:t xml:space="preserve"> die Daten die Thomas mir geschickt hatte, waren für mich </w:t>
      </w:r>
      <w:r w:rsidRPr="00944672">
        <w:rPr>
          <w:rFonts w:ascii="Arial" w:hAnsi="Arial" w:cs="Arial"/>
          <w:noProof/>
          <w:sz w:val="24"/>
          <w:szCs w:val="24"/>
        </w:rPr>
        <w:t>interessant</w:t>
      </w:r>
      <w:r w:rsidRPr="00944672">
        <w:rPr>
          <w:rFonts w:ascii="Arial" w:hAnsi="Arial" w:cs="Arial"/>
          <w:sz w:val="24"/>
          <w:szCs w:val="24"/>
        </w:rPr>
        <w:t>, weil ich daraus eine Reportage-Serie machen könnte.“ Stetig stieg die Spannung.</w:t>
      </w:r>
    </w:p>
    <w:p w14:paraId="52397F39"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„Thomas hat für Euch recherchiert. Als Nebenprodukt ist er auf </w:t>
      </w:r>
      <w:r w:rsidRPr="00944672">
        <w:rPr>
          <w:rFonts w:ascii="Arial" w:hAnsi="Arial" w:cs="Arial"/>
          <w:noProof/>
          <w:sz w:val="24"/>
          <w:szCs w:val="24"/>
        </w:rPr>
        <w:t>etwas</w:t>
      </w:r>
      <w:r w:rsidRPr="00944672">
        <w:rPr>
          <w:rFonts w:ascii="Arial" w:hAnsi="Arial" w:cs="Arial"/>
          <w:sz w:val="24"/>
          <w:szCs w:val="24"/>
        </w:rPr>
        <w:t xml:space="preserve"> gestoßen, von dem er </w:t>
      </w:r>
      <w:r w:rsidRPr="00944672">
        <w:rPr>
          <w:rFonts w:ascii="Arial" w:hAnsi="Arial" w:cs="Arial"/>
          <w:noProof/>
          <w:sz w:val="24"/>
          <w:szCs w:val="24"/>
        </w:rPr>
        <w:t>glaubte</w:t>
      </w:r>
      <w:r w:rsidRPr="00944672">
        <w:rPr>
          <w:rFonts w:ascii="Arial" w:hAnsi="Arial" w:cs="Arial"/>
          <w:sz w:val="24"/>
          <w:szCs w:val="24"/>
        </w:rPr>
        <w:t xml:space="preserve">, dass ich damit </w:t>
      </w:r>
      <w:r w:rsidRPr="00944672">
        <w:rPr>
          <w:rFonts w:ascii="Arial" w:hAnsi="Arial" w:cs="Arial"/>
          <w:noProof/>
          <w:sz w:val="24"/>
          <w:szCs w:val="24"/>
        </w:rPr>
        <w:t>etwas</w:t>
      </w:r>
      <w:r w:rsidRPr="00944672">
        <w:rPr>
          <w:rFonts w:ascii="Arial" w:hAnsi="Arial" w:cs="Arial"/>
          <w:sz w:val="24"/>
          <w:szCs w:val="24"/>
        </w:rPr>
        <w:t xml:space="preserve"> anfangen kann. Um ehrlich zu sein; erst dachte ich, das wäre nichts. Dann geschah das Attentat auf Anique und Thomas. Danach habe ich die Informationen aus einer anderen Perspektive gesehen. Und zu guter Letzt. Ich fahre mit Anique zu einer Veranstaltung, und es wird ein Attentat geplant.“ </w:t>
      </w:r>
    </w:p>
    <w:p w14:paraId="02D2A00D"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Er blickte kurz in die Runde und sah </w:t>
      </w:r>
      <w:r w:rsidRPr="00944672">
        <w:rPr>
          <w:rFonts w:ascii="Arial" w:hAnsi="Arial" w:cs="Arial"/>
          <w:noProof/>
          <w:sz w:val="24"/>
          <w:szCs w:val="24"/>
        </w:rPr>
        <w:t>nur</w:t>
      </w:r>
      <w:r w:rsidRPr="00944672">
        <w:rPr>
          <w:rFonts w:ascii="Arial" w:hAnsi="Arial" w:cs="Arial"/>
          <w:sz w:val="24"/>
          <w:szCs w:val="24"/>
        </w:rPr>
        <w:t xml:space="preserve"> gespannte Gesichter. „Na </w:t>
      </w:r>
      <w:r w:rsidRPr="00944672">
        <w:rPr>
          <w:rFonts w:ascii="Arial" w:hAnsi="Arial" w:cs="Arial"/>
          <w:noProof/>
          <w:sz w:val="24"/>
          <w:szCs w:val="24"/>
        </w:rPr>
        <w:t>ja</w:t>
      </w:r>
      <w:r w:rsidRPr="00944672">
        <w:rPr>
          <w:rFonts w:ascii="Arial" w:hAnsi="Arial" w:cs="Arial"/>
          <w:sz w:val="24"/>
          <w:szCs w:val="24"/>
        </w:rPr>
        <w:t xml:space="preserve">. Thomas hatte mir ein Foto eines </w:t>
      </w:r>
      <w:r w:rsidRPr="00944672">
        <w:rPr>
          <w:rFonts w:ascii="Arial" w:hAnsi="Arial" w:cs="Arial"/>
          <w:noProof/>
          <w:sz w:val="24"/>
          <w:szCs w:val="24"/>
        </w:rPr>
        <w:t>sehr</w:t>
      </w:r>
      <w:r w:rsidRPr="00944672">
        <w:rPr>
          <w:rFonts w:ascii="Arial" w:hAnsi="Arial" w:cs="Arial"/>
          <w:sz w:val="24"/>
          <w:szCs w:val="24"/>
        </w:rPr>
        <w:t xml:space="preserve"> </w:t>
      </w:r>
      <w:r w:rsidRPr="00944672">
        <w:rPr>
          <w:rFonts w:ascii="Arial" w:hAnsi="Arial" w:cs="Arial"/>
          <w:noProof/>
          <w:sz w:val="24"/>
          <w:szCs w:val="24"/>
        </w:rPr>
        <w:t>alten</w:t>
      </w:r>
      <w:r w:rsidRPr="00944672">
        <w:rPr>
          <w:rFonts w:ascii="Arial" w:hAnsi="Arial" w:cs="Arial"/>
          <w:sz w:val="24"/>
          <w:szCs w:val="24"/>
        </w:rPr>
        <w:t xml:space="preserve"> koreanischen Schriftstücks zukommen lassen.“</w:t>
      </w:r>
    </w:p>
    <w:p w14:paraId="6552CD3D"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Er legte das Foto auf den Tisch. „Der Professor, der das für mich übersetzt hat, ist </w:t>
      </w:r>
      <w:r w:rsidRPr="00944672">
        <w:rPr>
          <w:rFonts w:ascii="Arial" w:hAnsi="Arial" w:cs="Arial"/>
          <w:noProof/>
          <w:sz w:val="24"/>
          <w:szCs w:val="24"/>
        </w:rPr>
        <w:t>fast</w:t>
      </w:r>
      <w:r w:rsidRPr="00944672">
        <w:rPr>
          <w:rFonts w:ascii="Arial" w:hAnsi="Arial" w:cs="Arial"/>
          <w:sz w:val="24"/>
          <w:szCs w:val="24"/>
        </w:rPr>
        <w:t xml:space="preserve"> ausgeflippt. In dem Text, der </w:t>
      </w:r>
      <w:r w:rsidRPr="00944672">
        <w:rPr>
          <w:rFonts w:ascii="Arial" w:hAnsi="Arial" w:cs="Arial"/>
          <w:noProof/>
          <w:sz w:val="24"/>
          <w:szCs w:val="24"/>
        </w:rPr>
        <w:t>sehr</w:t>
      </w:r>
      <w:r w:rsidRPr="00944672">
        <w:rPr>
          <w:rFonts w:ascii="Arial" w:hAnsi="Arial" w:cs="Arial"/>
          <w:sz w:val="24"/>
          <w:szCs w:val="24"/>
        </w:rPr>
        <w:t xml:space="preserve"> prosaisch geschrieben ist, stehen Informationen, die </w:t>
      </w:r>
      <w:r w:rsidRPr="00944672">
        <w:rPr>
          <w:rFonts w:ascii="Arial" w:hAnsi="Arial" w:cs="Arial"/>
          <w:noProof/>
          <w:sz w:val="24"/>
          <w:szCs w:val="24"/>
        </w:rPr>
        <w:t>so</w:t>
      </w:r>
      <w:r w:rsidRPr="00944672">
        <w:rPr>
          <w:rFonts w:ascii="Arial" w:hAnsi="Arial" w:cs="Arial"/>
          <w:sz w:val="24"/>
          <w:szCs w:val="24"/>
        </w:rPr>
        <w:t xml:space="preserve"> </w:t>
      </w:r>
      <w:r w:rsidRPr="00944672">
        <w:rPr>
          <w:rFonts w:ascii="Arial" w:hAnsi="Arial" w:cs="Arial"/>
          <w:noProof/>
          <w:sz w:val="24"/>
          <w:szCs w:val="24"/>
        </w:rPr>
        <w:t>noch</w:t>
      </w:r>
      <w:r w:rsidRPr="00944672">
        <w:rPr>
          <w:rFonts w:ascii="Arial" w:hAnsi="Arial" w:cs="Arial"/>
          <w:sz w:val="24"/>
          <w:szCs w:val="24"/>
        </w:rPr>
        <w:t xml:space="preserve"> nicht bekannt waren.“ </w:t>
      </w:r>
    </w:p>
    <w:p w14:paraId="3498980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„Nach der Übersetzung hat mir das alles nichts gesagt. Das lag </w:t>
      </w:r>
      <w:r w:rsidRPr="00944672">
        <w:rPr>
          <w:rFonts w:ascii="Arial" w:hAnsi="Arial" w:cs="Arial"/>
          <w:noProof/>
          <w:sz w:val="24"/>
          <w:szCs w:val="24"/>
        </w:rPr>
        <w:t>aber</w:t>
      </w:r>
      <w:r w:rsidRPr="00944672">
        <w:rPr>
          <w:rFonts w:ascii="Arial" w:hAnsi="Arial" w:cs="Arial"/>
          <w:sz w:val="24"/>
          <w:szCs w:val="24"/>
        </w:rPr>
        <w:t xml:space="preserve"> daran, dass ich die Information singulär betrachtet habe. Als ich das in Verbindung zur Geschichte, der Menschheit, gesetzt habe, traten plötzlich Permutationen auf, die – sagen wir </w:t>
      </w:r>
      <w:r w:rsidRPr="00944672">
        <w:rPr>
          <w:rFonts w:ascii="Arial" w:hAnsi="Arial" w:cs="Arial"/>
          <w:noProof/>
          <w:sz w:val="24"/>
          <w:szCs w:val="24"/>
        </w:rPr>
        <w:t>mal</w:t>
      </w:r>
      <w:r w:rsidRPr="00944672">
        <w:rPr>
          <w:rFonts w:ascii="Arial" w:hAnsi="Arial" w:cs="Arial"/>
          <w:sz w:val="24"/>
          <w:szCs w:val="24"/>
        </w:rPr>
        <w:t xml:space="preserve"> – </w:t>
      </w:r>
      <w:r w:rsidRPr="00944672">
        <w:rPr>
          <w:rFonts w:ascii="Arial" w:hAnsi="Arial" w:cs="Arial"/>
          <w:noProof/>
          <w:sz w:val="24"/>
          <w:szCs w:val="24"/>
        </w:rPr>
        <w:t>sehr</w:t>
      </w:r>
      <w:r w:rsidRPr="00944672">
        <w:rPr>
          <w:rFonts w:ascii="Arial" w:hAnsi="Arial" w:cs="Arial"/>
          <w:sz w:val="24"/>
          <w:szCs w:val="24"/>
        </w:rPr>
        <w:t xml:space="preserve"> </w:t>
      </w:r>
      <w:r w:rsidRPr="00944672">
        <w:rPr>
          <w:rFonts w:ascii="Arial" w:hAnsi="Arial" w:cs="Arial"/>
          <w:noProof/>
          <w:sz w:val="24"/>
          <w:szCs w:val="24"/>
        </w:rPr>
        <w:t>ungewöhnlich</w:t>
      </w:r>
      <w:r w:rsidRPr="00944672">
        <w:rPr>
          <w:rFonts w:ascii="Arial" w:hAnsi="Arial" w:cs="Arial"/>
          <w:sz w:val="24"/>
          <w:szCs w:val="24"/>
        </w:rPr>
        <w:t xml:space="preserve"> waren.“</w:t>
      </w:r>
    </w:p>
    <w:p w14:paraId="5D0DCAA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Joost legte die Übersetzung </w:t>
      </w:r>
      <w:r w:rsidRPr="00944672">
        <w:rPr>
          <w:rFonts w:ascii="Arial" w:hAnsi="Arial" w:cs="Arial"/>
          <w:noProof/>
          <w:sz w:val="24"/>
          <w:szCs w:val="24"/>
        </w:rPr>
        <w:t>auch</w:t>
      </w:r>
      <w:r w:rsidRPr="00944672">
        <w:rPr>
          <w:rFonts w:ascii="Arial" w:hAnsi="Arial" w:cs="Arial"/>
          <w:sz w:val="24"/>
          <w:szCs w:val="24"/>
        </w:rPr>
        <w:t xml:space="preserve"> auf den Tisch. „Ok, spanne uns nicht auf die Folter.“ Sagte Anique angespannt, „Was ist Deine Arbeitshypothese?“</w:t>
      </w:r>
    </w:p>
    <w:p w14:paraId="7523DDF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„Jeder von uns kennt die üblichen Verschwörungstheorien: Weltregierung, Deep State, innerer Machtzirkel, Illuminati ... und wie sie alle heißen.“ Am Tisch wurden die Augen verdreht, Flim sprach aus, was die anderen </w:t>
      </w:r>
      <w:r w:rsidRPr="00944672">
        <w:rPr>
          <w:rFonts w:ascii="Arial" w:hAnsi="Arial" w:cs="Arial"/>
          <w:noProof/>
          <w:sz w:val="24"/>
          <w:szCs w:val="24"/>
        </w:rPr>
        <w:t>dachten</w:t>
      </w:r>
      <w:r w:rsidRPr="00944672">
        <w:rPr>
          <w:rFonts w:ascii="Arial" w:hAnsi="Arial" w:cs="Arial"/>
          <w:sz w:val="24"/>
          <w:szCs w:val="24"/>
        </w:rPr>
        <w:t xml:space="preserve">. „Du hast </w:t>
      </w:r>
      <w:r w:rsidRPr="00944672">
        <w:rPr>
          <w:rFonts w:ascii="Arial" w:hAnsi="Arial" w:cs="Arial"/>
          <w:noProof/>
          <w:sz w:val="24"/>
          <w:szCs w:val="24"/>
        </w:rPr>
        <w:t>jetzt</w:t>
      </w:r>
      <w:r w:rsidRPr="00944672">
        <w:rPr>
          <w:rFonts w:ascii="Arial" w:hAnsi="Arial" w:cs="Arial"/>
          <w:sz w:val="24"/>
          <w:szCs w:val="24"/>
        </w:rPr>
        <w:t xml:space="preserve"> hoffentlich nicht </w:t>
      </w:r>
      <w:r w:rsidRPr="00944672">
        <w:rPr>
          <w:rFonts w:ascii="Arial" w:hAnsi="Arial" w:cs="Arial"/>
          <w:noProof/>
          <w:sz w:val="24"/>
          <w:szCs w:val="24"/>
        </w:rPr>
        <w:t>noch</w:t>
      </w:r>
      <w:r w:rsidRPr="00944672">
        <w:rPr>
          <w:rFonts w:ascii="Arial" w:hAnsi="Arial" w:cs="Arial"/>
          <w:sz w:val="24"/>
          <w:szCs w:val="24"/>
        </w:rPr>
        <w:t xml:space="preserve"> eine davon?“</w:t>
      </w:r>
    </w:p>
    <w:p w14:paraId="7C06B47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„Flim. </w:t>
      </w:r>
      <w:r w:rsidRPr="00944672">
        <w:rPr>
          <w:rFonts w:ascii="Arial" w:hAnsi="Arial" w:cs="Arial"/>
          <w:noProof/>
          <w:sz w:val="24"/>
          <w:szCs w:val="24"/>
        </w:rPr>
        <w:t>So</w:t>
      </w:r>
      <w:r w:rsidRPr="00944672">
        <w:rPr>
          <w:rFonts w:ascii="Arial" w:hAnsi="Arial" w:cs="Arial"/>
          <w:sz w:val="24"/>
          <w:szCs w:val="24"/>
        </w:rPr>
        <w:t xml:space="preserve"> direkt nicht.“ War Joost‘ antwort, worauf alle entgeistert in seine Richtung sahen. Anique war es, die sagte, „Du willst </w:t>
      </w:r>
      <w:r w:rsidRPr="00944672">
        <w:rPr>
          <w:rFonts w:ascii="Arial" w:hAnsi="Arial" w:cs="Arial"/>
          <w:noProof/>
          <w:sz w:val="24"/>
          <w:szCs w:val="24"/>
        </w:rPr>
        <w:t>doch</w:t>
      </w:r>
      <w:r w:rsidRPr="00944672">
        <w:rPr>
          <w:rFonts w:ascii="Arial" w:hAnsi="Arial" w:cs="Arial"/>
          <w:sz w:val="24"/>
          <w:szCs w:val="24"/>
        </w:rPr>
        <w:t xml:space="preserve"> nicht behaupten, die seien wahr?“</w:t>
      </w:r>
    </w:p>
    <w:p w14:paraId="2845A5AD"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„Nein.“ Ein Aufatmen war zu hören, „</w:t>
      </w:r>
      <w:r w:rsidRPr="00944672">
        <w:rPr>
          <w:rFonts w:ascii="Arial" w:hAnsi="Arial" w:cs="Arial"/>
          <w:noProof/>
          <w:sz w:val="24"/>
          <w:szCs w:val="24"/>
        </w:rPr>
        <w:t>Aber</w:t>
      </w:r>
      <w:r w:rsidRPr="00944672">
        <w:rPr>
          <w:rFonts w:ascii="Arial" w:hAnsi="Arial" w:cs="Arial"/>
          <w:sz w:val="24"/>
          <w:szCs w:val="24"/>
        </w:rPr>
        <w:t xml:space="preserve"> ...“ </w:t>
      </w:r>
      <w:r w:rsidRPr="00944672">
        <w:rPr>
          <w:rFonts w:ascii="Arial" w:hAnsi="Arial" w:cs="Arial"/>
          <w:noProof/>
          <w:sz w:val="24"/>
          <w:szCs w:val="24"/>
        </w:rPr>
        <w:t>Jetzt</w:t>
      </w:r>
      <w:r w:rsidRPr="00944672">
        <w:rPr>
          <w:rFonts w:ascii="Arial" w:hAnsi="Arial" w:cs="Arial"/>
          <w:sz w:val="24"/>
          <w:szCs w:val="24"/>
        </w:rPr>
        <w:t xml:space="preserve"> war die Spannung wieder zurück. „Ihr wisst, dass es zu allem immer einen Gegenpol gibt: Yin und Yang, Gut und Böse. Wenn wir davon ausgehen, dass alle Mysterien um die Weltregierung a) wahr sind und b) das Böse sind. Dann habe ich einen Ansatz, um das Gute zu finden.“</w:t>
      </w:r>
    </w:p>
    <w:p w14:paraId="12F1A81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lastRenderedPageBreak/>
        <w:t>Anstelle des zu erwartenden Durcheinanders und einer gewissen Aufregung war es urplötzlich totenstill im Raum.</w:t>
      </w:r>
    </w:p>
    <w:p w14:paraId="5BCAC782"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„In Anlehnung an ein Filmzitat aus Harry &amp; Sally: Ich weiß nicht was Du hattest, </w:t>
      </w:r>
      <w:r w:rsidRPr="00944672">
        <w:rPr>
          <w:rFonts w:ascii="Arial" w:hAnsi="Arial" w:cs="Arial"/>
          <w:noProof/>
          <w:sz w:val="24"/>
          <w:szCs w:val="24"/>
        </w:rPr>
        <w:t>aber</w:t>
      </w:r>
      <w:r w:rsidRPr="00944672">
        <w:rPr>
          <w:rFonts w:ascii="Arial" w:hAnsi="Arial" w:cs="Arial"/>
          <w:sz w:val="24"/>
          <w:szCs w:val="24"/>
        </w:rPr>
        <w:t xml:space="preserve"> das will ich </w:t>
      </w:r>
      <w:r w:rsidRPr="00944672">
        <w:rPr>
          <w:rFonts w:ascii="Arial" w:hAnsi="Arial" w:cs="Arial"/>
          <w:noProof/>
          <w:sz w:val="24"/>
          <w:szCs w:val="24"/>
        </w:rPr>
        <w:t>auch</w:t>
      </w:r>
      <w:r w:rsidRPr="00944672">
        <w:rPr>
          <w:rFonts w:ascii="Arial" w:hAnsi="Arial" w:cs="Arial"/>
          <w:sz w:val="24"/>
          <w:szCs w:val="24"/>
        </w:rPr>
        <w:t xml:space="preserve">.“ Dieser Kommentar kam </w:t>
      </w:r>
      <w:r w:rsidRPr="00944672">
        <w:rPr>
          <w:rFonts w:ascii="Arial" w:hAnsi="Arial" w:cs="Arial"/>
          <w:noProof/>
          <w:sz w:val="24"/>
          <w:szCs w:val="24"/>
        </w:rPr>
        <w:t>natürlich</w:t>
      </w:r>
      <w:r w:rsidRPr="00944672">
        <w:rPr>
          <w:rFonts w:ascii="Arial" w:hAnsi="Arial" w:cs="Arial"/>
          <w:sz w:val="24"/>
          <w:szCs w:val="24"/>
        </w:rPr>
        <w:t xml:space="preserve"> von Anique, die das Eis brach, und damit alle erst einmal zum Lachen brachte.</w:t>
      </w:r>
    </w:p>
    <w:p w14:paraId="0D54ACCF"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Piet fasste, dass kurz zusammen: „Joost, Du sagst, die ‚Bösen‘ gibt es nicht, </w:t>
      </w:r>
      <w:r w:rsidRPr="00944672">
        <w:rPr>
          <w:rFonts w:ascii="Arial" w:hAnsi="Arial" w:cs="Arial"/>
          <w:noProof/>
          <w:sz w:val="24"/>
          <w:szCs w:val="24"/>
        </w:rPr>
        <w:t>aber</w:t>
      </w:r>
      <w:r w:rsidRPr="00944672">
        <w:rPr>
          <w:rFonts w:ascii="Arial" w:hAnsi="Arial" w:cs="Arial"/>
          <w:sz w:val="24"/>
          <w:szCs w:val="24"/>
        </w:rPr>
        <w:t xml:space="preserve"> gleichzeitig, soll es die Guten geben? Damit würdest Du auch indirekt die Verschwörungstheorien bestätigen.“ Piet kratzt sich am Kopf, „Ich gebe Anique recht. Ich will </w:t>
      </w:r>
      <w:r w:rsidRPr="00944672">
        <w:rPr>
          <w:rFonts w:ascii="Arial" w:hAnsi="Arial" w:cs="Arial"/>
          <w:noProof/>
          <w:sz w:val="24"/>
          <w:szCs w:val="24"/>
        </w:rPr>
        <w:t>auch</w:t>
      </w:r>
      <w:r w:rsidRPr="00944672">
        <w:rPr>
          <w:rFonts w:ascii="Arial" w:hAnsi="Arial" w:cs="Arial"/>
          <w:sz w:val="24"/>
          <w:szCs w:val="24"/>
        </w:rPr>
        <w:t xml:space="preserve"> von dem Zeug.“ </w:t>
      </w:r>
      <w:r w:rsidRPr="00944672">
        <w:rPr>
          <w:rFonts w:ascii="Arial" w:hAnsi="Arial" w:cs="Arial"/>
          <w:noProof/>
          <w:sz w:val="24"/>
          <w:szCs w:val="24"/>
        </w:rPr>
        <w:t>Selbst</w:t>
      </w:r>
      <w:r w:rsidRPr="00944672">
        <w:rPr>
          <w:rFonts w:ascii="Arial" w:hAnsi="Arial" w:cs="Arial"/>
          <w:sz w:val="24"/>
          <w:szCs w:val="24"/>
        </w:rPr>
        <w:t xml:space="preserve"> Joost musste jetzt grinsen, es klang </w:t>
      </w:r>
      <w:r w:rsidRPr="00944672">
        <w:rPr>
          <w:rFonts w:ascii="Arial" w:hAnsi="Arial" w:cs="Arial"/>
          <w:noProof/>
          <w:sz w:val="24"/>
          <w:szCs w:val="24"/>
        </w:rPr>
        <w:t>wirklich</w:t>
      </w:r>
      <w:r w:rsidRPr="00944672">
        <w:rPr>
          <w:rFonts w:ascii="Arial" w:hAnsi="Arial" w:cs="Arial"/>
          <w:sz w:val="24"/>
          <w:szCs w:val="24"/>
        </w:rPr>
        <w:t xml:space="preserve"> nicht überzeugend.</w:t>
      </w:r>
    </w:p>
    <w:p w14:paraId="047627DE"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„Ich habe einen Vorschlag.“ Setzte Joost an, die andere schauten ihn an, „Ich folge dieser ominösen Spur, schreibe darüber ein Buch, und bei der Filmpremiere bekommt ihr VIP-Karten.“ Wieder brandete Lachen auf. </w:t>
      </w:r>
    </w:p>
    <w:p w14:paraId="43E418A2"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„Und was ist der Teil zwei, Deines Vorschlages?“ „Anique, Du kennst mich </w:t>
      </w:r>
      <w:r w:rsidRPr="00944672">
        <w:rPr>
          <w:rFonts w:ascii="Arial" w:hAnsi="Arial" w:cs="Arial"/>
          <w:noProof/>
          <w:sz w:val="24"/>
          <w:szCs w:val="24"/>
        </w:rPr>
        <w:t>ziemlich</w:t>
      </w:r>
      <w:r w:rsidRPr="00944672">
        <w:rPr>
          <w:rFonts w:ascii="Arial" w:hAnsi="Arial" w:cs="Arial"/>
          <w:sz w:val="24"/>
          <w:szCs w:val="24"/>
        </w:rPr>
        <w:t xml:space="preserve"> gut.“ Nickte Joost, „Ihr verfolgt die beiden anderen Spuren. Erstens: Was waren das für Wertsachen? Und zweitens: Kann man von da rüschlüsse auf MH 370 ziehen?“</w:t>
      </w:r>
    </w:p>
    <w:p w14:paraId="2091E668"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w:t>
      </w:r>
      <w:r w:rsidRPr="00944672">
        <w:rPr>
          <w:rFonts w:ascii="Arial" w:hAnsi="Arial" w:cs="Arial"/>
          <w:noProof/>
          <w:sz w:val="24"/>
          <w:szCs w:val="24"/>
        </w:rPr>
        <w:t>Also</w:t>
      </w:r>
      <w:r w:rsidRPr="00944672">
        <w:rPr>
          <w:rFonts w:ascii="Arial" w:hAnsi="Arial" w:cs="Arial"/>
          <w:sz w:val="24"/>
          <w:szCs w:val="24"/>
        </w:rPr>
        <w:t xml:space="preserve"> gehst Du davon aus, dass das keine Selbstmorde der Piloten waren?“ Piet, </w:t>
      </w:r>
      <w:r w:rsidRPr="00944672">
        <w:rPr>
          <w:rFonts w:ascii="Arial" w:hAnsi="Arial" w:cs="Arial"/>
          <w:noProof/>
          <w:sz w:val="24"/>
          <w:szCs w:val="24"/>
        </w:rPr>
        <w:t>machte</w:t>
      </w:r>
      <w:r w:rsidRPr="00944672">
        <w:rPr>
          <w:rFonts w:ascii="Arial" w:hAnsi="Arial" w:cs="Arial"/>
          <w:sz w:val="24"/>
          <w:szCs w:val="24"/>
        </w:rPr>
        <w:t xml:space="preserve"> ein </w:t>
      </w:r>
      <w:r w:rsidRPr="00944672">
        <w:rPr>
          <w:rFonts w:ascii="Arial" w:hAnsi="Arial" w:cs="Arial"/>
          <w:noProof/>
          <w:sz w:val="24"/>
          <w:szCs w:val="24"/>
        </w:rPr>
        <w:t>nachdenkliches</w:t>
      </w:r>
      <w:r w:rsidRPr="00944672">
        <w:rPr>
          <w:rFonts w:ascii="Arial" w:hAnsi="Arial" w:cs="Arial"/>
          <w:sz w:val="24"/>
          <w:szCs w:val="24"/>
        </w:rPr>
        <w:t xml:space="preserve"> Gesicht, als er das hinterfragte.</w:t>
      </w:r>
    </w:p>
    <w:p w14:paraId="1840D84F"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„Woran denkst Du, Piet?“ Anique hatte das </w:t>
      </w:r>
      <w:r w:rsidRPr="00944672">
        <w:rPr>
          <w:rFonts w:ascii="Arial" w:hAnsi="Arial" w:cs="Arial"/>
          <w:noProof/>
          <w:sz w:val="24"/>
          <w:szCs w:val="24"/>
        </w:rPr>
        <w:t>nachdenkliche</w:t>
      </w:r>
      <w:r w:rsidRPr="00944672">
        <w:rPr>
          <w:rFonts w:ascii="Arial" w:hAnsi="Arial" w:cs="Arial"/>
          <w:sz w:val="24"/>
          <w:szCs w:val="24"/>
        </w:rPr>
        <w:t xml:space="preserve"> Gesicht </w:t>
      </w:r>
      <w:r w:rsidRPr="00944672">
        <w:rPr>
          <w:rFonts w:ascii="Arial" w:hAnsi="Arial" w:cs="Arial"/>
          <w:noProof/>
          <w:sz w:val="24"/>
          <w:szCs w:val="24"/>
        </w:rPr>
        <w:t>auch</w:t>
      </w:r>
      <w:r w:rsidRPr="00944672">
        <w:rPr>
          <w:rFonts w:ascii="Arial" w:hAnsi="Arial" w:cs="Arial"/>
          <w:sz w:val="24"/>
          <w:szCs w:val="24"/>
        </w:rPr>
        <w:t xml:space="preserve"> wahrgenommen. </w:t>
      </w:r>
    </w:p>
    <w:p w14:paraId="0AB70ED7"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„Lasse es mich anders darstellen.“ Setzte Piet an, „Joost, was bringt Dich zu der Vermutung, dass das kein Selbstmord war?“</w:t>
      </w:r>
    </w:p>
    <w:p w14:paraId="2BC1142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Joost sah Piet an, während er überlegte, wie er sich ausdrücken sollte. „Ich denke, dass es kein Selbstmord war, weil die Art und Weise des Fluges, nicht für einen Selbstmord spricht.“ Begann Joost, „Ich meine, wenn ich umbringen will, dann fliege ich doch nicht noch sieben Stunden in der Weltgeschichte herum. Ich hoffe, Ihr versteht, was ich meine.“ Fragend blickte Joost von einem zum anderen. „Wenn ich mich umbringen wollen würde, würde ich das Flugzeug ins Wasser oder in einen Dschungel steuern. Bums, aus, Lichter aus.“ Fuhr Joost fort, „Aber noch ein paar gepflegte Manöver fliegen, und dann wie ein Cowboy in den Sonnenuntergang reiten, dass macht einfach keinen Sinn.“</w:t>
      </w:r>
    </w:p>
    <w:p w14:paraId="292F62B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Anique nickte, Flim schaute nachdenklich und sagte, „Klingt richtig, was Du sagst. Aber ... So richtig stichhaltig ist das nicht.“ Auch Piet äußerte sich, „Ich stimme Euch beiden zu. Das Muster macht keinen Sinn, aber gleichzeitig kann man nicht in den Kopf eines Selbstmörders sehen.“ </w:t>
      </w:r>
    </w:p>
    <w:p w14:paraId="19EB60C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Jetzt blickte Anique zu Piet und sagte, „Piet, ich kenne Dich lange genug. Du hältst mit etwas hinter dem Berg.“ Piet nickte, womit er sogleich auch die Aufmerksamkeit aller hatte. „Ja, ich habe auch Bedenken hinsichtlich eines Selbstmordes. Allerdings nicht so wie Joost mit seinem Bauchgefühl. Stopp! Joost warte.“ Damit verhinderte Piet, dass Joost ihn unterbrach. „Ich hatte zuerst auch ein komisches Gefühl, und wusste nicht </w:t>
      </w:r>
      <w:r w:rsidRPr="00944672">
        <w:rPr>
          <w:rFonts w:ascii="Arial" w:hAnsi="Arial" w:cs="Arial"/>
          <w:sz w:val="24"/>
          <w:szCs w:val="24"/>
        </w:rPr>
        <w:lastRenderedPageBreak/>
        <w:t>warum. Aber hier im Haus können wir auf viele Daten zurückgreifen, und das habe ich auch getan.“ Er konnte sehen, wie Joost sich entspannte. „Auch Thomas hatte etwas entdeckt. Wir haben dann versucht, der Spur zu folgen.“</w:t>
      </w:r>
    </w:p>
    <w:p w14:paraId="75EB5DC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„Habt Ihr die Kameraaufnahmen gefunden, von denen Thomas gesprochen hatte?“ Fragte Anique und löste damit bei Piet einen überraschten Gesichtsausdruck aus. „Woher weißt Du von den Aufnahmen?“ </w:t>
      </w:r>
    </w:p>
    <w:p w14:paraId="617A2FD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„Ich habe noch immer nicht alle Erinnerungen zurück, aber eben hat etwas wieder eine Erinnerung hochkommen lassen.“ </w:t>
      </w:r>
    </w:p>
    <w:p w14:paraId="278AA8D2"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„OK, das verstehe ich.“ Sagte Piet und fuhr fort, „Wir haben uns Kopien von den Aufnahmen der Sicherheitskameras des Flughafens von Kuala Lumpur gezogen. Als wir später noch einmal recherchiert haben, waren alle Daten weg.“ </w:t>
      </w:r>
    </w:p>
    <w:p w14:paraId="0D7B45F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Jetzt hakte Flim nach, „Ich weiß gerade nicht, ob ich das hören will oder darf.“ Alle anderen grinsten ihn an, „Ihr habt wiederholt den Flughafen von Kuala Lumpur gehackt? Dann Daten ge... , na‘ sagen wir mal, gesammelt. Und dann waren eben diese Daten weg? Habe ich das soweit richtig verstanden?“ „Ja.“ War Piets lapidare Antwort. </w:t>
      </w:r>
    </w:p>
    <w:p w14:paraId="4D38387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„Oh man.“ Stöhnte Flim, „Wäre ich bloß nicht gekommen.“ „Halb so wild Flim, es wird noch besser.“ „Soll ich lieber gehen?“ „Nein, denn wir werden Deine Expertise noch brauchen.“ „Na gut.“</w:t>
      </w:r>
    </w:p>
    <w:p w14:paraId="00DA693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„Also weiter.“ Mit einem Nicken als Bestätigung an sich selbst, sagte Piet dann, „Die Art wund Weise, wie die fehlenden Daten verschwanden, deutet darauf hin, dass sie von externer Stelle gelöscht wurden.“ Anique sah Piet an, und fragte: „Hacker haben die Daten gelöscht?“ Piet nickte gequält, „Ja haben sie.“ „Aber wie zum Henker, haben die gewusst, was sie löschen mussten?“ </w:t>
      </w:r>
    </w:p>
    <w:p w14:paraId="56027FB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„Genau mit dieser Fragestellung haben wir uns auch beschäftigt.“ Flim sah die beiden an, „Das klingt, als hätte ein Dieb einen anderen Dieb beim Einbruch beobachtet.“ „Tatsächlich, ist das sehr dicht an der Wahrheit.“ Jetzt war Joost irritiert, „Willst Du sagen, Ihr habt gesehen, wer das war?“ „Ganz soviel Glück hatten wir nicht.“ Die Gruppe schien nicht mehr zu erschüttern, sie sahen alle zu Piet.</w:t>
      </w:r>
    </w:p>
    <w:p w14:paraId="38E9DC62"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„Die waren schon weg, als wir kamen, aber wir hatten Tracker auf den Daten, so das wir die Spur bis zum fünften Verschleierungsserver zurückverfolgen konnten. Es kommen nur Russland oder Nordkorea infrage. China konnten wir ausschließen, denn zwei der Server waren in China.“ </w:t>
      </w:r>
    </w:p>
    <w:p w14:paraId="7EB85F2F"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„Ja, die würden nicht so offensichtliche Spuren hinterlassen.“ Stellte Joost fest. Aber jetzt war es Flim, der einschränkte: „Es sei denn, es ist eine doppelte Verschleierung, und die Chinesen wollten, dass wir so denken.“ „Deswegen, weil Du so denken kannst, bist Du hier, Flim.“ Sagte Piet. „Das war das Erste, was wir geprüft haben.“</w:t>
      </w:r>
    </w:p>
    <w:p w14:paraId="0228882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„Sekunde.“ Hob Anique an. „Russland oder Nordkorea?! Thermit bei Thomas. Thermit in Groningen.“ Dachte Anique laut nach. „Wer von den beiden hätte einen Vorteil, wenn die Beweise vom Server des Flughafens in Kuala Lumpur verschwinden?“</w:t>
      </w:r>
    </w:p>
    <w:p w14:paraId="67FB562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lastRenderedPageBreak/>
        <w:t>Flim schaute nachdenklich drein und sagte dann. „Wie in jedem Krimi ... Derjenige hat ein Motiv, den es betrifft. Ich bin aber noch an dem Punkt: Wieso sollte eines der Länder involviert sein? Könnte das nicht ein ‚privater‘ Krimineller sein, der sein Tun am Flughafen vertuschen will?“</w:t>
      </w:r>
    </w:p>
    <w:p w14:paraId="3024A276"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„Das klingt wie ein guter Einwand.“ Stellte Joost </w:t>
      </w:r>
      <w:r w:rsidRPr="00944672">
        <w:rPr>
          <w:rFonts w:ascii="Arial" w:hAnsi="Arial" w:cs="Arial"/>
          <w:noProof/>
          <w:sz w:val="24"/>
          <w:szCs w:val="24"/>
        </w:rPr>
        <w:t>fest</w:t>
      </w:r>
      <w:r w:rsidRPr="00944672">
        <w:rPr>
          <w:rFonts w:ascii="Arial" w:hAnsi="Arial" w:cs="Arial"/>
          <w:sz w:val="24"/>
          <w:szCs w:val="24"/>
        </w:rPr>
        <w:t xml:space="preserve"> und alle sahen zu Piet.</w:t>
      </w:r>
    </w:p>
    <w:p w14:paraId="08794B42"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„Wir haben die Videodaten mehrfach gesichtet. Im Augenblick überlegen wir, ob wir versuchen, die Soldatin ausfindig zu machen, um über den Dienstweg zu weiteren Erkenntnissen zu kommen.“</w:t>
      </w:r>
    </w:p>
    <w:p w14:paraId="3048D3E8"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„Ich höre da ein ‚aber‘.“ Warf Joost ein. „Ja, zum einen wollen wir nicht, dass die Malaien wissen, dass wir den Airport gehackt haben. Zum anderen kann es sein, dass wir weitere schlafende Hunde wecken.“ „Die da wären?“ Fragte Flim nach. </w:t>
      </w:r>
    </w:p>
    <w:p w14:paraId="74F63635"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„Traditionell haben wir gute Beziehungen zu Malaysia. Die Briten haben aber auch sehr gute Beziehungen. Wenn wir also den offiziellen Weg gehen, dann hat der britische Secret Service sehr schnell den Hinweis, dass wir etwas untersuchen.“</w:t>
      </w:r>
    </w:p>
    <w:p w14:paraId="248A81A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„Aber,“ fragte Anique, „ist es sehr blauäugig, wenn ich sage, dass es doch wichtiger ist, den Fall zu klären, als mit Informationen hinterm Berg zu halten?“</w:t>
      </w:r>
    </w:p>
    <w:p w14:paraId="709D650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Piet sah sie an, „Der Spruch ‚Wissen ist Macht‘ kommt nicht von ungefähr. In unserer Branche sind Informationen die Währung. Wir geben Informationen normalerweise nur im ‚Quit Pro Quo‘ Verfahren heraus.“ „Manus manum lavat - eine Hand wäscht die andere.“ Es klang frustriert, als Joost das sagte.</w:t>
      </w:r>
    </w:p>
    <w:p w14:paraId="613A54B9"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„Da kommst Du jetzt ins Spiel.“ Als Piet dies sagte, zuckte Joost Kopf herum. „Wie jetzt?“ „Wenn Du in eine bestimmte Richtung recherchierst, dann kannst Du anfragen, wen Du willst. Wobei fraglich ist, ob Du immer eine Antwort bekommst.“</w:t>
      </w:r>
    </w:p>
    <w:p w14:paraId="15D1359F"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„Ich verstehe. Dadurch werde ich zu einem inoffiziellen Mitarbeiter von Euch, aber ihr wascht die Hände in Unschuld.“ „Na ja, nicht ganz. Du arbeitest nicht verdeckt, sondern an einer Reportage. Auch wenn Spione und Reporter schwer zu trennen sind.“ Grinste Piet ihn an.</w:t>
      </w:r>
    </w:p>
    <w:p w14:paraId="1602C445"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„Jetzt gibt es aber noch ein grundsätzliches Problem. Wie erkläre ich, dass ich weiß wer am Tor stand?“</w:t>
      </w:r>
    </w:p>
    <w:p w14:paraId="033044B1"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„Wenn ich etwas vorschlagen darf?“ Schaltete Flim sich ein. „Wir könnten Screenshots machen und den Geotag auf ‚xy‘ ändern.“</w:t>
      </w:r>
    </w:p>
    <w:p w14:paraId="6DC7E19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Jetzt war es an Joost zu fragen: „Will ich das Wissen?“ Alle schüttelten den Kopf.</w:t>
      </w:r>
    </w:p>
    <w:p w14:paraId="2825320D"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Piet griff zu einem Koffer, den er neben dem Stuhl stehen hatte. „In den TV-Kochsendungen heißt es doch immer: Ich habe da mal etwas vorbereitet ...“ Lächelte Piet Joost an.</w:t>
      </w:r>
    </w:p>
    <w:p w14:paraId="35FDD3F2"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„Du willst nicht sagen, dass Du diese Bilder hast?“ „Doch“ „Und der Geotag?“ „Eine Woche nach dem Verschwinden. Aufgenommen bei den Koordinaten der ‚Star‘ in Kuala Lumpur. Deren Reporter haben die Bilder gemacht. ...“</w:t>
      </w:r>
    </w:p>
    <w:p w14:paraId="65B8BFB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lastRenderedPageBreak/>
        <w:t>Der Gesichtsausdruck, den Joost jetzt machte, brachte alle zum Lachen. „Piet, Du hast das vorbereitet?! Du wusstest aber nicht, ob Du es brauchen würdest, oder?“ „Das ist richtig. Aber in meiner Branche ist gute Vorbereitung alles.“</w:t>
      </w:r>
    </w:p>
    <w:p w14:paraId="7BA05A72"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„Toll ...“ Brummt Joost, „Dann kann ich wohl kaum nein sagen. Wo soll ich anfangen?“ „Heute ist Freitag, da läuft nicht mehr viel. Fahre rüber nach Amsterdam und mache Dir ein schönes Wochenende. Ein Hotel ist gebucht. Wir zahlen. Am Montag triffst Du Dich mit einem Banker, der Dir Hintergrundinformationen gibt. Anschließend bist Du Journalist, und nimmst die Fäden auf, die Dir am sinnvollsten erscheinen. Wenn Du mich brauchst, dann rufst Du mich an.“</w:t>
      </w:r>
    </w:p>
    <w:p w14:paraId="51BACEB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„Da ist dann nichts mehr hinzuzufügen.“ Grummelte Joost, der sich überfahren fühlte.</w:t>
      </w:r>
    </w:p>
    <w:p w14:paraId="0699DDF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Nachdem die Sitzung sich um ein paar Randinformationen gedreht hatte, verabschiedeten sich alle in das Wochenende.</w:t>
      </w:r>
    </w:p>
    <w:p w14:paraId="57E3F948"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Da es erst kurz nach 13:00 Uhr war, entschied Joost sich, den Termin für Montag zu bestätigen. Er wählte die Nummer von John-Henry Cummings, dessen Telefonnummer er von Piet erhalten hatte.</w:t>
      </w:r>
    </w:p>
    <w:p w14:paraId="5FDF28B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Nach dem dritten Klingelton meldete sich eine männliche Stimme: „Ja Bitte?“ „Mr. John-Henry Cummings?“ „Das ist richtig, mit wem habe ich das Vergnügen?“ „Mein Name ist Joost van der Dijkstraat, wir haben für Montag einen Termin. Ich wollte den Termin rückbestätigen und fragen, wo wir uns treffen wollen.“</w:t>
      </w:r>
    </w:p>
    <w:p w14:paraId="0F2A6527"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„Ah, Herr van der Dijkstraat, gut das Sie anrufen. Ist es möglich, dass wir uns am Wochenende treffen? Vielleicht in Amsterdam?“ „Oh. Ja, das würde mir passen. Ich bin über das Wochenende sowieso in Amsterdam. Schwebt Ihnen etwas besonderes vor?“</w:t>
      </w:r>
    </w:p>
    <w:p w14:paraId="68774D2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„Wie wäre es am Samstagabend bei John Dory? Ich reserviere einen Tisch um 19:00 Uhr.“ „Einverstanden. Wir treffen uns dann dort.“</w:t>
      </w:r>
    </w:p>
    <w:p w14:paraId="43D6BB29"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1FD6FB5F"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w:t>
      </w:r>
    </w:p>
    <w:p w14:paraId="15763F6F"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746C4995" w14:textId="77777777" w:rsidR="00944672" w:rsidRPr="00944672" w:rsidRDefault="00944672" w:rsidP="00944672">
      <w:pPr>
        <w:autoSpaceDE w:val="0"/>
        <w:autoSpaceDN w:val="0"/>
        <w:adjustRightInd w:val="0"/>
        <w:spacing w:after="0" w:line="292" w:lineRule="auto"/>
        <w:jc w:val="both"/>
        <w:rPr>
          <w:rFonts w:ascii="Arial" w:hAnsi="Arial" w:cs="Arial"/>
          <w:b/>
          <w:bCs/>
          <w:sz w:val="24"/>
          <w:szCs w:val="24"/>
        </w:rPr>
      </w:pPr>
      <w:r w:rsidRPr="00944672">
        <w:rPr>
          <w:rFonts w:ascii="Arial" w:hAnsi="Arial" w:cs="Arial"/>
          <w:sz w:val="24"/>
          <w:szCs w:val="24"/>
        </w:rPr>
        <w:commentReference w:id="452"/>
      </w:r>
      <w:r w:rsidRPr="00944672">
        <w:rPr>
          <w:rFonts w:ascii="Arial" w:hAnsi="Arial" w:cs="Arial"/>
          <w:b/>
          <w:bCs/>
          <w:sz w:val="24"/>
          <w:szCs w:val="24"/>
        </w:rPr>
        <w:t>&gt;&gt;&gt; Amsterdam, Niederlande, Samstag 12. Juli 2014 &lt;&lt;&lt;</w:t>
      </w:r>
    </w:p>
    <w:p w14:paraId="794FC52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Am Samstagvormittag schlenderte Joost durch Amsterdam und ließ die Stadt auf sich einwirken. Er war schon lange nicht mehr in Amsterdam gewesen und so gönnte er sich die Besichtigung von touristischen Highlights. Nach dem Besuch im Rembrandhaus trank er einen Kaffee mit Blick auf die Grachten Amsterdams und genoss den Trubel ums sich herum. </w:t>
      </w:r>
    </w:p>
    <w:p w14:paraId="044C267E"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Als er losging, um sich zum Mittagessen einen netten Platz zu suchen, hatte er das Gefühl, dass er verfolgt würde. Er wechselte ein paar Mal die Straßenseite, schaute, in bester James Bond Manier, in Schaufenster, aber er konnte keinen Verfolger ausmachen. </w:t>
      </w:r>
    </w:p>
    <w:p w14:paraId="786D6CD6"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Allerdings war es auch nicht leicht, wenn eine Gruppe Ausflügler von einem Kreuzfahrtschiff, zu erkennen an dem Reiseleiter mit Reederei-Wappen, und eine Gruppe </w:t>
      </w:r>
      <w:r w:rsidRPr="00944672">
        <w:rPr>
          <w:rFonts w:ascii="Arial" w:hAnsi="Arial" w:cs="Arial"/>
          <w:sz w:val="24"/>
          <w:szCs w:val="24"/>
        </w:rPr>
        <w:lastRenderedPageBreak/>
        <w:t>asiatischer Touristen, die Reiseleiterin hatte einen Regenschirm als Erkennungszeichen, mit einem durch die Straßen laufen.</w:t>
      </w:r>
    </w:p>
    <w:p w14:paraId="18F54F5F"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Joost fand ein kleines Restaurant mit einem freien Außentisch, setzte sich und entspannte sich. Wenn er wirklich verfolgt werden würde, hätte seine Verfolgen das Problem, dass es um ihn herum nirgendwo Sitzgelegenheiten gab, und Menschen die nur Herumstehen vielen hier extrem auf.</w:t>
      </w:r>
    </w:p>
    <w:p w14:paraId="15F2AC48"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Um die Situation zu genießen und um Zeit zu schinden, aß Joost in aller Ruhe ein leckeres Drei-Gang-Menü, das als Tagesmenü ausgeschrieben war.</w:t>
      </w:r>
    </w:p>
    <w:p w14:paraId="19C8058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Nach dem Essen ging Joost zurück in sein Hotel. Auf dem Zimmer machte er sich einen Kaffee und sortierte seine Unterlagen. Er wollte sich vor dem Termin am Abend mit allen Informationen zum Thema Bank und Geld, die ihm vorlagen, vertraut machen.</w:t>
      </w:r>
    </w:p>
    <w:p w14:paraId="298998F6"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1EBDEBB0"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w:t>
      </w:r>
    </w:p>
    <w:p w14:paraId="77077C0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752D0D9F"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Um 19:58 Uhr war Joost am Eingang des Restaurants. Ein Blick durch die Fenster ließ ihn erkennen, dass es sich um stylishes Restaurant handelte, in dem man wie in einer Bahnhofhalle saß. Er zuckte mit den Schultern und trat ein.</w:t>
      </w:r>
    </w:p>
    <w:p w14:paraId="5C709641"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Er sagte, dass ein Tisch auf den Namen Cummings reserviert sei, und er zu dieser Reservierung gehörte.</w:t>
      </w:r>
    </w:p>
    <w:p w14:paraId="6641217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Er wurde zu dem Tisch geführt, und musste feststellen, dass, obwohl der Tisch mittig an der Wand stand, man doch eine gewisse Privatsphäre hatte. </w:t>
      </w:r>
    </w:p>
    <w:p w14:paraId="6BACC01E"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John-Henry Cummings war noch nicht da, so bestellte Joost erst einmal einen Espresso. Er hatte gehört, dass der Espresso vor dem Essen besser sein soll, da dieser die Verdauung anregen sollte. Diesen Test wollte Joost heute machen.</w:t>
      </w:r>
    </w:p>
    <w:p w14:paraId="5D533775"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Wenn der Geschmackssinn mit Bitterstoffen konfrontiert wird, werden sofort die Verdauung und der Speichelfluss angeregt, da der Körper glaubt, es müsste Gift abtransportiert werden. </w:t>
      </w:r>
    </w:p>
    <w:p w14:paraId="5C836762"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Der Espresso und ein kleines Glas Wasser kamen, und Joost nippte am Kaffee, der ein tolles Aroma in Mund und Rachen entfaltetet und ein feines Bananenaroma mit sich brachte.</w:t>
      </w:r>
    </w:p>
    <w:p w14:paraId="3821F95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Während er vertieft an dem Espresso nippte, kam eine Servicekraft und geleitete einen Mann, wohl um die 40 Jahre alt, in einem schicken Anzug zu seinem Tisch. Schlagartig fühlte Joost sich in seiner Chino underdressed.</w:t>
      </w:r>
    </w:p>
    <w:p w14:paraId="0A663C52"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„Mr. van der Dijkstraat?!“ Sprach der Mann ihn an, „John-Henry Cummings, bitte entschuldigen Sie die Verspätung.“ „Kein Problem Mr. Cummings. Bitte sagen Sie Joost.“ „Sehr gut, ich bin John.“ </w:t>
      </w:r>
    </w:p>
    <w:p w14:paraId="0F24C97E"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Währenddessen hatte sich John-Henry Cummings, gesetzt und drehte sich zu der Servicekraft. „Wir nehmen 2 x das große Menü, und bitte eine Flasche Chablis.“ </w:t>
      </w:r>
    </w:p>
    <w:p w14:paraId="1152A6FD"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lastRenderedPageBreak/>
        <w:t>Dann drehte er sich zu Joost. „Das Menü diesen Monat ist grandios. Sorry, dass ich einfach für Dich entschieden habe.“ „Das ist schon OK. Ich hatte noch keine Gelegenheit in die Karte zu schauen, dass kann ich mir so sparen.“</w:t>
      </w:r>
    </w:p>
    <w:p w14:paraId="2ADD04F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„John, eine Frage vorweg.“ Begann Jost, „Ich bin sozusagen in diesen Termin geschmissen worden. Worum geht es heute. Um die MHUGE-Bank?“ „MHUGE? Nein, die kenne ich nicht.“ Erstaunt sahen sich die beiden an: „Ok, kalibrieren wir uns.“ Sagte Joost. „Was ist Dein Thema heute?“ </w:t>
      </w:r>
    </w:p>
    <w:p w14:paraId="7C133A89"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In diesem Augenblick wurden sie unterbrochen, weil der Wein kam. John nahm einen Probeschluck, und schüttelte den Kopf, „Der Wein ist nicht ok.“ Die Servicekraft, Sie hatte ‚Antje‘ als Namensschild, sah ihn verständnislos an, „Antje. Der Wein ist nicht OK, der ist sauer. Bitte prüfen Sie das mit dem Restaurantleiter.“ „Bitte entschuldigen Sie, dass ich nicht gleich reagiert habe. Ich bin gleich wieder bei Ihnen.“ Antje verschwand mit dem Wein und dem Weinkühler. Kurz darauf kam ein junger Mann an den Tisch. „Meine Herren, bitte entschuldigen Sie. Der Wein ist tatsächlich sauer. Wir haben nur Flaschen aus dem gleichen Jahrgang, wäre es in Ordnung, wenn ich Ihnen einen Sancerre als Alternative vorschlage?“ Jetzt war es Joost, der als Erster reagierte. „Sagen Sie, haben Sie auch Cloudy Bay?“ John blinzelte, sagte aber nichts. „Ja mein Herr, den haben wir auch.“ „Dann sein Sie so gut, und bringen uns bitte einen Cloudy Bay.“</w:t>
      </w:r>
    </w:p>
    <w:p w14:paraId="08B9815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John schaute zu Joost: „Warum diese Entscheidung?“ „Der Sancerre ist ein Sauvignon Blanc von der oberen Loire. Das Weinanbaugebiet liegt gegenüber von Pouilly-Fumé. Die Weine habe eine tolle Tiefe. Ich halte den Cloudy Bay als Begleiter für ein mehrgängiges Menü für besser, da er, finde ich, besser changiert. Außerdem ist die Region von Marlborough, auf der Südinsel Neuseelands, mit einem Klima gesegnet, dass die Weine zu Weltklasse Weinen macht.“</w:t>
      </w:r>
    </w:p>
    <w:p w14:paraId="4FA301D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„Ich lasse mich überraschen.“ Sagte John. „Also, bei unserem heutigen Gespräch geht es um finanzielle Aktivitäten von Nordkorea, die in den letzten Wochen aufgefallen sind.“ </w:t>
      </w:r>
    </w:p>
    <w:p w14:paraId="3B89F017"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Diese Eröffnung überraschte Joost, dann fragte er, „Ist es OK, wenn ich eine Aufzeichnung von diesem Gespräch mache? Das werde ich mir bestimmt nicht alles merken können.“</w:t>
      </w:r>
    </w:p>
    <w:p w14:paraId="35CC8689"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„Ja, bitte tue das. Es ist mir wichtig, dass diese Informationen weitergegeben werden.“ „John, das klingt jetzt ein wenig nach ‚Whistleblower‘.“ Wollte Joost scherzen, aber John sah ihn ernst an. „In der Tat.“</w:t>
      </w:r>
    </w:p>
    <w:p w14:paraId="025209FE"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„John. Ich muss mich entschuldigen. Ich bin von ganz anderen Ausgangspunkten ausgegangen. Ich dachte, ich bekomme Informationen zur MHUGE-Bank. Du eröffnest mir, dass ich Informationen über Nordkorea bekomme. Lasse uns bitte noch einmal beginnen.“</w:t>
      </w:r>
    </w:p>
    <w:p w14:paraId="20560F0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„Du hast das vorhin schon gesagt. Wer oder was ist die MHUGE-Bank.“ Joost konnte noch antworten: „Ich dachte, das könnte ich von Dir erfahren.“ Dann kam der erste Gang des Menüs, und auch die Flasche Cloud Bay, die Joost bestellt hatte.</w:t>
      </w:r>
    </w:p>
    <w:p w14:paraId="208BF49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lastRenderedPageBreak/>
        <w:t>Als John den Wein probierte, schaute er anerkennend zu Joost. „Der ist richtig gut! Danke für die Empfehlung!“ Die beiden genossen die ersten Schlucke des Weines, der Neuseeland in Sachen Weißwein zu einer Weltmacht hat werden lassen.</w:t>
      </w:r>
    </w:p>
    <w:p w14:paraId="34320172"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Während sie den ersten Gang genossen, fragte John. „Was weißt Du über Nordkorea, bzw. über die Begriffe: ‚Office 39‘, ‚Office 121‘ und ‚Unit 180‘?“ </w:t>
      </w:r>
    </w:p>
    <w:p w14:paraId="7D6E30AD"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Joost überlegte kurz und setzte dann an: „Lass mich überlegen. ‚39‘ das ist die Abteilung Devisenbeschaffung. ‚121‘ das sind die Hacker Nordkoreas. Aber ‚180‘? Die kenne ich noch nicht.“</w:t>
      </w:r>
    </w:p>
    <w:p w14:paraId="074E5AE1"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„Ok. Ein kurzer Überblick. Dein Band läuft?“ Joost nickte zur Bestätigung. Hielt kurz die Hand hoch um John zu stoppen, da das Geschirr abgeräumt werden sollte. Dann begann John mit dem Überblick: „Erstens: Das Office 39 wurde in den 1970er Jahren als zentrale Schaltstelle gegründet, um sich mittels dubioser Devisengeschäfte eine unabhängige Machtbasis zu sichern. Die Leitung der Dienststelle liegt direkt in den Händen der Familie Kim. </w:t>
      </w:r>
    </w:p>
    <w:p w14:paraId="6401314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Erste internationale Bekanntheit erlangte die Organisation mit der Produktion von hochwertig gefälschten 100-Dollar-Scheinen, den sogenannten Superdollars, in den späten 1980er und frühen 1990er Jahren. Ob das Office 39 tatsächlich für die gefälschten Dollarnoten verantwortlich ist, ist umstritten.</w:t>
      </w:r>
    </w:p>
    <w:p w14:paraId="1CCCF5FF"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Im europäischen Raum war das Office 39 in die Aktivitäten der seit 1982 in Wien ansässigen einzigen nordkoreanischen Bank Europas, der Golden Star Bank, verwickelt. 2004 stellte die Bank ihre Geschäftstätigkeit ein, weil sie laut österreichischem Innenministerium unter Verdacht stand, in Geldwäsche und den Handel mit waffentauglichem Material verwickelt zu sein.“ </w:t>
      </w:r>
    </w:p>
    <w:p w14:paraId="7E05F2C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John holt Luft, sah zu Joost und fragte: „Soweit kannst Du folgen?“ „Ja. Bis jetzt ist alles klar.“</w:t>
      </w:r>
    </w:p>
    <w:p w14:paraId="453EBC0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„Dann warten wir eben ab, biss der nächste Gang da ist, dann erzähle ich weiter.“ Joost nickte zustimmend.</w:t>
      </w:r>
    </w:p>
    <w:p w14:paraId="12BFC07E"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Nachdem als zweiter Gang, dreierlei Muscheln auf Safranschaum an Apfel serviert wurde, insbesondere das Wechselspiel von Kamm- und Messermuschel mundete den beiden, während die Miesmuschel nicht überzeugte, fuhr John mit seinen Ausführungen fort.</w:t>
      </w:r>
    </w:p>
    <w:p w14:paraId="61486FD9"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„Büro 121 ist der Name einer Behörde in Nordkorea, die unter dem auch in Nordkorea bekannten Begriff ‚Geheimer Krieg‘ den Cyberkrieg betreibt. Die 1998 gegründete Behörde ist Teil des ‚Amtes für allgemeine Aufklärung‘. Nach Analysen des US-amerikanischen Verteidigungsministeriums führt Nordkorea offensive Operationen im Cyberspace durch. Sie werden als wirksame und kostengünstige Methode angesehen, um eine mögliche Unterlegenheit in klassischen militärischen Bereichen auszugleichen. Die Aktionen richten sich vor allem gegen Südkorea, sie sollen dort öffentliche Störungen verursachen. Außerdem will man Zugang zu geheimen Informationen erhalten.“ John </w:t>
      </w:r>
      <w:r w:rsidRPr="00944672">
        <w:rPr>
          <w:rFonts w:ascii="Arial" w:hAnsi="Arial" w:cs="Arial"/>
          <w:sz w:val="24"/>
          <w:szCs w:val="24"/>
        </w:rPr>
        <w:lastRenderedPageBreak/>
        <w:t>trank einen Schluck Wein, und gab damit Joost die Gelegenheit, das gehörte zu verarbeiten. Dann erzählte er weiter:</w:t>
      </w:r>
    </w:p>
    <w:p w14:paraId="32F7BC0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„Ein übergelaufener Spion hat berichtet, dass in dem Büro rund 1.800 Fachleute beschäftigt seien. Viele der Hacker sind Absolventen der Universität für Automation in Pjöngjang. </w:t>
      </w:r>
    </w:p>
    <w:p w14:paraId="64F4934F"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Im vergangnen Jahr 2013 war Südkorea Ziel einer größeren Cyberattacke, bei der über 30.000 PCs gehackt wurden. </w:t>
      </w:r>
    </w:p>
    <w:p w14:paraId="15C41DD6"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Zielscheibe waren vor allem Banken, Medienunternehmen und Behörden sowie der Dienstsitz des Präsidenten.</w:t>
      </w:r>
    </w:p>
    <w:p w14:paraId="1FB94FF2"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Es wird auch vermutet, dass Nordkorea im selben Jahr einen bösartigen Virus in tausenden von Smartphones in Südkorea verbreitet hat.“ </w:t>
      </w:r>
    </w:p>
    <w:p w14:paraId="233CA90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John trank einen weiteren Schluck Wein und sah zu Joost. „Bis dahin wusste ich alles, mit Ausnahme des Virus auf den Smartphones.“ Sagte Joost, um zu bestätigen, dass er zugehört hatte. „Dann fehlt jetzt noch die ‚Unit 180‘. Von der habe ich noch nichts gehört.“ </w:t>
      </w:r>
    </w:p>
    <w:p w14:paraId="692DD25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John nahm das Stichwort auf, griff zum Glas und trank noch einen kleinen Schluck. Dann stellte er fest, „Wir sprechen schon lange, die Flasche Wein ist schon fast leer.“ „Stimmt, aber Du erzählst das so spannend, dass ich immer wieder am Nippen bin.“ Grinste Joost. </w:t>
      </w:r>
    </w:p>
    <w:p w14:paraId="1DEAB75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Zufällig kam der nächste Gang: zweierlei von Rotbarsch. Einmal Rotbarsch im Kelpmantel und einmal im Kohlrabimantel in einer leichten nussigen Buttersauce. Joost nutzte die Gelegenheit, um den Wein nachschenken zu lassen und eine weitere Flasche zu bestellen.</w:t>
      </w:r>
    </w:p>
    <w:p w14:paraId="50890BE7"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„Bei der ‚Unit 180‘ liegen noch nicht so viele Informationen vor. Im Allgemeinen wird im Augenblick davon ausgegangen, dass die 180er eine Unterabteilung der 121er sind. Allerdings scheinen die 180er aus dem Ausland heraus zu operieren.“</w:t>
      </w:r>
    </w:p>
    <w:p w14:paraId="349A81B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„Ich sehe, dass Sie sich in den nordkoreanischen Strukturen einigermaßen auskennen. Aber warum muss ich das Wissen?“ Fragte Joost und aß den Rest des mit Algen ummantelten Rotbarschs. „Damit Du verstehst, was ich Dir jetzt erzähle. Also: Office 39 soll Devisen beschaffen. Punkt. Wenn die Edelsteine anbieten, bekommen sie dafür Devisen. Soweit ok?“ Joost nickte. „Also nächste Frage. Was weißt Du über Diamanten?“ „Nur, dass sie der beste Freund der Mädchen sind.“ „Zumindest kennst Du Dich in Musik aus.“ Grinste John Joost an. Joost lächelte und sagte dann: „Die eine, dass die meisten Diamanten noch aus Südafrika kommen und dass DeBeers der größte Diamantenhändler ist. Ist das besser?“</w:t>
      </w:r>
    </w:p>
    <w:p w14:paraId="266E6F45"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 „Fast.“ Lächelte John, „Die größten Diamantvorkommen befinden sich in Russland, Afrika, insbesondere in Südafrika, Namibia, Angola, Botswana, der demokratischen Republik Kongo und Sierra Leone, in Australien, Kanada und in Brasilien.“ „Da war ich doch gar nicht so weit weg.“ Joost sah etwas traurig aus, ob seines fehlenden Wissens. „Bei DeBeers hattest du, noch, recht. De Beers ist der größte Diamantenproduzent und -</w:t>
      </w:r>
      <w:r w:rsidRPr="00944672">
        <w:rPr>
          <w:rFonts w:ascii="Arial" w:hAnsi="Arial" w:cs="Arial"/>
          <w:sz w:val="24"/>
          <w:szCs w:val="24"/>
        </w:rPr>
        <w:lastRenderedPageBreak/>
        <w:t xml:space="preserve">händler der Welt mit Sitz in London. Das Unternehmen ist ein Tochterunternehmen von Anglo American und liefert etwa ein Drittel der Weltproduktion von Rohdiamanten. Seinen Namen trägt das Unternehmen nach seiner ersten Mine in Kimberley auf der Farm der Brüder Johannes Nicolaas und Diederik Arnoldus de Beer. Über 100 Jahre lang war das südafrikanische Unternehmen ein Syndikat mit einem Monopol auf den Diamantenhandel. Dieses Monopol wird mittlerweile durch Händler aus dem asiatischen Raum stark bedrängt.“ „Schon wieder etwas gelernt.“ Seufzte Joost. </w:t>
      </w:r>
    </w:p>
    <w:p w14:paraId="75AF693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Sie unterbrachen das Gespräch, oder war es ein Vortrag? Als der nächste Gang, mit dem Highlight des Menüs kam. Es gab, eine bodenständige Menükomponente: Aspik von der Königskrabbe mit Gemüsevariationen. Als Beilage handgeschnittene, doppelt frittierte, Kartoffelecken und ein elegantes Safran-Ajoli.</w:t>
      </w:r>
    </w:p>
    <w:p w14:paraId="6564DAFE"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„Der zweite große Produzent ist, Rio Tinto. Sie ist neben Vale und BHP eines der drei größten Bergbauunternehmen der Welt und seit der Übernahme von Alcan der weltweit führende Aluminiumproduzent.“</w:t>
      </w:r>
    </w:p>
    <w:p w14:paraId="6932251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„Das verstehe ich, aber ... ?“, fragte Joost. „Jetzt der Punkt um den es geht: Nordkorea hat in den vergangenen Wochen Diamanten verkauft.“ „Sie verkaufen Diamanten um Devisen zu erhalten. Wo ist das Problem?“ „Die Maßeinheit für Diamanten ist Karat. Weißt Du, was ein Karat bedeutet?“ „Nein, nur dass pro Karat die Ringe teurer werden.“ Versuchte Joost zu scherzen. „Ja, guter Ansatz. Ein Karat sind 0,2 Gramm. Ein Einkaräter ist als ein Ring mit 0,2 Gramm Diamanten. Dann kommen noch die Faktoren: Reinheit und Farbe dazu. Machen wir es mal einfach: Ein Karat in sehr guter Qualität kostet ab 18.000 Euro, im Einkauf.“ „Moment,“ stoppte Joost den Erzählfluss, „Ein Gramm, ist 18.000 Euro im Ankauf wert?“ „Ja, im Verkauf, sind es deutlich mehr.“</w:t>
      </w:r>
    </w:p>
    <w:p w14:paraId="43C646B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„Ok, soweit kann ich folgen. Also Nordkorea hat ein paar Diamanten verkauft. Damit also zurück zur Frage: Wo ist das Problem?“</w:t>
      </w:r>
    </w:p>
    <w:p w14:paraId="2892AB86"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„Ach, da gibt es nur ein marginales Problem.“ Der Tonfall und der listige Blick von John ließen Joost wachsam werden. „Das klingt nach Ironie.“ Sicherte Joost sich ab. „Ach nein, Nordkorea hat in den letzten Wochen 100.000 Karat verkauft.“ „Also brauchten die dringend Devisen.“ Joost sah Johns Blick, und merkte, dass er etwas übersehen hatte. „John. Ich bin zu langsam. 100.000 Karat mal 18.000 Euro, das sind?“ „Rund 1,8 Milliarden Euro.“ </w:t>
      </w:r>
    </w:p>
    <w:p w14:paraId="1DCB088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„Das ist eine Menge an Devisen. Aber so wie Du aussiehst ist das nicht das Problem.“ „Du hast recht. Die Summe ist so hoch, dass sie im Finanzmarkt als Einzeltransaktion aufgefallen ist. Aber das eigentliche Problem ist, die Menge der Diamanten, die verkauft wurden.“ </w:t>
      </w:r>
    </w:p>
    <w:p w14:paraId="1111E1A8"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„Karat, Geld, ich komme nicht mit.“, gab Joost zu. „100.000 Karat sind 20 kg an Diamanten. Das ist das Problem. Genau wie am Goldmarkt, wissen alle Beteiligten, ungefähr, wie viele Diamanten im Umlauf sind. Dadurch bleibt der Preis einigermaßen </w:t>
      </w:r>
      <w:r w:rsidRPr="00944672">
        <w:rPr>
          <w:rFonts w:ascii="Arial" w:hAnsi="Arial" w:cs="Arial"/>
          <w:sz w:val="24"/>
          <w:szCs w:val="24"/>
        </w:rPr>
        <w:lastRenderedPageBreak/>
        <w:t>stabil. Wenn Russland wieder Geld benötigt, werden auch mal 10 kg Diamanten verkauft.“ „10 kg?“ Fragte Joost nach, „Und Nordkorea verkauft 20 kg? Wie geht das? Diebstahl?“</w:t>
      </w:r>
    </w:p>
    <w:p w14:paraId="760AA49F"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„Du bist auf dem richtigen Weg. Die Diamantenmine ‚</w:t>
      </w:r>
      <w:r w:rsidRPr="00944672">
        <w:rPr>
          <w:rFonts w:ascii="Arial" w:hAnsi="Arial" w:cs="Arial"/>
          <w:noProof/>
          <w:sz w:val="24"/>
          <w:szCs w:val="24"/>
        </w:rPr>
        <w:t>Mir</w:t>
      </w:r>
      <w:r w:rsidRPr="00944672">
        <w:rPr>
          <w:rFonts w:ascii="Arial" w:hAnsi="Arial" w:cs="Arial"/>
          <w:sz w:val="24"/>
          <w:szCs w:val="24"/>
        </w:rPr>
        <w:t>‘ in Sibirien, hatte das Problem, das der Diamantengehalt der Lagerstätte mit zunehmender Abbautiefe von zunächst 4 Karat/t auf 1,5 bis 2 Karat/t zurückging.“ „In einer Tonne Erdaushub fand sich die Menge von 2 Karat Diamanten. 20 Kilo Diamanten entsprechen also dem Aushub von 50.000 Tonnen oder ungefähr 28.000 m³ Aushub. Ein so großes, neues Loch gibt es in der Welt nicht.“ Jetzt pfiff Joost leise. „Genau.“ Sagte John. „Weder DeBeers noch Rio Tinto wissen, woher die Diamanten kommen.“</w:t>
      </w:r>
    </w:p>
    <w:p w14:paraId="115A699E"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„Moment. Du hast eben gesagt, dass DeBeers noch Rio Tinto die größten Produzenten sind. Die wissen nicht, woher die Diamanten kommen?“ Joost zögerte, „Dann bleiben noch Russland oder Blutdiamanten aus dem Kongo oder so.“ „Guter Einwand, Du denkst schnell.“ Antwortete John, „Russland hat, nach allgemeiner Einschätzung nicht so viele Diamanten liegen. Außerdem würden die auch direkt als Verkäufer auftreten. Putin braucht die Devisen ebenfalls.“ </w:t>
      </w:r>
    </w:p>
    <w:p w14:paraId="54927DA2"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John stockte kurz, als die Teller abgeräumt wurden. Zum Nachtisch gab es entweder eine Käseauswahl oder etwas vom Kuchenbuffet. Beide entschieden sich für die Käseauswahl und einen Portwein als Begleitung.</w:t>
      </w:r>
    </w:p>
    <w:p w14:paraId="12EA8247"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John fuhr fort. „Blutdiamanten gibt es nicht in der Menge. Fakt ist, dass hier Diamanten aufgetaut sind, die aus, sagen wir mal, Privatbesitz stammen.“</w:t>
      </w:r>
    </w:p>
    <w:p w14:paraId="499489C7"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„Ich kann mir vorstellen, dass die beiden Konzerne Panik schieben, solange niemand weiß, woher die Diamanten stammen.“ Fasste Joost die Lage zusammen.</w:t>
      </w:r>
    </w:p>
    <w:p w14:paraId="627662A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„Ja, das ist ein Teil des Problems.“ Antwortete John. „Wieso, was kann denn noch schlimmer sein. Habe die von dem Geld Kernmaterial gekauft?“ „Das wäre politisch schlimm. Ich habe ein wirtschaftliches Problem im Blick.“ „Du hast mir eben schon Angst gemacht, was ist denn noch passiert?“ Fragte Joost, als der Käse- und der Digestif-Wagen kamen.</w:t>
      </w:r>
    </w:p>
    <w:p w14:paraId="72B42FF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„Was ist der Greenback?“ Fragte John und sah Joost an, dann suchte er sich Käse vom Wagen aus. „Fangfrage?“ Sagte Joost und entschied sich für einen alten Portwein für beide. „Der Greenback ist einer der Namen des US-Dollar, der aktuell wichtigsten Währung der Welt. Abgesehen von Gold.“ Sagte Joost vorsichtig, und ließ sich noch etwas Obst geben. </w:t>
      </w:r>
    </w:p>
    <w:p w14:paraId="05A1A5AD"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John nickte, „Das war der einfache Teil. Für uns ist jetzt eher wichtig, dass die Scheine nummeriert sind.“ „Klar, eine Nummer auf dem Schein erschwert das Fälschen.“ „Komiker. Die Seriennummer eines Dollarscheines ist nach einem für alle Scheine einheitlichen Schema aufgestellt: Sie besteht aus zwei Großbuchstaben, gefolgt von acht Ziffern, abschließend ein weiterer Buchstabe.“ „Ok, das verstehe ich. Aber warum ist das für uns wichtig?“ </w:t>
      </w:r>
    </w:p>
    <w:p w14:paraId="255D8A22"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lastRenderedPageBreak/>
        <w:t xml:space="preserve">„Die Buchstaben geben an, zu welcher Serie der Schein gehört und welcher der Zentralbankstandorte das Geld in Auftrag gegeben hat.“ „Klingt kompliziert.“ „Das geht so, man gewöhnt sich daran. Die Nummer ist fortlaufend. Wenn die acht Stellen durchgelaufen sind, dann gäbe es keine Scheine mehr. Daher gibt es am Ende einen Buchstaben, der wechselt, sobald die Ziffernfolge durchgelaufen ist.“ „Warum erzählst Du mir das? Was davon muss ich wissen?“ </w:t>
      </w:r>
    </w:p>
    <w:p w14:paraId="1088FB3E"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„Weil es eine weitere Besonderheit gibt. Hinzu kommen noch die „star notes“, auch Ersatzbanknoten genannt, die für fehlerhafte Scheine ausgegeben werden. Im amerikanischen Geldsystem haben die Seriennummern einen vorangestellten Stern.“ „Das bedeutet, wenn ein kaputter Schein eingezogen wird, dann wird ein Schein mit der gleichen Nummer nachgedruckt, nur dass dem neuen Schein ein Stern vorangestellt wird.“ </w:t>
      </w:r>
    </w:p>
    <w:p w14:paraId="721B3889"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„Also werden keine neuen Scheine gedruckt, sondern nur alte ersetzt. Soweit habe ich das verstanden.“ Joost winkte einer vorbeigehenden Servierkraft und bestellte zwei Espresso und zwei Glas spanischen Lepanto.</w:t>
      </w:r>
    </w:p>
    <w:p w14:paraId="1954D6C2"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„Meistens werden Geldbündel mit Flugzeugen befördert, damit überall auf der Welt ausreichend Scheine verfügbar sind.“ Sagte John und bedankte sich für die Bestellung mit einem Nicken.</w:t>
      </w:r>
    </w:p>
    <w:p w14:paraId="66BF9509"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„So eine klassische Transportbox ist an die Transporteinheiten der Flugzeuge angepasst. Die Abmessungen der Transportkiste sind 2,10 m x 1,50 m x 1,60 m. Diese Kiste besteht aus zwei Teilen und so werden die Geldstapel transportiert.“ „Jetzt machst Du es wieder spannend, wie viel Geld ist denn in einer Box?“</w:t>
      </w:r>
    </w:p>
    <w:p w14:paraId="5EC55BD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„Das ist unterschiedlich. Das hängt von der Wertigkeit der Dollarnoten ab.“ „Wieso das?“</w:t>
      </w:r>
    </w:p>
    <w:p w14:paraId="54609A86"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„Alle Dollarnoten habe eine einheitliche Größe. Die Scheine sind 156 x 67 mm groß und 0,11 mm dick. In diesen Boxen werden 18 x 22 Stapel transportiert.“ „Du gehst aber sehr ins Detail, John.“ „Sorry, das macht die Gewohnheit. Also die Kurzform: Es werden rund 7000 Scheine pro Stapel transportiert.“ „7.000 Scheine? Das ist doch nicht viel.“ „Joost, 7.000 pro Stapel. 18 mal 22 Stapel á 7.000 Scheine und das auf zwei Ebenen, das sind dann  5.544.000 Scheine.“ „OK, langsam verstehe ich. Aber, noch einmal, warum ist das wichtig?“ </w:t>
      </w:r>
    </w:p>
    <w:p w14:paraId="1914DD99"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„Bei einer Bank in Singapur, die Nordkorea nahe steht, sind genau 5.544.000 Scheine im Nennwert von 50 USD aufgetaucht. Also 277.200.000 UD-Dollar.“ </w:t>
      </w:r>
    </w:p>
    <w:p w14:paraId="50860508"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„Aber was ist bei einer Viertelmilliarde US-Dollar so ungewöhnlich?“ „Das Ungewöhnliche daran ist, dass es sich um ‚Sterne‘ handelt, die auch noch fortlaufend numeriert sind. Zusätzlich hat die Kiste ein Gewicht von rund 5,5 Tonnen.“</w:t>
      </w:r>
    </w:p>
    <w:p w14:paraId="407BE49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„Wenn ich richtig mitgerechnet habe, dann reden wir davon, dass Nordkorea sich Devisen im Wert von 2 Milliarden Euro beschafft hat. Ist das richtig?“ „Das ist korrekt.“</w:t>
      </w:r>
    </w:p>
    <w:p w14:paraId="6BFC4E4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„Dann stellt sich nur noch die Frage: Woher kommt das alles?“ „Genau. Die Frage ist einfach. Die Antwort ist schwer.“ „Wieso? Die Diamanten sehe ich ein, da hattest Du </w:t>
      </w:r>
      <w:r w:rsidRPr="00944672">
        <w:rPr>
          <w:rFonts w:ascii="Arial" w:hAnsi="Arial" w:cs="Arial"/>
          <w:sz w:val="24"/>
          <w:szCs w:val="24"/>
        </w:rPr>
        <w:lastRenderedPageBreak/>
        <w:t>schon gesagt, dass keiner weiß, woher die kommen. Aber das Geld. Das ist nummeriert. Die Fed müsste doch wissen, wohin sie eine Box voll Geld schickt.“</w:t>
      </w:r>
    </w:p>
    <w:p w14:paraId="49544EE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„Das genau ist der Knackpunkt. Die Fed sagt: Die Scheine sind Falschgeld und müssen eingezogen werden. Die Scheine wurden vom Secret Service überprüft, denn der ist dafür zuständig, und deren Ergebnis war: Falschgeld.“</w:t>
      </w:r>
    </w:p>
    <w:p w14:paraId="42634AC8"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„Das ist aber sehr unangenehm für Nordkorea.“ „Richtig. Die aber wiederum nichts sagen, damit deren Quelle nicht publik wird.“ „Moment, Du willst sagen, dass jemand das Embargo umgangen hat und dann auch noch Falschgeld an die Nordkoreaner geliefert hat?“ John nickte bestätigend.</w:t>
      </w:r>
    </w:p>
    <w:p w14:paraId="7638BF35"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Mit sarkastischem Tonfall vermutete Joost: „Der dürfte dann eine kurze Lebenserwartung haben.“  Wieder nickte John und sagte dann, „Das ist schon eine prekäre Situation, in die Nordkorea gebracht worden ist. Wenn niemand mehr Vertrauen in das ausgezahlte Geld haben kann, dass von Nordkorea ausgezahlt wird, dann bricht der Kontakt zur Halbwelt ab. Tatsächlich haben sich einige Akteure aus dem Spiel vorübergehend zurückgezogen.“</w:t>
      </w:r>
    </w:p>
    <w:p w14:paraId="7A0C4B5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Joost schaute John durchdringend an. „John, Du erzählst mir hier einiges. Ehrlich gesagt, es kling manches wie aus einem Roman. Mir wurde gesagt, Du seiest Banker. Die Informationen die Du hier wiedergibst klingen eher nach Geheimdienst. Wer und was bist Du wirklich?“</w:t>
      </w:r>
    </w:p>
    <w:p w14:paraId="44B22E07"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„Mir wurde gesagt, dass Du ein guter Journalist bist, dass hast Du eben gerade wieder bewiesen.“ John nickte anerkennend. Dann drehte er sich zu Seite und bestellte noch zwei Espresso, er brauchte die Zeit zu nachdenken. </w:t>
      </w:r>
    </w:p>
    <w:p w14:paraId="029CA707"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„Also, es gibt drei Personen in Europa, die über die finanziellen Geschäfte Nordkoreas sehr gut Bescheid wissen: Stan Lee, Abteilungsleiter Nordkorea und Zachary Young sein Vorgesetzter, Abteilung Special Payment Transactions, Asia, bei der HSBC in London und ich, bei der UBS in Zürich. Wir drei pflegen einen beständigen Austausch mit den Nachrichtendiensten. Unsere Kunden in Nordkorea wissen dass, ebenso wie die Nachrichtendienste wissen, wie wir die Embargo-Vorgaben umgehen.“ </w:t>
      </w:r>
    </w:p>
    <w:p w14:paraId="4EC05AE9"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„Moment mal, ihr umgeht das Embargo? Und das ist bekannt?“ „Ja. Die Briten nennen so etwas ein ‚Gentlemens Agreement‘. Wenn jeder weiß, was passiert, dann ist die Gefahr nicht so groß, dass die organisierte Kriminalität, mehr als sonst, mitmischt und das politische Geschehen unkontrollierbar wird.“</w:t>
      </w:r>
    </w:p>
    <w:p w14:paraId="446C6C4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„Das muss ich erst einmal verdauen.“ „Warte ab, jetzt kommt der eigentlich spannende Punkt.“ Die kleinen Kaffees kamen, und beide nippten an dem bitteren Nass. „Am Donnerstag, den 06. März 2014 hatten wir in Kuala Lumpur eine Besprechung angesetzt. Ein General des ‚Office 39‘, Zachary Young aus London und ich, wir wollten und unterhalten, weil das Büro Werthaltiges in den Markt bringen wollten, und wir die Devisen transferieren sollten.“</w:t>
      </w:r>
    </w:p>
    <w:p w14:paraId="0E836D5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lastRenderedPageBreak/>
        <w:t xml:space="preserve">Joost hob beide Hände und formte ein stilisiertes ‚T‘. „Auszeit! Eben erzählst Du mir, dass in Singapur Falschgeld aufgetaucht ist. Jetzt erzählst Du mir, dass in Kuala Lumpur eine Besprechung stattfand, zu der Du aus Singapur angereist bist. Kommt es mir nur so vor, oder ist da ein Zusammenhang?“ </w:t>
      </w:r>
    </w:p>
    <w:p w14:paraId="63055766"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„Gut zugehört. Warte, dann bekommst Du die Antwort.“ John fand gefallen an dem Gespräch, da Joost aktive zuhörte und auch nachfragte. „Jetzt kommen zwei Merkwürdigkeiten. Erstens, es kam nicht Zachery Young, wie erwartet, sondern Stan Lee, ohne, dass wir vorab informiert wurden. Zweitens wurde kurz nach der Landung von Stan in Kuala Lumpur ein Attentat durch sie malaiische Special Branch verhindert. Es ist nicht klar, wem das Attentat galt, aber es liegt nahe, dass es entweder Zachery oder Stan treffen sollte. Die Täter waren Söldner mit Dragunow Scharfschützengewehren.“</w:t>
      </w:r>
    </w:p>
    <w:p w14:paraId="5EF6CCE1"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„Wer sollte ein Interesse haben, einen der beiden zu ermorden?“ „Ich denke, dass es, sagen wir mal, Differenzen, gab, zwischen der HSBC und den Nordkoreanern. Es ist bekannt, dass die HSBC ihrer eigenen Agenda folgt. Die Nordkoreaner sind sehr nachtragend, wenn man sie hintergeht.“ </w:t>
      </w:r>
    </w:p>
    <w:p w14:paraId="3D1EB20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„Trotzdem, die Nordkoreaner haben einen Vorteil. Dadurch dass es Euch gibt, haben Sie die Möglichkeit am Inter-Banken-System teilzunehmen. Warum sollten sie sich diesen Zugang verschließen?“ Joost sah nachdenklich zur Decke, „Und John, wenn Du die Informationen so an mich weitergibst, dann bis Du doch auch in Gefahr, oder habe ich etwas übersehen?“ </w:t>
      </w:r>
    </w:p>
    <w:p w14:paraId="5D9F70CE"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„Tatsächlich, wird es Zeit für mich, dass ich mich aus diesem Geschäft zurückziehe. Man hat mir das schon einmal nahe gelegt. Ich möchte aber, dass bestimmte Umstände durch externe, also in diesem Fall Dich, bewertet werden.“</w:t>
      </w:r>
    </w:p>
    <w:p w14:paraId="48B781A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„Daraus schließe ich, dass Du mir nicht alles sagen kannst, was Du möchtest. Aber ich werde das Band transskiptieren und dann verschiedenen pfaden folgen. Hast Du noch einen Tipp für mich?“ </w:t>
      </w:r>
    </w:p>
    <w:p w14:paraId="42F4BB7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„Tatsächlich habe ich noch einen Namen für Dich. Die Falle in Kuala Lumpur wurde durch eine Spezialistin des Special Branch in Kuala Lumpur entdeckt. Ihr Name ist Satria Chow. Ihre Kontaktdaten habe ich nicht, aber einen Ansprechpartner beim Korps.“ Dabei schob John einen Zettel über den Tisch. Joost sah ihn fragend an.</w:t>
      </w:r>
    </w:p>
    <w:p w14:paraId="41C8334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„Du vermutest richtig. Ich wollte Dich erst kennenlernen, bevor ich Dir diese Daten gebe.“ John lächelte, als er das sagte und Joost antwortete: „Das kann ich verstehen. Natürlich muss ich jetzt fragen, ob Du auch noch ein Bild von ihr hast.“ „Nun werde nicht gleich übermütig.“ Lachte John, „Nein, ich habe kein Bild von Ihr. Im Netz ist auch keines vorhanden. Damit ist die Geheimhaltung gewährleistet.“</w:t>
      </w:r>
    </w:p>
    <w:p w14:paraId="3864C28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„Gut, dann gehe ich sie suchen.“ Schloss Joost das Gespräch. „John, vielen Dank für die ganzen Informationen. Der Abend war so spannend, dass ich das Essen zahle.“ Joost winkte und bat um die Rechnung.</w:t>
      </w:r>
    </w:p>
    <w:p w14:paraId="0C8684D1"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lastRenderedPageBreak/>
        <w:t>Gemeinsam verließen Sie das Restaurant, verabschiedeten sich und gingen getrennter Wege.</w:t>
      </w:r>
    </w:p>
    <w:p w14:paraId="1FA1F10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22A7C494"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w:t>
      </w:r>
    </w:p>
    <w:p w14:paraId="192D15FE"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71B17BE6"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commentReference w:id="453"/>
      </w:r>
      <w:r w:rsidRPr="00944672">
        <w:rPr>
          <w:rFonts w:ascii="Arial" w:hAnsi="Arial" w:cs="Arial"/>
          <w:b/>
          <w:bCs/>
          <w:sz w:val="24"/>
          <w:szCs w:val="24"/>
        </w:rPr>
        <w:t>&gt;&gt;&gt; Russland, 14. Juli 2014 &lt;&lt;&lt;</w:t>
      </w:r>
    </w:p>
    <w:p w14:paraId="40EB2376"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In Kursk, am Standort der 53. Luftabwehrbrigade, hatten die Nordkoreaner in den Werkstätten vor Ort zwei Raketen, für weitere Tests modifiziert und eine BUK-M1 mit dem nordkoreanischen Steuergerät ausgestattet, so das die besten Voraussetzungen für einen guten Test vorlagen.</w:t>
      </w:r>
    </w:p>
    <w:p w14:paraId="17BC37E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Ab 07:00 Uhr befanden sich alle Soldaten auf dem Testgelände der Luftabwehrbrigade, als der Befehl erging das Testgelände bei Belgorod, in rund 150km Entfernung, zu nutzen. Eine kurze Nachfrage ergab, dass das Gelände bei Kursk für eine Aktivkampfübung genutzt werden sollte.</w:t>
      </w:r>
    </w:p>
    <w:p w14:paraId="2AB9E1E1"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Keiner traute, sich das zu hinterfragen, und es war unklar, was damit gemeint war. Aber Befehl ist Befehl und so setzte sich die Kolonne in Marsch.</w:t>
      </w:r>
    </w:p>
    <w:p w14:paraId="381B2E5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Am Nachmittag war der neue Standort erreicht und die modifizierte BUK-M1 wurde zum Test bereitgemacht.</w:t>
      </w:r>
    </w:p>
    <w:p w14:paraId="05CE4D0D"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Eine Testdrohne wurde entsandt und flog in einer Höhe von 5.000m auf das Testgelände ein.</w:t>
      </w:r>
    </w:p>
    <w:p w14:paraId="566EA617"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Ein ukrainisches Militärflugzeug vom Typ Antonov AN-26 flog in Höhe von 6.500 Metern auf einem Routineflug entlang der ukrainisch - russischen Grenze. Beide Gebiete überschnitten sich ein wenig. Die Reisegeschwindigkeit der Antonov AN-26 liegt in 6.000m Höhe bei 435 km/h. Da im Donbass ‚Freiheitskämpfer‘ sich immer wieder Scharmützel mit dem regulären ukrainischen Militär lieferten, war die Anweisung eingegangen, den Flug höher als normal durchzuführen.</w:t>
      </w:r>
    </w:p>
    <w:p w14:paraId="6DE6AD4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Als die Drohne einflog und das Testsignal ausstrahlte, erfasste die BUK-M1 diese sofort und erkannte sie als Ziel.</w:t>
      </w:r>
    </w:p>
    <w:p w14:paraId="459340D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An Bord der ukrainischen Antonov erkannte der Bordingenieur, dass am Boden eine BUK-M1 aktiv war und schaltete automatisch auf den Störmodus, der das Fixieren der BUK-M1 auf das Flugzeug verhindern sollte.</w:t>
      </w:r>
    </w:p>
    <w:p w14:paraId="3D2C025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Als die Nordkoreaner die Rakete auslösten, um die Drohne anzugreifen, erkannte die modifizierte Software in der Steuereinheit das Störsignal der Antonov und gab der Rakete das Signal, dass die Zielkoordinaten geändert werden mussten. </w:t>
      </w:r>
    </w:p>
    <w:p w14:paraId="5C621227"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In Bruchteilen von Sekunden stellte sich die Rakete auf das neue Ziel ein und änderte den Kurs.</w:t>
      </w:r>
    </w:p>
    <w:p w14:paraId="395F4081"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Da beide Ziele ungefähr in der gleichen Richtung flogen, war die Abweichung mit dem bloßen Auge nicht zu erkennen. Als die Abweichung erkennbar wurde, konnten die Systembetreuer nicht mehr reagieren, um die Selbstzerstörung zu aktivieren.</w:t>
      </w:r>
    </w:p>
    <w:p w14:paraId="163A62A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lastRenderedPageBreak/>
        <w:t>Kurz darauf verließ die Testdrohne unbeschädigt das Testgelände und die ukrainische AN-26 verschwand in einem Feuerball vom Himmel.</w:t>
      </w:r>
    </w:p>
    <w:p w14:paraId="58E6F5E2"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Anhand der anschließenden Systemanalyse konnten die nordkoreanischen Ingenieure feststellen, dass die Raketensteuerung wie geplant funktioniert hatte. Die Tatsache, dass die AN-26 abgeschossen wurde, lag daran, dass die Freund-Feind-Erkennung die Zielerfassung überschrieb, als die AN-26 ihre Abwehrmaßnahmen aktivierte. Diese Aktivierung wurde als feindliche Handlung interpretiert und das neue Ziel bekämpft.</w:t>
      </w:r>
    </w:p>
    <w:p w14:paraId="2F73C3CE"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Obwohl ein fremdes und bemanntes Flugzeug abgeschossen wurde, konnte der Abschuss als voller Erfolg gewertet werden, denn die Rakete hatte exakt das getan, wofür sie programmiert worden war.</w:t>
      </w:r>
    </w:p>
    <w:p w14:paraId="072B9479"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2DEBA93E"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w:t>
      </w:r>
    </w:p>
    <w:p w14:paraId="44C88DB5"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5CF13EF4"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Die Generäle haderten kurz mit dem Abschuss, kamen dann aber zu dem Entschluss, die Einheit noch weiter südlich in das Kampfgebiet zu verlegen, um dann zwischen den feindlichen Maschinen einen Echttest zuführen zu können.</w:t>
      </w:r>
    </w:p>
    <w:p w14:paraId="2E090D8E"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Auch wenn der Abschuss der ukrainischen Antonov per se ein Fehlschlag war, so wurde die Tatsache das die Rakete auf das Freund-Feind-Signal reagiert hatte als positiv bewertet. </w:t>
      </w:r>
    </w:p>
    <w:p w14:paraId="2C59BE2E"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Im Kampfgebiet des Donbass sollte nun zwischen ‚echten‘ Freunden und Feinden, ein Präzisionstest der Raketensoftware durchgeführt werden. </w:t>
      </w:r>
    </w:p>
    <w:p w14:paraId="09E1AA07"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Abermals setzte sich die Kolonne Richtung Süden in Bewegung. Die Nordkoreaner informierten ihre Generalität über die aktuelle Entwicklung und fuhren ebenfalls Richtung Süden.</w:t>
      </w:r>
    </w:p>
    <w:p w14:paraId="314494AD"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2F088B4A"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w:t>
      </w:r>
    </w:p>
    <w:p w14:paraId="75D45292"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6D70B02F"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b/>
          <w:bCs/>
          <w:sz w:val="24"/>
          <w:szCs w:val="24"/>
        </w:rPr>
        <w:commentReference w:id="454"/>
      </w:r>
      <w:r w:rsidRPr="00944672">
        <w:rPr>
          <w:rFonts w:ascii="Arial" w:hAnsi="Arial" w:cs="Arial"/>
          <w:b/>
          <w:bCs/>
          <w:sz w:val="24"/>
          <w:szCs w:val="24"/>
        </w:rPr>
        <w:t>&gt;&gt;&gt; Amsterdam, 14. Juli 2014 &lt;&lt;&lt;</w:t>
      </w:r>
    </w:p>
    <w:p w14:paraId="1723F2BD"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Der Dienstagmorgen begann etwas holprig für Joost van der Dijkstraat. Er hatte am Abend noch einen Streifzug durch Amsterdam gemacht und ein paar nette Menschen getroffen. Das führte dann dazu, dass das eine und andere Freundschaftsbier getrunken und mit diversen ‚Genever‘ nachgespült wurden. Aus einem völlig unverständlichen Grund brauchte Joost für den Rückweg zum Hotel länger als sonst.</w:t>
      </w:r>
    </w:p>
    <w:p w14:paraId="5923F348"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Auch das Aufstehen aus dem Bett machte den Eindruck, als würde Amsterdam von einem Erdbeben erschüttert.</w:t>
      </w:r>
    </w:p>
    <w:p w14:paraId="5338FAF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Am Frühstücksbuffet trank er abwechselnd Kaffee und Orangensaft, bevor sein Körper langsam registrierte, dass der Arbeitstag begonnen hatte.</w:t>
      </w:r>
    </w:p>
    <w:p w14:paraId="4C004EC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lastRenderedPageBreak/>
        <w:t>In der Straßenbahn auf dem Weg zur Zentralbibliothek wurde er dann von einer Mutter angemacht, weil er nicht sofort aufgestanden war, und die armen Kinder nun quengelnd in der Bahn standen.</w:t>
      </w:r>
    </w:p>
    <w:p w14:paraId="42DA6CCD"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Müde fragte er sich, warum Kinder eigentlich sitzen mussten, und alte Herren wie er, immer sofort aufstehen mussten. Irgendwie wurde das mit der ‚political correctness‘ zu restriktiv ausgelegt und das Anspruchsdenken der Menschen immer egozentrischer. Vielleicht war er heute auch nur überempfindlich, weil sich das Blut-Alkohol-Verhältnis, langsam aber sicher, zugunsten des Blutes veränderte.</w:t>
      </w:r>
    </w:p>
    <w:p w14:paraId="508CC5C5"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In der Zentralbibliothek gab es einen Lieferservice. Er füllte die Buchanforderungen aus, und ergänzte dieses, nach Nachfrage, um drei Zeitschriften. Er wollte heute etwas über Nordkorea recherchieren, und ließ sich daher auch ein Exemplar von Jane´s bringen. Jane hatte sich als Nachschlagewerk für Flugzeuge und militärische Geräte einen Ruf erworben und galt so als das Nachschlagewerk in diesem Bereich. Da er keine Lizenz für das Lesen im Internet hatte, musste er auf die gedruckte Version zurückgreifen.</w:t>
      </w:r>
    </w:p>
    <w:p w14:paraId="438BF37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 Als er bei der Recherche auf Hinweise für den Neubau von U-Booten in Nordkorea stieß, fingen seine Gedanken an zu kreisen.</w:t>
      </w:r>
    </w:p>
    <w:p w14:paraId="6B087226"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Als Journalist hatte er gelernt, nach Zusammenhängen zu suchen, die nicht offensichtlich waren. Immer wenn er bisher solchen Gedanken gefolgt war, waren daraus die besten Artikel und Bücher entstanden. Diese Artikel hatten seinen, schon fast legendären Ruf als investigativer Journalist begründet. </w:t>
      </w:r>
    </w:p>
    <w:p w14:paraId="3E100C0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 In Hamburg hatte er kurz mit einem neuen Kollegen zusammengearbeitet, Jan Strozik, von dem er erwartete, dass er ein großer unter den investigativen Journalisten werden würde.</w:t>
      </w:r>
    </w:p>
    <w:p w14:paraId="08AB0619"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Joost Problem war nur, dass er immer allein gearbeitet hatte und so Schwierigkeiten hatte, andere einzubinden. Er nahm sich fest vor, sobald er wieder in Hamburg war, Kontakt zu Jan und auch zu Corinna aufzunehmen. Mit Corinna Brandenburg hatte er eine tolle, gemeinsame Recherchearbeit hinbekommen. Auch wenn Corinna in dem Artikel nicht genannt wurde, weil sie nur Volontärin war, so hatte sie doch einige gute Ergänzungen initiiert. Er merkte, dass seine Gedanken abschweiften, und konzentrierte sich wieder auf die Recherche.</w:t>
      </w:r>
    </w:p>
    <w:p w14:paraId="2415A97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Er wusste nicht warum, aber als er wieder auf die U-Boote schaute, legte er sich das Buch offen zur Seite und schlug in einem zweiten Werk die Informationen zur Boeing 777 auf und las die Informationen zu den technischen Daten. Dann suchte er nach den Daten und Abmessungen der Container, die in die 777 geladen werden konnten.</w:t>
      </w:r>
    </w:p>
    <w:p w14:paraId="6E13703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In seinem Kopf drängte sich eine Frage auf: ‚Was wäre, wenn ...‘. Er schlug den Notizblock auf und machte sich Stichwörter, was er noch recherchieren wollte. In der zweiten Spalte führte er auf, was er vom AVID und von Piet wissen wollte. Unten auf der Seite schrieb er drei Punkte auf, die John ihm erzählt hatte, und die nun plötzlich, aus einer anderen Perspektive betrachtet, eine andere Möglichkeit offenbarten.</w:t>
      </w:r>
    </w:p>
    <w:p w14:paraId="7AC5692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lastRenderedPageBreak/>
        <w:t>Die Punkte, die er bei Peter hinterfragen wollte, waren: Kann man ein Flugzeug klauen?, gibt es die Möglichkeit, dass das Load-Sheet von Flug MH370 falsch war, und wenn ja, wie kann man das echte Load-Sheet finden? Was war über das vereitelte Attentat in Kuala Lumpur in Erfahrung zu bringen? Besteht die Möglichkeit, mit den Soldaten zu sprechen? Einmal die, die das Attentat vereitelt hatten und einmal die, die zum Flughafen gefahren sind?</w:t>
      </w:r>
    </w:p>
    <w:p w14:paraId="025F5E87"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Passend dazu die Informationen von John: Gewicht der Geld-Box, Verfügbarkeit dieser Boxen, verschwundene Diamanten in den letzten 5 bis 10 Jahren.</w:t>
      </w:r>
    </w:p>
    <w:p w14:paraId="1FBA096E"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Dann würde er Ordner mit den Informationen anlegen und sich ein Recherchekonzept machen. Die Daten würde er postlagernd an den NDR in Hamburg schicken. Der NDR bot Journalisten an, Material von und über Recherchen zu lagern, solange die Journalisten im Außeneinsatz waren. Bedingung war, dass der NDR bei der Veröffentlichung bedacht wurde. Der NDR arbeitete an einer Cloudlösung für Journalisten, die so alle Daten elektronisch in einem virtuellen Speicher ablegen konnten. Dadurch würde viel Papier und Stauraum entfallen, aber das Konzept war noch nicht fertig, und der NDR war manchmal ein Tanker. Er reagierte nur langsam. </w:t>
      </w:r>
    </w:p>
    <w:p w14:paraId="3F089722"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Am frühen Nachmittag konnte sich Joost nicht mehr konzentrieren und packte seine Sachen. Die Bücher und Zeitschriften, ließ am Platz zurück, wie es ihm gesagt worden war. Dann fuhr er erschöpft zurück zum Hotel, um sich auszuruhen. Am Abend würde er die gesammelten Informationen zusammenfassen und sortieren. Auf dem Weg zurück vereinbarte er ein Treffen in Den Haag mit Piet und Anique, um die neusten Informationen abzugleichen.</w:t>
      </w:r>
    </w:p>
    <w:p w14:paraId="479AB97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15CAA47D"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w:t>
      </w:r>
    </w:p>
    <w:p w14:paraId="1A150C1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347E203B"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commentReference w:id="455"/>
      </w:r>
      <w:r w:rsidRPr="00944672">
        <w:rPr>
          <w:rFonts w:ascii="Arial" w:hAnsi="Arial" w:cs="Arial"/>
          <w:b/>
          <w:bCs/>
          <w:sz w:val="24"/>
          <w:szCs w:val="24"/>
        </w:rPr>
        <w:t>&gt;&gt;&gt; Donbass, 15. Juli 2014 &lt;&lt;&lt;</w:t>
      </w:r>
    </w:p>
    <w:p w14:paraId="65A748A7"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Die BUK-M1 des 53. Luftabwehrregiments hatte das Donbass erreicht. Hier war Kampfgebiet mit der Ukraine. Der Kommandeur meldete, dass das Zielgebiet erreicht sei.</w:t>
      </w:r>
    </w:p>
    <w:p w14:paraId="5D9B2AF9"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Der Kommandostab informierte ihn, dass man sich mit den ‚Freiheitskämpfern‘ abstimmen wollte. Die Besatzung sollte nicht in Gefahr geraten, aber gleichzeitig sollte versucht werden, den Test so durchzuführen, dass die Kämpfer vor Ort einen Vorteil hätten.</w:t>
      </w:r>
    </w:p>
    <w:p w14:paraId="24CC7969"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Es erging der Befehl kampfbereit, in Wartestellung zu gehen, die BUK zu schützen und auf weitere Befehle zu warten. </w:t>
      </w:r>
    </w:p>
    <w:p w14:paraId="535A7AA6"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Die Nordkoreaner gaben ebenfalls einen Statusbericht an deren Kommandantur weiter und warteten dann, wie die russischen Kollegen, auf weitere Befehle.</w:t>
      </w:r>
    </w:p>
    <w:p w14:paraId="51201369"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56958C91"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w:t>
      </w:r>
    </w:p>
    <w:p w14:paraId="423E8652"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73B3C3FD"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lastRenderedPageBreak/>
        <w:commentReference w:id="456"/>
      </w:r>
      <w:r w:rsidRPr="00944672">
        <w:rPr>
          <w:rFonts w:ascii="Arial" w:hAnsi="Arial" w:cs="Arial"/>
          <w:b/>
          <w:bCs/>
          <w:sz w:val="24"/>
          <w:szCs w:val="24"/>
        </w:rPr>
        <w:t>&gt;&gt;&gt; Amsterdam, 14. Juli 2014, am Abend &lt;&lt;&lt;</w:t>
      </w:r>
    </w:p>
    <w:p w14:paraId="5272B6B2"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John-Henry Cummings hatte den ganzen Tag mit Besprechungen verbracht, bei den Kundengelder angelegt oder transferiert werden sollten. Einige Konten wurden in der Schweiz als Nummernkonten geführt, einige gehörten Unternehmen mit Sitz in Panama, den Jungferninseln oder auch auf den Marshall Inseln. Eines war allen gemein: Sie gehörten einem Konsortium und es waren immer größere Summen. Die kleinste Transaktion waren zwei Milliarden Euro, die als Investition nach Lagos in Nigeria fließen sollten. Sie sollten als Kofinanzierung für zwei chinesische Bauprojekte dienen. Da berechtigte Zweifel an dem Bankensystem in Nigeria bestand, sollte die UBS-Filiale vor Ort die Verwaltung der Gelder übernehmen. Hierfür wurde ein Verwaltungsvertrag ausgehandelt.</w:t>
      </w:r>
    </w:p>
    <w:p w14:paraId="15D7B93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Die größte Position waren 5 Milliarden Euro, die in die Vereinigten Arabischen Emirate fließen sollten. Dubai war zur Zeit etwas klamm und benötigte Unterstützung. Einige Mittel gingen in normale Bauprojekte, drei Milliarden waren für Prestige-Bauprojekte vorgesehen, unter anderem für den Neubau des Dubai-Worldport, den neuen Megaflughafen, der einmal der größte der Welt werden sollte.</w:t>
      </w:r>
    </w:p>
    <w:p w14:paraId="0FE816D8"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Auch hierfür würde die UBS, bzw. die Filiale in Dubai die Mittelverwaltung übernehmen und der entsprechende Vertrag lehnte sich an die Verhandlungsergebnisse für das Lagos-Projekt an.</w:t>
      </w:r>
    </w:p>
    <w:p w14:paraId="55C11CF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Am Ende ging es wieder um eine 500 Millionen Euro Beteiligung an dem High-Yield-Trading für die UNO. Diese Mittel mussten unzweifelhafter Herkunft sein, sonst würden die Mittel nicht zugelassen.</w:t>
      </w:r>
    </w:p>
    <w:p w14:paraId="6C81B215"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Es galt die Regel, dass nur Privatpersonen für dieses Programm zugelassen waren, aber in bestimmten Konstellationen wurden Ausnahmen gemacht. Für die UBS bedeutete dies, dass Sie nicht mithandeln durfte, was für den Kunden bedeutete, dass erhöhte Provisionen fällig wurden.</w:t>
      </w:r>
    </w:p>
    <w:p w14:paraId="4699B4D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Die UBS würde in dem Projekt als Pay-Master auftreten und das Geld verwalten. Die Hälfte der erwirtschafteten Erträge gingen an die UNO, die sich, und ihre Aufgaben, damit finanzierte.</w:t>
      </w:r>
    </w:p>
    <w:p w14:paraId="11BC1EB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Das Projekt war ins Leben gerufen worden, da sich die UNO nicht auf die Zahlungen der Mitgliedsbeiträge verlassen konnte. Selbst große Zahler wie die USA waren immer mal wieder, aus innenpolitischen Gründen, säumige Zahler, die erforderlichen Mittel zur Finanzierung der mannigfaltigen Projekte der UNO musste jedoch dauerhaft sichergestellt werden.</w:t>
      </w:r>
    </w:p>
    <w:p w14:paraId="78F1F357"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Man sollte es zwar nicht glauben, aber die Idee ging auf eine Initiative der Deutschen Bundesbank zurück, die dieses Konstrukt für eine Mittelbeschaffung der deutschen Entwicklungshilfe nutzte.</w:t>
      </w:r>
    </w:p>
    <w:p w14:paraId="751153A7"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lastRenderedPageBreak/>
        <w:t>Schnell viel allen Zentralbanken auf, das bei der Bundesbank plötzlich große Geldmengen gedreht wurden, die sich nicht mit der Wirtschaftskraft Deutschlands erklären ließen.</w:t>
      </w:r>
    </w:p>
    <w:p w14:paraId="34C32208"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Alan Greenspan von der US amerikanischen Federal Reserve Bank entschied sich für eine Dienstreise nach Frankfurt und ließ sich von Jens Weidmann dem Präsidenten der Deutschen Bundesbank und der Sonderabteilungsleiterin Anna Schneider erklären, was diese dort initiiert hatten.</w:t>
      </w:r>
    </w:p>
    <w:p w14:paraId="3CFD6A31"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Schnell war klar, dass sich das System skalieren ließ. Ebenso schnell war klar, dass sich das System hervorragend für Marktmissbrauch und Betrug nutzen ließ.</w:t>
      </w:r>
    </w:p>
    <w:p w14:paraId="60DFB91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Als weiteres Problem trat auf, dass hierdurch riesige Geldmengen entstehen würden, die zu einer Inflation in großem Maßstab führen könnte und würde, wenn die Mittel nicht irgendwie in den Wirtschaftskreislauf fließen würden. Als letztes Problem musste verhindert werden, dass das Geld in die Hände von planlosen Politikern fließen würde.</w:t>
      </w:r>
    </w:p>
    <w:p w14:paraId="01CD42D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Anna Schneider, die das ursprüngliche Projekt in Euro und im europäischen Wirtschaftsraum betreut hatte, erläuterte, welchen Problemen sie sich zwischenzeitlich ausgesetzt sah, und wo sie Stolperfallen für ein groß skaliertes Projekt sah.</w:t>
      </w:r>
    </w:p>
    <w:p w14:paraId="3A88DEA9"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Als sich nachdenkliches Schweigen ausbreitete, hatte Anna Schneider eine Idee und bat um das Wort. Dann erläuterte sie, was ihr vorschwebte.</w:t>
      </w:r>
    </w:p>
    <w:p w14:paraId="2FD2BC9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Alan Greenspan hatte noch ein paar Einwände, aber im Großen und Ganzen hatte Anna gerade die Welt verändert.</w:t>
      </w:r>
    </w:p>
    <w:p w14:paraId="429A7487"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Da das meiste Geld auf der Welt in US-Dollar gehandelt wurde, sollten alle Projekte ausschließlich in US-Dollar gehandelt werden. Die Mindesteinlage wurde auf 100 Millionen US Dollar in Bargeld oder 200 Millionen in werthaltigen Papieren, festgelegt. Die Projektsumme war immer 100 Millionen, gegen die Papiere würde ein entsprechender Kredit gezogen, die Papier dienten als Sicherheit.</w:t>
      </w:r>
    </w:p>
    <w:p w14:paraId="3A75404D"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Es wurden nur Privatpersonen als Anleger zugelassen, die nachweisen konnten, dass das Geld zu ihrer vollen Verfügung war. So sollte verhindert werden, dass sich Geld geliehen wurde, um auf die 100 Millionen zu kommen.</w:t>
      </w:r>
    </w:p>
    <w:p w14:paraId="3F309AF8"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Würde bei der Due Diligence des Geldes erkannt werden, dass es solche geliehenen Mittel gab, würden die Gelder eingezogen werden und alle Beteiligten für immer aus diesem Programm gestrichen werden.</w:t>
      </w:r>
    </w:p>
    <w:p w14:paraId="46B6037F"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Wer immer Geld einbringen wollte, musste ein, oder mehrere (maximal jedoch 3), Projekte mit sozialer oder karitativer Ausrichtung benennen, denen die 30 Prozent der Mittel zufließen würden, weitere 30% würden an die UNO fließen, den Rest durfte der Anleger verwenden. Hier sollte die Einschränkung gelten, dass der Ertrag in ein Unternehmen fließen muss, dass am Markt aktiv ist und Personal beschäftigt. Das Geld durfte für 10 Jahre nicht aus dem Unternehmen abgezogen werden. So konnte vermieden werden, dass eine unkontrollierbare Inflation entstehen würde.</w:t>
      </w:r>
    </w:p>
    <w:p w14:paraId="4FB0EC16"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lastRenderedPageBreak/>
        <w:t>Diese Regelung sollte sicherstellen, dass z.B. keine Drogengelder in dieses Projekt fließen würden.</w:t>
      </w:r>
    </w:p>
    <w:p w14:paraId="515DF6B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Da die Gelder in soziale und karitative Projekt flossen, würden die Mittel zum Wohl der Menschheit eingesetzt werden. </w:t>
      </w:r>
    </w:p>
    <w:p w14:paraId="1CCF75F9"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Da ebenfalls sichergestellt werden musste, dass die Mittel ordnungsgemäß verwendet werden würden, würde die Deutsche Bundesbank diese Mittel verwalten. Anna Schreiber würde hierfür eine entsprechende Abteilung ‚ISF – International Social Financing‘ ins Leben rufen und leiten. Wer Gutes tut, dem soll auch Gutes widerfahren.</w:t>
      </w:r>
    </w:p>
    <w:p w14:paraId="5DED859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Die Mittel für die UNO würde die Filiale der FED in New York verwalten.</w:t>
      </w:r>
    </w:p>
    <w:p w14:paraId="7C2B755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Beide Abteilungen würden einer jährlichen Kontrolle unterworfen, um zu verhindern, dass am System vorbei gearbeitet werden würde.</w:t>
      </w:r>
    </w:p>
    <w:p w14:paraId="2A41188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Als weitere Sicherung schlug Jens Weidmann dann vor, dass die bereitgestellten Mittel durch die Federal Reserve Bank ‚eingefroren‘ werden, so das diese nicht für andere Zwecke, z.B. ein zweiter Durchlauf, genutzt werden können.</w:t>
      </w:r>
    </w:p>
    <w:p w14:paraId="1E575E3F"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Anna hatte noch zwei Vorschläge für Sicherungsmaßnahmen: Zum einen würde keine Verzinsung garantiert werden, der Anlage musste also immer davon ausgehen, dass sein Geld für 13 Monate eingefroren wird, und er keine Zinsen erhalten würde. Zum anderen durfte jede Person nur einmal an diesen Projekten teilnehmen. Der erwartete Zins, hochgerechnet von dem, was im ersten Durchlauf bei der Bundesbank generiert wurde, würde ausreichen, dass der Anleger sich zur Ruhe setzen könnte. Man war sich einig, dass es ausreicht, wenn man sich einmal zur Ruhe setzen kann.</w:t>
      </w:r>
    </w:p>
    <w:p w14:paraId="18C750E2"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Da die Banken erst involviert werden würden, wenn die Geldmittel zur Verfügung standen, sollten pro Kontinent Anlaufstellen benannt werden, die die Geldmittel vorab prüfen müssten, bevor diese zur due dilligence an die FED weitergeleitet werden. Diese Anlaufstellen würden auch die Auszahlung an den Investor kontrollieren. Hierfür steht Ihnen 1% des Ertrages für den Anleger als Entgelt zu. Sollte der Anleger auf Dritte als Vermittler zurückgreifen, so müssen diese, bei Auszahlung, einen gültigen Vermittlervertrag vorweisen. Bei Unklarheiten oder Streitigkeiten kann die Auszahlung verweigert werden und die Mittel, die für den Anleger vorgesehen sind, fließen der UNO zu. Auch dieses war als Sicherung gegen Betrüger gedacht. </w:t>
      </w:r>
    </w:p>
    <w:p w14:paraId="3176B835"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Letzter Schutzwall war, dass alle Beteiligten vom FBI, und ggf. von Interpol, überprüft werden würden. Kriminelle würden verhaftet und alle Mittel eingezogen werden.</w:t>
      </w:r>
    </w:p>
    <w:p w14:paraId="32859562"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So hoffte man, wenige Projekte durchlaufen lassen zu können und damit auch die Gefahr der Inflation gering zu halten. </w:t>
      </w:r>
    </w:p>
    <w:p w14:paraId="49C0990F"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7CBCA0B9"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w:t>
      </w:r>
    </w:p>
    <w:p w14:paraId="6B6ED5F6"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161328D8"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Um 18:30 Uhr verließ John-Henry Cummings die Bankfiliale, um zu Fuß zu seinem Hotel zu gehen.</w:t>
      </w:r>
    </w:p>
    <w:p w14:paraId="78129E4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lastRenderedPageBreak/>
        <w:t xml:space="preserve">Als er das zweite Mal eine Gracht überqueren wollte, kam ihm eine Gruppe angetrunkener Touristen entgegen, die wohl dem Rotlichtbezirk Amsterdams entgegensteuerten. </w:t>
      </w:r>
    </w:p>
    <w:p w14:paraId="7D4F6315"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John hatte keine Lust, sich durch diese Horde zu schlängeln und wechselte die Straßenseite. Er hörte noch das Aufheulen eines Motorrades, als er von dem Motorrad getroffen wurde. Er fasste sich an den Kopf und stellte fest, dass er blutete. Dann wurde ihm schwindelig und er verlor das Gleichgewicht. Er sah noch, dass sich der Motorradfahrer umdrehte, dann fiel er über die Brüstung in die Gracht. Er hätte wohl überleben können, aber leider kam in diesem Augenblick ein Ausflugsschiff, dass ihn unter Wasser drückte, während es langsam weiterfuhr. Die Gäste hatten das Fallen gesehen und schrien auf. Der Kapitän nahm sofort Fahrt raus, aber da war John schon unter Wasser gedrückt worden.</w:t>
      </w:r>
    </w:p>
    <w:p w14:paraId="6999138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Langsam glitt das Schiff weiter, schließlich wurde Johns Körper achtern wieder freigegeben. Der Kapitän hatte über Funk die Polizei verständigt, aber der Motorradfahrer konnte nicht ermittelt und bei John-Henry Cummings nur noch der tot festgestellt werden. </w:t>
      </w:r>
    </w:p>
    <w:p w14:paraId="308F792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0B28068B"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w:t>
      </w:r>
    </w:p>
    <w:p w14:paraId="198FC48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3B728A0A"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Die zur Hilfe abkommandierte Kim In-Guk hatte es wieder geschafft, einen glaubwürdigen Unfall zu inszenieren.</w:t>
      </w:r>
    </w:p>
    <w:p w14:paraId="3426812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443618CD"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w:t>
      </w:r>
    </w:p>
    <w:p w14:paraId="6A624391"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56C6FC5F"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p>
    <w:p w14:paraId="2ACCBB87"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p>
    <w:p w14:paraId="0B42FCEB"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p>
    <w:p w14:paraId="23ED72CE"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p>
    <w:p w14:paraId="6759FB7C"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b/>
          <w:bCs/>
          <w:sz w:val="24"/>
          <w:szCs w:val="24"/>
        </w:rPr>
        <w:commentReference w:id="457"/>
      </w:r>
      <w:r w:rsidRPr="00944672">
        <w:rPr>
          <w:rFonts w:ascii="Arial" w:hAnsi="Arial" w:cs="Arial"/>
          <w:b/>
          <w:bCs/>
          <w:sz w:val="24"/>
          <w:szCs w:val="24"/>
        </w:rPr>
        <w:t>&gt;&gt;&gt; Amsterdam, Den Haag, 15. Juli 2014 &lt;&lt;&lt;</w:t>
      </w:r>
    </w:p>
    <w:p w14:paraId="0211BC29"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Joost van der Dijkstraat hatte, wie geplant, am gestrigen Abend alle Daten sortiert, Bilder eingefügt und sich eine Struktur für die Daten gegeben.</w:t>
      </w:r>
    </w:p>
    <w:p w14:paraId="7D6C2AE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Um acht Uhr morgens war er wieder wach und ging duschen. Er zog sich schnell an und griff sich seinen Datenstick, auf dem er alles bereitgelegt hatte. Nahe des Hotels war ein Copy-Shop, der um 09:00 Ur öffnete. Kurz vor neuen war Joost bei dem Shop und holte sich von dem gegenüberliegenden Café einen Cappuccino mit einem extra Espresso.</w:t>
      </w:r>
    </w:p>
    <w:p w14:paraId="39B636EF"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Als der Copy-Shop öffnete, bat er darum, alle Daten von dem Stick, pro Ordner, zweiseitig zu drucken und die Seiten zu lochen.</w:t>
      </w:r>
    </w:p>
    <w:p w14:paraId="1E6651F5"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Er nahm sich Trennstreifen und Ordner aus den Regalen und wartete. Alle 100 Seiten bekam er einen Stapel Papier und füllte so, nach uns nach, mehrere Ordner.</w:t>
      </w:r>
    </w:p>
    <w:p w14:paraId="5662E36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lastRenderedPageBreak/>
        <w:t>Er bekam Mengenrabatt, aber musste immer noch knapp 300 Euro bezahlen. In dem Preis war Paketieren sowie der Kurierversand nach Hamburg bereits enthalten.</w:t>
      </w:r>
    </w:p>
    <w:p w14:paraId="2ABA66C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Gegen 10:45 Uhr machte Joost sich auf den Weg zurück ins Hotel.</w:t>
      </w:r>
    </w:p>
    <w:p w14:paraId="4C06501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Auf dem Weg zum Hotel kam er an einem Café vorbei und beschloss, erst einmal zu frühstücken. Der Fernseher zeigte Bilder von Polizisten und Feuerwehr an eine Gracht. Dann eine neue Einblendung, und man sah, dass ein Körper aus dem Wasser geborgen wurde. Im Untertitel stand: Breaking News: Mann ertrinkt in Gracht.</w:t>
      </w:r>
    </w:p>
    <w:p w14:paraId="293A593E"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Joost sah sich das an und widmete sich wieder seinem Frühstück. Nach dem Frühstück ging er zurück zum Hotel, als sein Telefon klingelte.</w:t>
      </w:r>
    </w:p>
    <w:p w14:paraId="3E7E7AC9"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„Ja Bitte?!“ „Joost? Hier ist Anique.“ Hallo Anique, was treibt Dich so früh an das Telefon? Hatten wir eine Verabredung?“ </w:t>
      </w:r>
    </w:p>
    <w:p w14:paraId="15395401"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„Ich wollte wissen, wie es Dir geht.“ Sagte Aniques Stimme aus dem Telefon. „Warum? Gut. Was ist denn los?“ Aniques Stimme klang etwas besorgt, als sie sagte: „Hast Du heute schon die Nachrichten gesehen?“</w:t>
      </w:r>
    </w:p>
    <w:p w14:paraId="53585BD1"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„Ich war eben in einem Café beim Frühstücken. Da waren nur Lokal Nachrichten. Hier ist ein Mann ertrunken. Was ist denn passiert, dass Du anrufst?“</w:t>
      </w:r>
    </w:p>
    <w:p w14:paraId="7FC7364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„Der Mann war John-Henry Cummings.“ Jetzt stockte Joost der Atem. „John? Aber was? Wieso?“</w:t>
      </w:r>
    </w:p>
    <w:p w14:paraId="1879CAA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„Was wir Wissen ist, dass er über die Brücke ging, und einer Gruppe Touristen ausweichen wollte. Dann wurde er angefahren und fiel in die Gracht. Ein Schiff hat ihn unter Wasser gedrückt.“</w:t>
      </w:r>
    </w:p>
    <w:p w14:paraId="135F937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„Das ist weit mehr als das, was im Fernsehen gesagt wird. Wie kommt das?“ „Wir haben darum gebeten, dass einiges nicht gesagt wird, damit wir besser untersuchen können.“ „Das klingt, als gäbe es noch etwas, das nicht gesendet wurde.“ „Du hast recht, er wurde von einem Motorrad absichtlich angefahren, aber das wollen wir nicht bekannt geben. Die englischen Touristen, die halbwegs Zeuge waren, haben gesagt, dass das Motorrad ausgewichen sei. Dabei haben wir es belassen.“ </w:t>
      </w:r>
    </w:p>
    <w:p w14:paraId="54A97501"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„Aber?“ „Bestimmte Verletzungen lassen darauf schließen, dass er angefahren wurde.“ Beantwortete Anique die Frage so sachlich wie möglich. „Dann ist John ermordet worden?“ „Davon gehen wir aus, auch wenn er ertrunken ist.“ </w:t>
      </w:r>
    </w:p>
    <w:p w14:paraId="03FA7E5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„Und ihr glaubt, dass ich auch in Gefahr bin?“ Anique zögerte mit der Antwort, worauf Joost fortfuhr. „Ich nehme Dein Schweigen als Bestätigung. Habt Ihr mehr Informationen oder Empfehlungen für mich?“</w:t>
      </w:r>
    </w:p>
    <w:p w14:paraId="3BCE3E7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„Wir wissen nicht, mehr als ich Dir eben erzählt habe. Bitte passe auf Dich auf.“</w:t>
      </w:r>
    </w:p>
    <w:p w14:paraId="723FAAD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„Danke für die Warnung. Ich werde vermehrt nach Motorrädern Ausschau halten.“ Anique atmete hörbar tief ein, „Joost, bitte nehme das nicht auf die leichte Schulter.“ „Tue ich nicht. Versprochen.“ Joost Ton beruhigte Anique, „Aber Anique, könntest Du mir einen Gefallen tun? Bei unserer letzten Sitzung war Flim dabei, könntest Du fragen, ob ich heute </w:t>
      </w:r>
      <w:r w:rsidRPr="00944672">
        <w:rPr>
          <w:rFonts w:ascii="Arial" w:hAnsi="Arial" w:cs="Arial"/>
          <w:sz w:val="24"/>
          <w:szCs w:val="24"/>
        </w:rPr>
        <w:lastRenderedPageBreak/>
        <w:t>mit ihn sprechen kann? Ich bräuchte seine Hilfe bei einem Problem, bevor ich es Euch präsentieren kann.“</w:t>
      </w:r>
    </w:p>
    <w:p w14:paraId="0F8A79E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„Dann musst Du rüber nach Den Haag kommen. Flim hat sein Büro hier in der Stadt.“ „Das ist OK. Ich nehme den Zug, sobald Du mir den Termin bestätigst.“ </w:t>
      </w:r>
    </w:p>
    <w:p w14:paraId="4E73BE47"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Nach dem Telefonat war Joost etwas beunruhigt. Im Zimmer würde er Platzangst bekommen und die Hotelbar war noch nicht auf. Joost beschloss, trotz der Warnung von Anique in ein Café, nahe des Hotels, zu gehen. Er brauchte frische Luft.</w:t>
      </w:r>
    </w:p>
    <w:p w14:paraId="49579371"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3FC0343C"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w:t>
      </w:r>
    </w:p>
    <w:p w14:paraId="4BA0C80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7225788C"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 xml:space="preserve">Jean-Luc de </w:t>
      </w:r>
      <w:r w:rsidRPr="00944672">
        <w:rPr>
          <w:rFonts w:ascii="Arial" w:hAnsi="Arial" w:cs="Arial"/>
          <w:noProof/>
          <w:sz w:val="24"/>
          <w:szCs w:val="24"/>
        </w:rPr>
        <w:t>Semois</w:t>
      </w:r>
      <w:r w:rsidRPr="00944672">
        <w:rPr>
          <w:rFonts w:ascii="Arial" w:hAnsi="Arial" w:cs="Arial"/>
          <w:sz w:val="24"/>
          <w:szCs w:val="24"/>
        </w:rPr>
        <w:t xml:space="preserve"> wurde von allen nur ‚Picard‘ gerufen, obwohl er dem Kapitän der Enterprise nicht ähnlich sah. De Semis sah mit seinen 1,99m Körpergröße, eher aus wie ein Basketballspieler. Sein Vater, Francois, war ein bretonischer Franzose und seine Mutter, Jaimia, stammte von der Insel Rangiroa im Archipel von französisch Polynesien. Die beiden hatten sich bei einem Fisch- und Tauchwettkampf kennengelernt, den Jaimias Bruder im Finale gegen Francois gewonnen hatte.</w:t>
      </w:r>
    </w:p>
    <w:p w14:paraId="228E76D1"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Im Alter von 17 Jahren verlor Jean-Luc seine Eltern während eines Urlaubs, durch einen Sturm auf dem pazifischen Ozean, und wurde daraufhin von seinen Großeltern auf Rangiroa aufgenommen.</w:t>
      </w:r>
    </w:p>
    <w:p w14:paraId="4E70EF6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Mit 25 verließ er Rangioa, um wieder Europa erleben zu können. Im Alter von 35 Jahren rettete er dem Gastronomen Patrice Mechelen das Leben, als er ihn aus der Schelde zog, in die dieser bei Glatteis mit dem Auto gerutscht war.</w:t>
      </w:r>
    </w:p>
    <w:p w14:paraId="5D9CA365"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Die beiden freundeten sich an und als Patrice 5 Jahre später bei einem Skiunfall starb, vermachte er Jean-Luc die Bar ‚Tawera‘ in Amsterdam. </w:t>
      </w:r>
    </w:p>
    <w:p w14:paraId="5D35524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Diese Bar führte Jean-Luc nunmehr seit 10 Jahren und der ‚Morgenstern‘ hatte sich zu einer Bar entwickelt, in der sich halb Amsterdam traf.</w:t>
      </w:r>
    </w:p>
    <w:p w14:paraId="61A1450E"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Jean-Luc hatte viele Stammkunden und er hatte bemerkt, dass seit ein paar Tagen sich immer wieder Personen mit asiatischem Aussehen bei ihm trafen. Zwar in wechselnder Zusammensetzung, aber er war sich sicher, dass es sich um eine weibliche und fünf männliche Personen handelte. Picard hatte schon öfter mit der Amsterdamer Halbwelt zu tun gehabt, diese ließ ihn zwar in Ruhe, nutzte den Morgenstern jedoch für treffen.</w:t>
      </w:r>
    </w:p>
    <w:p w14:paraId="02E301D5"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Es hatte ihn einiges an Mühe gekostet, aber die Halbwelt hatte die Bar als neutrales Territorium anerkannt, in der man sich auch mit dem Gegner zu Verhandlungen traf. Den Ruf der Neutralität hatte er sich erarbeitet, als er einmal ein Gespräch unterbrach, den Anwesenden die Rechnung brachte, die sie nicht angefordert hatten, und auf der Serviette stand, dass die Polizei gleich hier sein würde.</w:t>
      </w:r>
    </w:p>
    <w:p w14:paraId="59C9F06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Diese Geste wurde honoriert. Umgekehrt wusste die Polizei, wer bei ihm verkehrte. Eines Tages kam der Abteilungsleiter der Amsterdamer Polizei, Abteilung organisierte Kriminalität, zu ihm. Er wurde ausgiebig zu seinen Kontakten zur Unterwelt befragt. </w:t>
      </w:r>
      <w:r w:rsidRPr="00944672">
        <w:rPr>
          <w:rFonts w:ascii="Arial" w:hAnsi="Arial" w:cs="Arial"/>
          <w:sz w:val="24"/>
          <w:szCs w:val="24"/>
        </w:rPr>
        <w:lastRenderedPageBreak/>
        <w:t>Dieses Gespräch wurde zur Kenntnis genommen, und Jean-Luc erhielt nun wiederum Besuch aus dem Milieu, da man wissen wollte, warum die Abteilung OK bei ihm gewesen sei.</w:t>
      </w:r>
    </w:p>
    <w:p w14:paraId="33180605"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Jean-Luc schlug vor, dass sich der Leiter der OK und die beiden Oberhäupter der Halbwelt bei ihm treffen sollten. An einem Dienstagvormittag um 11:00 Uhr schloss er die Bar, deckte einen Tisch für 3 Personen und drei Tische vor der Bar. Als die Beteiligten eintrafen, schlug er vor, dass die Polizisten den mittleren Tisch besetzten, die beiden äußeren Tische jeweils von den anderen Parteien besetzt wurden. </w:t>
      </w:r>
    </w:p>
    <w:p w14:paraId="3BABC88E"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Er beschrieb, dass nach einer polynesischen Zeremonie, sich die Streitparteien immer an einem neutralen Ort trafen, und dort in Verhandlungen traten. Dieser Ort wurde von den Clanangehörigen bewacht, daher blieben die Leibwächter vor der Tür, die Häuptlinge betraten den Ort immer unbewaffnet, damit im Streitfall der Griff zu den Waffen vermieden werden konnte.</w:t>
      </w:r>
    </w:p>
    <w:p w14:paraId="4839C827"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Er stellte eine Kommode bereit, in der die Waffen deponiert wurden. Jeder ‚Häuptling‘ wurde anschließend von einer anderen Partei durchsucht, um Waffenfreiheit zu garantieren.</w:t>
      </w:r>
    </w:p>
    <w:p w14:paraId="6BC04E77"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Dann sprach er offen davon, wie er sich das weitere Leben vorstellte. </w:t>
      </w:r>
    </w:p>
    <w:p w14:paraId="4B8F245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Erstens: Die Bar war neutrale Zone, hier konnten sich alle Parteien treffen, um sich auszutauschen. </w:t>
      </w:r>
    </w:p>
    <w:p w14:paraId="4D70FF48"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Zweitens: Waffenfreiheit. Sollte jemand mit Waffen in der Bar erscheinen, würde eine Nachricht an alle Parteien gehen, dass hier Waffen getragen wurden. </w:t>
      </w:r>
    </w:p>
    <w:p w14:paraId="02FE4E6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Drittens: Im Streitfall würde Jean-Luc immer die Polizei rufen.</w:t>
      </w:r>
    </w:p>
    <w:p w14:paraId="71130981"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Wenn sich eine der Parteien auf ‚Palaver‘ berief, galt Waffenruhe, würde jemand gegen diese Waffenruhe verstoßen, durften die anderen Parteien dagegen entsprechende Maßnahmen ergreifen.</w:t>
      </w:r>
    </w:p>
    <w:p w14:paraId="02608145"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Die drei Anwesenden waren es nicht gewohnt, dass ihnen Auflagen gemacht wurden. Schnell waren sie sich jedoch einig, dass ein solches Gentlemen´s Agreement durchaus Vorteile hatte. </w:t>
      </w:r>
    </w:p>
    <w:p w14:paraId="4B4BF1B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Zusätzlich schlug Jean-Luc vor, dass er alle informieren würde, wenn dubiose Personen bei ihm verkehren würden. Genau dieser Verhandlungsführung, die seiner Bar das Leben rettete, verdankte er den Spitznamen ‚Picard‘.</w:t>
      </w:r>
    </w:p>
    <w:p w14:paraId="3B857F95"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In der Anfangsphase wurde er getestet, aber immer gingen die Nachrichten raus, wie er es gesagt hatte.</w:t>
      </w:r>
    </w:p>
    <w:p w14:paraId="0B7C5026"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Zweimal hatte er Menschen in der Bar, die er argwöhnisch betrachtete und versandte Nachrichten. Beide Male bekam er die Rückmeldung: Bitte ‚OK‘ benachrichtigen. Die Festnahmen brachten der Polizei eine gewisse Reputation ein. Einmal bat eine Partei um ein Gespräch mit der Polizei, daraus ergab sich eine größere Razzia, unter der alle drei Parteien zu leiden hatten, aber damit war der Ruf der Bar gefestigt.</w:t>
      </w:r>
    </w:p>
    <w:p w14:paraId="3B1B6D3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lastRenderedPageBreak/>
        <w:t xml:space="preserve">Bereits gestern hatte Jean-Luc de </w:t>
      </w:r>
      <w:r w:rsidRPr="00944672">
        <w:rPr>
          <w:rFonts w:ascii="Arial" w:hAnsi="Arial" w:cs="Arial"/>
          <w:noProof/>
          <w:sz w:val="24"/>
          <w:szCs w:val="24"/>
        </w:rPr>
        <w:t>Semois</w:t>
      </w:r>
      <w:r w:rsidRPr="00944672">
        <w:rPr>
          <w:rFonts w:ascii="Arial" w:hAnsi="Arial" w:cs="Arial"/>
          <w:sz w:val="24"/>
          <w:szCs w:val="24"/>
        </w:rPr>
        <w:t xml:space="preserve"> überlegt, ob er Alarm auslösen sollte, aber heute war er sich sicher. Er schickte eine Nachricht raus und keine halbe Stunde später kamen drei Gäste, die zwar nacheinander eintrafen, sich jedoch an einen Tisch setzten.</w:t>
      </w:r>
    </w:p>
    <w:p w14:paraId="2638AAC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Jean-Luc brachte den dreien die Speisekarten. Als diese die Karten aufklappten, fanden Sie eine kurze Situationsbeschreibung und wurden um Rückmeldung gebeten.</w:t>
      </w:r>
    </w:p>
    <w:p w14:paraId="66FD1E36"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Die Polizei hatte bereits bei den anderen beiden nachgefragt, ob sie etwas über den Auftragsmord an John-Henry Cummings wussten, und es wurden dort bereits ‚interne‘ Nachforschungen angestellt. Als Jean-Luc jetzt meldete, dass fragwürdige Personen in der Bar waren, gingen bei allen die Alarmglocken an.</w:t>
      </w:r>
    </w:p>
    <w:p w14:paraId="177CF01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Schnell wurden die aktuellen Fakten ausgetauscht, der Motorradfahrer war tatsächlich eine Frau mit asiatischen aussehen. Das ergaben Auswertungen von Sichtungen. Zusätzlich kam die Aussage, dass eine andere, dritte, Partei hier am Werke war. Daher wurde die Polizei um Hilfe gebeten.</w:t>
      </w:r>
    </w:p>
    <w:p w14:paraId="2F142AA1"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Damit es nicht zu auffällig war, brachte Jean-Luc dreimal Espresso und eine Flasche Wasser an den Tisch. Die Flasche stellte er in die Tischmitte. Nach einem kurzen Blickkontakt wurde die Flasche vor den Kriminalbeamten gestellt, womit geklärt war, dass von nun an die Polizei am Zug war.</w:t>
      </w:r>
    </w:p>
    <w:p w14:paraId="33B42EC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Langsam griff der Kriminalbeamte zum Telefon, sicher ist sicher, drückte die Kurzwahltaste und sagte nur: „Wij“</w:t>
      </w:r>
    </w:p>
    <w:p w14:paraId="2272EB99"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Die drei tranken ihre Espresso und unterhielten sich über das Neueste. Nach knapp 15 Minuten setzten sich zwei Neuankömmlinge an den Nachbartisch und die beiden anderen verabschiedeten sich. Der Kriminalbeamte bezahlte die Rechnung und ging. Jean-Luc brachte Speisekarten zu den Neuankömmlingen. Damit erhielten diese dieselben Informationen plus den Hinweis, um welchen Tisch es ging. So begann die Observation.</w:t>
      </w:r>
    </w:p>
    <w:p w14:paraId="2DC5109E"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Wenn die Polizei tätig wurde, dann setzte sie immer sechs bestimmte Kriminalbeamte ein, damit nicht zu viele Gesichter direkt bekannt wurden.</w:t>
      </w:r>
    </w:p>
    <w:p w14:paraId="7C1B5489"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Während die beiden Kriminalbeamten überlegten, was sie zu Essen bestellen sollten, kam es zu einer unerwarteten Situation.</w:t>
      </w:r>
    </w:p>
    <w:p w14:paraId="3F87157D"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 In der kleinen Gasse gab es nur zwei Cafés, die ‚Bounty‘ und die ‚Tawera‘. Die Gasse verbreiterte sich hier etwas, so das die beiden Bars Platz für Außensitzplätze hatten, trotzdem lagen diese Bars etwas abseits, so das man schon wissen wusste, dass hier etwas Besonderes ist.</w:t>
      </w:r>
    </w:p>
    <w:p w14:paraId="3C5030D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Joost van der Dijkstraat wollte heute einen Kaffee in der ‚Bounty‘ trinken, da er das maritime Flair dem strengen Chic der ‚Tawera‘ vorzog. Da aber alles Außenplätze belegt waren, ging er weiter zur ‚Tawera‘.</w:t>
      </w:r>
    </w:p>
    <w:p w14:paraId="6B6F103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Zwei Parteien beobachteten seine Ankunft, die Nordkoreaner, da sie auf ihn gewartet hatten. Die Kriminalbeamten, weil er im Blickfeld zu dem beobachteten Tisch war. </w:t>
      </w:r>
    </w:p>
    <w:p w14:paraId="1ECE9D0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Als Joost zur ‚Tawera‘ kam, suchte er nach einem Sitzplatz draußen, um die Sonne zu genießen. Er sah die Nordkoreaner, sitzen und zögerte für den Bruchteil einer Sekunde, </w:t>
      </w:r>
      <w:r w:rsidRPr="00944672">
        <w:rPr>
          <w:rFonts w:ascii="Arial" w:hAnsi="Arial" w:cs="Arial"/>
          <w:sz w:val="24"/>
          <w:szCs w:val="24"/>
        </w:rPr>
        <w:lastRenderedPageBreak/>
        <w:t>dann wandte er sich ab und ging zu einem Tisch neben die Kriminalbeamten und weg von den Asiaten.</w:t>
      </w:r>
    </w:p>
    <w:p w14:paraId="7769BC5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Die Kriminalbeamten hatte diese Reaktion bemerkt, und sahen sich kurz an. Was war hier los? „Rufe doch mal Pieter an, der müsste doch eigentlich schon längst hier sein.“ Sagte der eine im Plauderton, worauf der andere sein Telefon zur Hand nahm und eine Nummer wählte. „Pieter, Jannik hier. Wir warten auf Dich, wo bist Du?“ Er lausche kurz, „Gut, dann beeile Dich, und wir warten noch mit der Bestellung.“</w:t>
      </w:r>
    </w:p>
    <w:p w14:paraId="2E6AA641"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Joost hat das gehört, da er direkt neben den beiden saß und lächelte, diese Art von Problem schien es überall auf der Welt zu geben. Eine junge Frau war für den Service auf dieser Seite zuständig und brachte ihm die Speisekarte. Da Joost schon einmal hier gegessen hatte, bestellte er direkt einen Kaffee, ein stilles Wasser und einmal gemischte Satés mit Brot.</w:t>
      </w:r>
    </w:p>
    <w:p w14:paraId="4C78C6E2"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Als der Kaffee kam, genoss er den bitteren Geschmack auf der Zunge, drehte den Kopf zur Sonne und entspannt sich.</w:t>
      </w:r>
    </w:p>
    <w:p w14:paraId="5072999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Die beiden Kriminalbeamten realisierten, dass der Neuankömmling von den Asiaten beobachtet wurde. Leider wussten sie nicht, wer der Neuankömmling war, daher mussten sie abwarten, was passieren würde. Ein Foto konnten sie nicht machen, da das zu auffällig sein würde.</w:t>
      </w:r>
    </w:p>
    <w:p w14:paraId="577A958F"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Ein Pärchen kam, Arm in Arm, die Gasse entlang und als sie die Tische sahen, suchten sie einen freien Platz, und nahmen den freien Tisch neben den Asiaten. Die Frau scheuchte Ihren Freund wieder hoch, er sollte ein Foto machen. Dafür setzte sie sich in Pose. Damit die Sonne nicht direkt in ihr Gesicht schien, drehte Sie sich mit dem Rücken zu den Asiaten. So gelang es, ohne viel Aufwand die Asiaten zu fotografieren. Ein Bild von Joost wollte allerdings nicht gelingen.</w:t>
      </w:r>
    </w:p>
    <w:p w14:paraId="14C8842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Der junge Mann, der auf dieser Seite der Terrasse dienst hatte, brachte die Speisekarte an den Tisch des Pärchens.  Die beiden sahen sich die Karte an, dann sahen sie sich an. Die junge Frau sagte halb fragend, „Doch lieber wo anders?“ Ihr Freund nickte, die beiden standen auf und verließen die Terrasse der ‚Tarawa‘.</w:t>
      </w:r>
    </w:p>
    <w:p w14:paraId="6B820FD9"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Kurz darauf kam ein weiterer Mann und setzte sich zu den beiden Kriminalbeamten. Diese freuten sich, dass ‚Pieter‘ doch nun endlich angekommen sei und vertieften sich in die Speisekarten. Pieter setzte sich so, dass der Joost im Auge behalten konnte.</w:t>
      </w:r>
    </w:p>
    <w:p w14:paraId="77A6EF9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Das Ganze passierte im Hintergrund, während Joost die Sonne und den Kaffee genoss. Dann klingelte Joosts Telefon, er schaute auf das Display und antwortete: „Anique, wir hatte doch heute schon das Vergnügen.“ „Das ist richtig, aber ich hatte das Bedürfnis mit Dir zu reden, und bin nach Amsterdam gefahren.“ „Was denn, den ganzen weiten Weg von Den Haag?“ „Tja, ich habe den Zug genommen und habe die Stunde nach Amsterdam am Laptop gearbeitet. Ich hoffe, dass wir uns unterhalten können. Wo bist Du?“</w:t>
      </w:r>
    </w:p>
    <w:p w14:paraId="5A4171B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lastRenderedPageBreak/>
        <w:t>„Ich bin ein einer Bar Namens ‚Tarawa‘, aber den Namen der Gasse hier habe vergessen. Fünf Minuten Gehweg vom Hotel.“ „Warte. Ich suche die mal eben. Ah. Gefunden. Neben der Bounty-Bar, richtig?“</w:t>
      </w:r>
    </w:p>
    <w:p w14:paraId="1BB3F31D"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„Bist Du immer so schnell?“ „Na ja, sonst wäre ich nicht da, wo ich jetzt bin.“ Lachte Anique als Antwort. „Halte mir einen Platz frei!“ „Mache ich doch gerne.“</w:t>
      </w:r>
    </w:p>
    <w:p w14:paraId="6182688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Das Gespräch wurde am Nebentisch aufmerksam verfolgt.</w:t>
      </w:r>
    </w:p>
    <w:p w14:paraId="62F066A5"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3B9EA7DA"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w:t>
      </w:r>
    </w:p>
    <w:p w14:paraId="509A1CD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4351BC0D"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Gute 20 Minuten später traf Anique ein. Sie schien ihren Auftritt inszenieren zu wollen, denn sie kam in einem Sommerkleid an, das sofort dafür sorgte, dass die Blicke aller auf Sie gerichtet waren. Strahlend lächelnd ging sie auf Joost zu. „Joost mein Schatz. Viele Grüße von Piet van Oklewijn.“ Während Joost sie verständnislos ansah, sah Anique, wie am Nebentisch die Anspannung kurz nachließ und der eine Mann sie ansah und unmerklich nickte.</w:t>
      </w:r>
    </w:p>
    <w:p w14:paraId="31A804EF"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Ganz leise sagte Anique, „Bedanke Dich!“ „Anique, wann hast Du Piet getroffen? Den habe ich ja schon ewig nicht gehen.“ Und leise hinterher, „Was ist hier los?“</w:t>
      </w:r>
    </w:p>
    <w:p w14:paraId="15D1FFDF"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„Ich glaube, dass Du in Gefahr bist.“ Flüsterte Anique, um dann fortzufahren, „Du hattest Zeit genug. Was empfiehlst Du zu essen? Ich habe riesigen Hunger.“</w:t>
      </w:r>
    </w:p>
    <w:p w14:paraId="3451C695"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„So?! Seit wann vertraust Du meinen Einschätzungen?“ Mit einem Augenaufschlag sagte Anique, „Na schon immer.“ Daraufhin musste Joost herzhaft lachen. „Dann nehmen wir sie gemischten Satés mit grünem Salat, den Muschelsalat mit Reis und die spanischen ‚Papas Con Mojo‘. Und dazu einen ganz leckeren Gänsewein, 2012er Bahndamm Ostseite.“ Jetzt lachte Anique hell auf und ihre Augen blitzten schelmisch. Dann beugte sie sich ein wenig vor und sagte leise, „Wir essen hier in Ruhe, dann gehen wir zusammen weg.“ Joost sah sie ernst an. Dann nickte er. „Muss was Ernstes sein, wenn Du hier rüber kommst.“ Jetzt nickte Anique leicht.</w:t>
      </w:r>
    </w:p>
    <w:p w14:paraId="403C214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An allen Tischen wurde Essen serviert und fast überall wurde sich rege unterhalten. Die Asiaten machten die Ausnahme, sie assen ruhig und ohne zu sprechen.</w:t>
      </w:r>
    </w:p>
    <w:p w14:paraId="5DD5E195"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713BF8D4"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w:t>
      </w:r>
    </w:p>
    <w:p w14:paraId="24C5C5D8"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5243A770"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Als die beiden mit dem Essen fast fertig waren, beendeten die drei Männer am Nebentisch ihr gemeinschaftliches Essen, indem sie den zu spät gekommenen Pieter dazu verdonnerten die Rechnung zu übernehmen. Die anderen beiden verabschiedeten sich und verließen die Gasse in entgegengesetzter Richtung. Nur Anique bemerkte, dass die beiden die Fenster als Spiegel nutzten, um die Umgebung zu sichern.</w:t>
      </w:r>
    </w:p>
    <w:p w14:paraId="087B67D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Kurz bevor sie die Rechnung begleichen wollten, kam ein bekanntes Gesicht durch die Gasse geschlendert. „Flim?! Was machst Du denn hier?“ „Joost? Mensch dass ist aber </w:t>
      </w:r>
      <w:r w:rsidRPr="00944672">
        <w:rPr>
          <w:rFonts w:ascii="Arial" w:hAnsi="Arial" w:cs="Arial"/>
          <w:sz w:val="24"/>
          <w:szCs w:val="24"/>
        </w:rPr>
        <w:lastRenderedPageBreak/>
        <w:t>ein Zufall! Ich habe Mittagspause und wollte die Sonne genießen und ich war schon lange nicht mehr hier.“ Dann drehte er sich zu Anique, schaute zu Joost und fragte: „Wer ist denn diese schöne Frau?“ Für eine Sekunde war Joost verwirrt, dann reagierte er. „Das mein Lieber, ist Anique Smits. Anique ist Model und hatte einen Job in Amsterdam. Jetzt hat Sie 2 Wochen frei, daher konnten wir mal wieder zusammen essen gehen.“</w:t>
      </w:r>
    </w:p>
    <w:p w14:paraId="014AF85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„Wenn ich das richtig sehe, muss ich dringend an meinem Bekanntenkreis arbeiten.“ Lachte Flim und Anique antwortete, „Das lege ich mal nicht sexistisch, sondern als Kompliment aus.“ Daraufhin lachte alle drei laut auf und Flim entschuldigte sich für die Doppeldeutigkeit.</w:t>
      </w:r>
    </w:p>
    <w:p w14:paraId="3425467E"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Flim drehte sich zu dem Mann am Nachbartisch, er hielt kurz, verdeckt die rechte Hand hoch. Die Außenfläche zeigte zu dem Mann, Daumen und Zeigefinger bildeten einen stilisierten Kreis, die drei anderen Finger bildeten eine Gerade. Der Mann versteifte kurz. Dann fragte Flim, „Entschuldigen Sie, könnte ich einen Stuhl haben?“ „Klar doch, wir waren gerade fertig mit Essen.“ Der Mann zahlte und verließ die Gasse nach links, in die Richtung, in die die Finger gezeigt hatten.</w:t>
      </w:r>
    </w:p>
    <w:p w14:paraId="150E2E69"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Während Flim den Stuhl heranzog, sagte er leise und im Kommandoton, „Jetzt sind wir einigermaßen sicher. Wir verlassen die Gasse nach links.“</w:t>
      </w:r>
    </w:p>
    <w:p w14:paraId="5C1740EE"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„Ich sehe, dass Ihr beide schon gegessen habt. Schade, dass ich nicht eher hier war. Joost, wann können wir uns mal treffen? Ich hätte da einiges Interessantes für Dich.“</w:t>
      </w:r>
    </w:p>
    <w:p w14:paraId="0322D74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„Flim, Du weißt, ich bin flexibel. Heute Abend?“ „Na toll, da kommt ein zweiter Mann, und schon bin ich abgemeldet.“ Funkte Anique dazwischen, sie sah Joost an und fuhr fort: „Du weißt, dass wir eine Verabredung für heute haben?“ Jetzt grinste Flim, „Darauf hatte ich spekuliert. Ich hoffte, er würde Sie mitbringen. Wir haben auch nicht viel zu bereden. Versprochen.“ </w:t>
      </w:r>
    </w:p>
    <w:p w14:paraId="6AAA3EE5"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„Ach, sehe ich das richtig. Ich sitze daneben und Ihr beide verabredet Euch?“ „Ganz so würde ich das nicht sehen.“ Meinte Flim und Anique nickte, „Sehe ich auch so.“</w:t>
      </w:r>
    </w:p>
    <w:p w14:paraId="203BD18E"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In diesem Augenblick kam Jean-Luc mit der Rechnung. Joost bezahlt das Essen und Jean-Luc fragte: „Alles OK?“ „Picard, das Essen war wieder einmal große Klasse.“ Sagte Joost, „Ich freue mich auf jeden Besuch hier bei Dir. Du bietest immer wieder Abwechslung.“ Picard schaute ihn kurz an, weil er nicht einschätzen konnte, wie Joost das gemeint hatte. Alle sahen ihn an und lächelten, „Wirklich gut gemacht.“ Sagte Anique, die Picard dabei ernst ansah. „Dann nehme ich das Lob doch als Ansporn, so weiterzumachen.“ Antwortete Jean-Luc und alle lachten.</w:t>
      </w:r>
    </w:p>
    <w:p w14:paraId="31E2F07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Als die beiden Männer aufstehen wollten, ging Jean-Luc zu Anique, um Ihr beim Aufstehen mit dem Stuhl behilflich zu sein. Anique schaute Flim und Joost an, dann sagte Sie: „Vielen Dank, Picard!. Ihr beide könnt Euch gern ein Beispiel nehmen.“ Diesmal mussten alle drei Männer lachen.</w:t>
      </w:r>
    </w:p>
    <w:p w14:paraId="6A2F70FF"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Anique hakte sich bei Joost unter, und die drei schlenderten nach links die Gasse herunter.</w:t>
      </w:r>
    </w:p>
    <w:p w14:paraId="390EE531"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lastRenderedPageBreak/>
        <w:t xml:space="preserve">Auch die Asiaten hatten bezahlt. Zwei gingen nach rechts, während einer nach links ging, um den dreien zu folgen. </w:t>
      </w:r>
    </w:p>
    <w:p w14:paraId="0B7B5AA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Oben auf dem Dach schräg gegenüber der Bar, schaute ein Mann durch ein Zielfernrohr und sagte dann. „Aus der Bounty-Bar kommt jetzt eine asiatisch aussehende Frau und geht auch nach links. Ungefähr 20 Meter hinter dem Ersten.“ Ein mehrfaches Klicken war die Antwort.</w:t>
      </w:r>
    </w:p>
    <w:p w14:paraId="16506D17"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Park Saebyeong hatte ein Kribbeln im Nacken, „Hier stimmt etwas nicht.“ Sie drehte sich um, aber es war nichts zu sehen, sie war allein in der Gasse. Trotzdem, sie fühlte sich beobachtet.</w:t>
      </w:r>
    </w:p>
    <w:p w14:paraId="2675D157"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Von den drei Männern waren reichlich Fotos geschossen worden. Es war auch ein Richtmikrofon auf die drei gerichtet gewesen, hatte aber keine Ergebnisse geliefert. Als jetzt plötzlich die Frau auftauchte, wurden hektisch Fotos geschossen. Flim sagte leise, „Danke, seht zu, dass Ihr Bilder bekommt. Einer soll sofort in die ‚Bounty‘ gehen und das Personal befragen. Schnell.“</w:t>
      </w:r>
    </w:p>
    <w:p w14:paraId="10ECC31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Anique hatte das mitbekommen, „Alles OK?“ „Ja, aber wir haben einen neuen Mitspieler. Verdammt, wir haben niemanden in der Bounty-Bar gehabt.“ „Flim, wir mussten improvisieren, das ging selbst für Deine Leute zu schnell.“ Beruhigte Anique ihn. Joost hatte das Gespräch mitbekommen, „Was geht hier eigentlich vor?“ </w:t>
      </w:r>
    </w:p>
    <w:p w14:paraId="6605CE1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„Das halbe Anti-Terror-Kommando ist hier in Amsterdam. Sonst ist nichts los.“ Schnurrte Anique. Joost sah eine Kälte in Ihrem Blick, die er noch nie gesehen hatte. „Kapiert. Ich mache, was Ihr sagt.“ „Brav, der Mann.“ Grinste Anique zurück.</w:t>
      </w:r>
    </w:p>
    <w:p w14:paraId="07C0BFD9"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088C99BD"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w:t>
      </w:r>
    </w:p>
    <w:p w14:paraId="14F29A17"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3A0E2133"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Park Ki-Nam hatte den Auftrag herauszufinden, wo Joost van der Dijkstraat wohnte. Wenn es sich anbot, sollte er Joost ablenken, so das Park Saebyeong ihn ggf. töten konnte. Sie hatten zu lange benötigt seiner Spur zu folgen, so das Kim In-Guk zu Ihnen beordert wurde und das Kommando übernahm. Vor Ihr hatten Park Ki-Nam und die anderen Angst. Selbst Park Saebyeong war vorsichtig, wenn Kim In-Guk in der Nähe war.</w:t>
      </w:r>
    </w:p>
    <w:p w14:paraId="4B1C67E2"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Zu Anfang sah es leicht aus, Joost van der Dijkstraat war allein unterwegs gewesen und saß dann in der Bar wie auf dem Präsentierteller. Sie kamen nicht an ihn heran, konnten ihn aber gut beobachten.</w:t>
      </w:r>
    </w:p>
    <w:p w14:paraId="1BCA387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Der Journalist, das wussten Sie bereits, kannte alle möglichen Leute, so das er immer wieder jemanden traf. Heute war es auch wieder so. Jetzt mussten Sie auf eine gute Gelegenheit warten, dass sie ihn separierten, dann könnten sie ihn töten.</w:t>
      </w:r>
    </w:p>
    <w:p w14:paraId="37E4441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Er folgte der Gruppe im Abstand von rund 10 Metern, er konnte jedoch nicht verstehen, was die drei vor ihm sagten.</w:t>
      </w:r>
    </w:p>
    <w:p w14:paraId="4B159FB7"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Er schaute in ein Fenster, um es als Spiegel zu nutzen. Er konnte sehen, dass Park Saebyeong sich umsah, als hätte sie eine Gefahr erkannt. Davon ließ er sich nicht </w:t>
      </w:r>
      <w:r w:rsidRPr="00944672">
        <w:rPr>
          <w:rFonts w:ascii="Arial" w:hAnsi="Arial" w:cs="Arial"/>
          <w:sz w:val="24"/>
          <w:szCs w:val="24"/>
        </w:rPr>
        <w:lastRenderedPageBreak/>
        <w:t xml:space="preserve">ablenken. Zum einen hatten sie Arbeitsteilung, zum anderen waren sie auf feindlichem Boden, da war jeder, außer vielleicht Kim In-Guk, unruhig. </w:t>
      </w:r>
    </w:p>
    <w:p w14:paraId="179D1C81"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Als er erneut ein Fenster nutzte, um nach hinten zu schauen, realisierte er, dass Park Saebyeong anfing aufzuschließen. Das war allerdings ungewöhnlich, daher verlangsamte er seinen Schritt, damit sie sich unterhalten konnten. Außer ihr war sonst keiner hinter ihm, so dass das nicht auffallen würde.</w:t>
      </w:r>
    </w:p>
    <w:p w14:paraId="015B3F5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Kurz darauf hatte sie aufgeschlossen, und er fragte auf Koreanisch: „Was ist los?“ „Ich weiß es nicht. Ich habe das Gefühl, dass wir beobachtet werden.“ „Wir sind hier mit einem Tötungsauftrag unterwegs. Da ist es normal, dass Du empfindlich reagierst. Hier ist niemand hinter uns. Nur vor uns sind Menschen.“</w:t>
      </w:r>
    </w:p>
    <w:p w14:paraId="249A4C45"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„Park Ki-Nam, genau dass ist das Problem. Wo sind die Leute? Wir können doch nicht die Einzigen sein, die hier gehen.“ Sagte Park Saebyeong.</w:t>
      </w:r>
    </w:p>
    <w:p w14:paraId="4E6CAE1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Kurz darauf kamen Stimmen von hinten. Eine Gruppe von vier jungen Leuten, zwei Männer zwei Frauen, kamen hinter ihnen her und unterhielten sich lachend.</w:t>
      </w:r>
    </w:p>
    <w:p w14:paraId="3A60529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„Na bitte, alles in Ordnung.“ Sagte Park Ki-Nam, dann schaute er sich um und sagte, „Lasse uns nebeneinander gehen, dann sehen wir aus wie Touristen.“</w:t>
      </w:r>
    </w:p>
    <w:p w14:paraId="1C4DF228"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Park Saebyeong nickte und nebeneinander gingen sie weiter, um die drei vor Ihnen weiter zu verfolgen.</w:t>
      </w:r>
    </w:p>
    <w:p w14:paraId="754FA6F2"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0BC47785"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w:t>
      </w:r>
    </w:p>
    <w:p w14:paraId="0B29E87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61C8953E"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„Flim, ich konnte nicht alles verstehen, was die beiden gesagt haben, aber, die wollen töten. Die Frau heißt Park Saebyeong, sie hatte das Gefühl beobachtet zu werden, und wunderte sich, dass niemand hinter ihnen war. Ich habe Connie und drei Kollegen losgeschickt. Jetzt sind die beiden Koreaner entspannter. Der Mann heißt auch Park, der Vorname war nicht zu verstehen.“</w:t>
      </w:r>
    </w:p>
    <w:p w14:paraId="67124E3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„Ok, Danke. Lasst den Namen der Frau durch den Computer laufen.“ „Schon angelaufen.“ „Gut, dann weiter. Und seht zu, dass hinter den beiden immer mal wieder was passiert.“ Mehrfaches Klicken kam als Antwort.</w:t>
      </w:r>
    </w:p>
    <w:p w14:paraId="444F0332"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Flim, Joost und Anique unterhielten sich gerade über Filme. Flim sagte leise, „Den Namen der Frau haben wir. Nachfragen laufen.“</w:t>
      </w:r>
    </w:p>
    <w:p w14:paraId="263A7AFE"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Anique sagte: „Flim, das ist ein Paar. Wo sind die anderen?“ „Flim an Jannik, wo ist das ander Paar?“</w:t>
      </w:r>
    </w:p>
    <w:p w14:paraId="2C8D3658"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„Die sind gut vorbereitet gewesen. Fahren mit zwei Motorrädern so, dass Sie bald vor Euch sein müssten. Rendezvous in ca. 7 Minuten.“ </w:t>
      </w:r>
    </w:p>
    <w:p w14:paraId="406AA02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„Mist.“ „Ja, aber ihr kommt gleich an eine Kreuzung, wenn Ihr da rechts reingeht, finden die Euch nicht so schnell. Unsere Leute sind schon da. Ist organisiert.“ „Danke. Wir gehen nach rechts.“ Wieder kam ein mehrfaches Klicken als Antwort.</w:t>
      </w:r>
    </w:p>
    <w:p w14:paraId="558F4F1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lastRenderedPageBreak/>
        <w:t>Die drei bogen, wie abgesprochen, an der nächsten Kreuzung rechts ab. Kurz bevor sie abbogen, sagte Flim: „Joost, es schön Dich mal wieder getroffen zu haben. Leider muss ich hier weiter und zur Arbeit zurück. Lasse uns doch bitte telefonieren, so das wir uns noch einmal treffen können.“ Da er dabei zwinkerte, muss Joost grinsen und antwortete, „Flim, gern. Wenn alles gut geht, melde ich mich nachher aus dem Hotel. Dann können wir sofort absprechen, welcher Termin passt.“ Bei der Antwort mussten Anique und Flim grinsen. Doppeldeutige Antworten waren ein schönes Zeichen von Humor, und solange Joost seinen Humor noch hatte, konnten sie auf ihn zählen.</w:t>
      </w:r>
    </w:p>
    <w:p w14:paraId="75D8F08D"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Flim schlug Joost freundschaftlich auf die Schulter und ging gerade aus. Bereits am zweiten Eingang holte er seine Schlüsselkarte heraus und betrat das Haus. Alles sah unverdächtig aus.</w:t>
      </w:r>
    </w:p>
    <w:p w14:paraId="1E9145F7"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Kaum war die Tür hinter ihm ins Schloss gefallen, rannte er die Treppen in den zweiten Stock herauf. Oben wurde er bereits erwartet. Ein Soldat stand an der Tür, ein Scharfschütze lag auf dem Küchentisch und visierte den kleinen Platz, knappe 100 Meter entfernt an. Auf diesem Platz wollten sie einen Überfall provozieren, um herauszufinden, wer die Verfolger von Joost waren.</w:t>
      </w:r>
    </w:p>
    <w:p w14:paraId="4635C835"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184E6AEE"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w:t>
      </w:r>
    </w:p>
    <w:p w14:paraId="1368DF7D"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39528CA3"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Park Ki-Nam ging neben Park Saebyeong die Gasse entlang, als er sah, dass sich der Mann aus der Gruppe verabschiedete. Er blickte zu Park Saebyeong, die kurz nickte. Dann realisierte sie, dass die beiden Verbliebenen abbogen.</w:t>
      </w:r>
    </w:p>
    <w:p w14:paraId="2EEA14F8"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Sie griff zu Ihrem Telefon und wählte eine Nummer. Als das Gespräch angenommen wurde, sagte sie auf Koreanisch, dass die Zielperson sich nach rechts bewegen würde und dass die beiden daher nach links gehen müssten.</w:t>
      </w:r>
    </w:p>
    <w:p w14:paraId="65333A12"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7947A56B"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w:t>
      </w:r>
    </w:p>
    <w:p w14:paraId="4CA1F4C1"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7C3765C1"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„Weibliche Zielperson hat telefoniert. Kontrolle an alle. Weitere Mitspieler von allen Seiten erwarten.“ Dieser Rundruf ging an alle Soldaten, die mit einem Klicken antworteten.</w:t>
      </w:r>
    </w:p>
    <w:p w14:paraId="74478E8D"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Einen Augenblick später, kam eine andere Stimme über die Kopfhörer. „Zwei männliche Ziele, identifiziert nach Fotos. Werden in 3 Minuten am Platz sein.“</w:t>
      </w:r>
    </w:p>
    <w:p w14:paraId="7834B7B9"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Klicken. Die Anspannung stieg.</w:t>
      </w:r>
    </w:p>
    <w:p w14:paraId="197921D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571391F7"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w:t>
      </w:r>
    </w:p>
    <w:p w14:paraId="24D3834E"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61610141"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 xml:space="preserve"> I Ki-Woong und Ri Dae-Hyun waren vom Restaurant zu ihren Motorrädern gegangen um sich für eine Verfolgung bereit zu machen. Dann stellte sich heraus, dass ihr Ziel sich zu Fuß in die Gegenrichtung bewegte. Über Telefon hatte Park Saebyeong ihnen befohlen, </w:t>
      </w:r>
      <w:r w:rsidRPr="00944672">
        <w:rPr>
          <w:rFonts w:ascii="Arial" w:hAnsi="Arial" w:cs="Arial"/>
          <w:sz w:val="24"/>
          <w:szCs w:val="24"/>
        </w:rPr>
        <w:lastRenderedPageBreak/>
        <w:t>die Fußgängerzone zu umfahren und die Motorräder abzustellen. Sie sollten sich aus der Gegenrichtung nähern.</w:t>
      </w:r>
    </w:p>
    <w:p w14:paraId="617A041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 I Ki-Woong und Ri Dae-Hyun waren neu beim Geheimdienst und dieses war ihr erster Auslandseinsatz. Park Saebyeong war die Leiterin dieser Gruppe, aber dann war Kim In-Guk zu ihnen gestoßen und hatte das Kommando übernommen. Die drei Männer konnten hautnah miterleben, als die beiden Frauen ausfochten, wer das Sagen hatte. </w:t>
      </w:r>
    </w:p>
    <w:p w14:paraId="20FC9CC9"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Sicher war, Park Saebyeong war als Leiterin eingeteilt. Allerdings genoss Kim In-Guk im Geheimdienst einen schon fast legendären Ruf, und instinktiv wollten die Männer ihr gehorchen. Daher fochten die beiden Frauen einen Machtkampf aus, und Kim In-Guk war heute nicht mit im Team.</w:t>
      </w:r>
    </w:p>
    <w:p w14:paraId="1617931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Plötzlich klingelten die Telefone. Bei I Ki-Woong meldete sich Park Saebyeong und sagte, dass die beiden zum Hotel zurückkehren sollten. Bei Ri Dae-Hyun meldete sich Kim In-Guk mit einem gleichlautenden Befehl.</w:t>
      </w:r>
    </w:p>
    <w:p w14:paraId="21731C3F"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Beide Männer drehten sofort um und gingen zurück zu den Motorrädern.</w:t>
      </w:r>
    </w:p>
    <w:p w14:paraId="580F6185"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611D13D7"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w:t>
      </w:r>
    </w:p>
    <w:p w14:paraId="338F07D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112D33DA"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Flim Dijkwijk wurde unruhig. Er hatte gesehen, dass die Frau ein Gespräch annahm. Danach wählte Sie eine Nummer und sprach mit der Person auf der Gegenseite.</w:t>
      </w:r>
    </w:p>
    <w:p w14:paraId="0E2AFD21"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Dann meldete sein Späher, dass die beiden Männer gleichzeitig einen Anruf erhielten und darauf umkehrten, um zu den Motorrädern zurückzugehen.</w:t>
      </w:r>
    </w:p>
    <w:p w14:paraId="223D80AE"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Plötzlich stellte sich die Frage, ob sie entdeckt wurden und vor allem, wer war die andere Person?</w:t>
      </w:r>
    </w:p>
    <w:p w14:paraId="2C7E54B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Flim gab Order, dass die beiden Motorräder verfolgt werden sollten. Es war besser, zu wissen, was diese beiden noch vorhatten.</w:t>
      </w:r>
    </w:p>
    <w:p w14:paraId="0584276E"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Dann konzentrierte er sich wieder auf Joost und Anique, die immer noch in Gefahr waren.</w:t>
      </w:r>
    </w:p>
    <w:p w14:paraId="39E9569E"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47ACB2F4"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w:t>
      </w:r>
    </w:p>
    <w:p w14:paraId="475A266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687F8572"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Kim In-Guk hatte Park Saebyeong angerufen und ihr mitgeteilt, dass sie vermutete, dass der Unterschlupf beobachtet würde. I Ki-Woong und Ri Dae-Hyun sollten das prüfen. Beide Frauen waren sich einig, dass das ein zu hohes Risiko war, und daher wurden die beiden Soldaten abgezogen.</w:t>
      </w:r>
    </w:p>
    <w:p w14:paraId="7F2F4C5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Hier waren nur noch ein Mann und eine Frau, notfalls würde Park Saebyeong beide beseitigen.</w:t>
      </w:r>
    </w:p>
    <w:p w14:paraId="548F9A76"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Sie drehte sich kurz zu Park Ki-Nam, der das Gespräch nur zur Hälfte gehört hatte. „Sieht aus, als würde unser Unterschlupf überwacht werden, die anderen zwei fahren jetzt dahin um das zu klären.“</w:t>
      </w:r>
    </w:p>
    <w:p w14:paraId="24259562"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lastRenderedPageBreak/>
        <w:t>Zu klären bedeutete, dass der oder die Überwacher zeitnah versterben würden und dass der Ersatzunterschlupf bezogen werden würde.</w:t>
      </w:r>
    </w:p>
    <w:p w14:paraId="50E0956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52CFC710"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w:t>
      </w:r>
    </w:p>
    <w:p w14:paraId="0814915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1817CED5"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Flim sah eine Veränderung in der Körperhaltung und gab Alarm. „Achtung, jetzt geht´s los. Meldungen.“</w:t>
      </w:r>
    </w:p>
    <w:p w14:paraId="6466854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„Schütze eins. Verdeckte Sicht. Mann im Visier.“</w:t>
      </w:r>
    </w:p>
    <w:p w14:paraId="4C134AE8"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„Schütze zwei. Gehört. Jetzt Frau im Visier.“</w:t>
      </w:r>
    </w:p>
    <w:p w14:paraId="1B2D91E1"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3E423849"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w:t>
      </w:r>
    </w:p>
    <w:p w14:paraId="0D76104E"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055C3444"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Park Ki-Nam griff langsam, und ganz natürlich, in seine Jacke, plötzlich hatte er eine kleine Glock 17 in der Hand.</w:t>
      </w:r>
    </w:p>
    <w:p w14:paraId="3D4DC375"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 Die Glock 17 ist eine Selbstladepistole im Kaliber 9 × 19 mm, die von der österreichischen Glock GmbH hergestellt wird. Die Glock ist eine hahnlose Pistole, das heißt, der Schlagbolzen wird direkt gespannt und sie besteht zu 40 % aus Kunststoff, wodurch die Waffe sehr leicht ist.</w:t>
      </w:r>
    </w:p>
    <w:p w14:paraId="6B504687"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Park Saebyeong hingegen, hatte urplötzlich ein KA-BAR Kampfmesser, mit einer mattschwarzen Klinge, in der Hand. Sie bereitete sich für den Nahkampf vor.</w:t>
      </w:r>
    </w:p>
    <w:p w14:paraId="01AE9FE2"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Der Plan war, dass die beiden Touristen spielten und um Hilfe bitten würden, so konnte sie nahe genug an den Mann herankommen, um ihn dann mit dem Messer zu töten.</w:t>
      </w:r>
    </w:p>
    <w:p w14:paraId="233857E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Der Nachteil, dass man dicht an das Opfer herankommen muss, hat gleichzeitig den Vorteil, dass durch das Messer kein Lärm verursacht wird. Der Plan ist natürlich, nach dem Stich schnell untertauchen zu können.</w:t>
      </w:r>
    </w:p>
    <w:p w14:paraId="438FFDC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Sollte die Frau zu einem Problem werden, würde Park Ki-Nam sie erschießen. Der Fluchtweg war bereits vorbereitet und ein Wagen stand bereit.</w:t>
      </w:r>
    </w:p>
    <w:p w14:paraId="06068346"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Der Plan war gut, nur kam alles anders.</w:t>
      </w:r>
    </w:p>
    <w:p w14:paraId="42E6C3B6"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Park Ki-Nam hatte seine Glock hinter einem Reiseführer versteckt und so gingen die beiden auf Joost und Anique zu und sprach die beiden an.</w:t>
      </w:r>
    </w:p>
    <w:p w14:paraId="29EEE832"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Anique drehte sich etwas zu hastig um, worauf die beiden Nordkoreaner sofort mit einem Angriff reagierten.</w:t>
      </w:r>
    </w:p>
    <w:p w14:paraId="4D4EA027"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Plötzlich blieb Park Ki-Nam stehen und drehte sich um, dann stürzte er. </w:t>
      </w:r>
    </w:p>
    <w:p w14:paraId="5C62D7C6"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Park Saebyeong sah das aus den Augenwinkeln und wunderte sich noch, warum er stolperte, dann riss sie die Augen auf, drehte sich im Kreis und griff an ihre Schulter.</w:t>
      </w:r>
    </w:p>
    <w:p w14:paraId="56FCBE7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Wie aus dem Nichts standen plötzlich zwei Männer in Kampfanzügen in der Straße und entwandten ihr das Messer. </w:t>
      </w:r>
    </w:p>
    <w:p w14:paraId="3922C407"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Schnell wurde sie gefesselt und von der Straße in einen Eingang bugsiert. Parallel kümmerten sich zwei weitere Gestalten in Kampfanzügen um Park Ki-Nam, den sie von </w:t>
      </w:r>
      <w:r w:rsidRPr="00944672">
        <w:rPr>
          <w:rFonts w:ascii="Arial" w:hAnsi="Arial" w:cs="Arial"/>
          <w:sz w:val="24"/>
          <w:szCs w:val="24"/>
        </w:rPr>
        <w:lastRenderedPageBreak/>
        <w:t>der Straße trugen. Da der Schuss von hinten kam, und nicht einsehbar war, was Park Ki-Nam vorhatte, hatte der Schütze auf das Herz gezielt. Park Ki-Nam war tot.</w:t>
      </w:r>
    </w:p>
    <w:p w14:paraId="05C70542"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Beiden wurden die Telefone abgenommen, diese sollten schnellstmöglich untersucht werden, um fehlende Personen identifizieren zu können.</w:t>
      </w:r>
    </w:p>
    <w:p w14:paraId="3F2157BE"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Während zwei Soldaten den Toten wegtrugen, kam er weiter Soldat auf Anique und Joost zu, und fragte, ob es ihnen gut gehen würde.</w:t>
      </w:r>
    </w:p>
    <w:p w14:paraId="7D2FF8A6"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Obwohl beide wussten, was passieren könnte, waren sie durch die Ereignisse doch überrascht worden und mitgenommen. Es dauerte etwas, bevor sie reagieren konnten, und bestätigten, dass es ihnen gut ginge.</w:t>
      </w:r>
    </w:p>
    <w:p w14:paraId="3462F656"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Mittlerweile hatte Flim es von seinem Beobachtungsposten zum Ort des Geschehens geschafft und kümmerte sich um Anique und Joost.</w:t>
      </w:r>
    </w:p>
    <w:p w14:paraId="539108C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Flim sah die beiden an, dann entschied er, dass beide in ein Hotel gebracht werden würden und die Befragung morgen stattfinden würde.</w:t>
      </w:r>
    </w:p>
    <w:p w14:paraId="7E0B65D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Selbstverständlich durften beide nicht in ihre Hotels zurück, da diese wahrscheinlich überwacht werden würden.</w:t>
      </w:r>
    </w:p>
    <w:p w14:paraId="164F640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Zusätzlich hatte er erfahren, dass die beiden Nordkoreaner seinem Verfolgerteam entwischt waren.</w:t>
      </w:r>
    </w:p>
    <w:p w14:paraId="7EBDB99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4F8677AD"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w:t>
      </w:r>
    </w:p>
    <w:p w14:paraId="74AA182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3C6DE7D0"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p>
    <w:p w14:paraId="5F62E769"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commentReference w:id="458"/>
      </w:r>
      <w:r w:rsidRPr="00944672">
        <w:rPr>
          <w:rFonts w:ascii="Arial" w:hAnsi="Arial" w:cs="Arial"/>
          <w:b/>
          <w:bCs/>
          <w:sz w:val="24"/>
          <w:szCs w:val="24"/>
        </w:rPr>
        <w:t>&gt;&gt;&gt;Amsterdam, 16. Juli 2014 &lt;&lt;&lt;</w:t>
      </w:r>
    </w:p>
    <w:p w14:paraId="7054809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Anique und Joost hatten gestern Abend an der Bar gesessen und den einen und anderen Drink genommen, da ihnen bewusst wurde, wie knapp sie mit dem Leben davon gekommen waren.</w:t>
      </w:r>
    </w:p>
    <w:p w14:paraId="74D6B5DD"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Um 07:00 Uhr saßen beide beim Frühstück und tranken erst einmal Kaffee und Orangensaft, um wieder fit zu werden.</w:t>
      </w:r>
    </w:p>
    <w:p w14:paraId="6C0BCD5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Um 07:15 Uhr trat Flim an Ihren Tisch und grinst die beiden an. „Guten Morgen. Solle ich leise sprechen?“ „Ja!“ Sagte Joost und Anique schaute hoch und fragte, „Woher...?“</w:t>
      </w:r>
    </w:p>
    <w:p w14:paraId="1BD1EF75"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„Wir haben einen Mann in der Lobby gehabt, der mir Bescheid gegeben hat. Außerdem ist mein Büro hier um die Ecke.“ Antwortete Flim, der er sich einen Stuhl heranzog und sich zu den beiden setzte.</w:t>
      </w:r>
    </w:p>
    <w:p w14:paraId="5FDC156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„Laßt mich raten. Ihr hattet maximal 3 Drinks und fühlt Euch, als hättet Ihr die Bar leergetrunken?!“ „Ok, woher.. wieso...?“ Stotterte Joost. „Der Schock hat den Alkohol verstärkt.“ Sagte Flim und fuhr dann fort: „Wir werden an Waffen ausgebildet und erleben auch Unfälle, so das man sich einwenig auf das Kampfgeschehen einstellen kann. Allerdings muss man den Kampf erleben, um sich auf so etwas einstellen zu können. Nicht jeder kann das. Es gibt viele Soldaten, die massiv unter posttraumatischen </w:t>
      </w:r>
      <w:r w:rsidRPr="00944672">
        <w:rPr>
          <w:rFonts w:ascii="Arial" w:hAnsi="Arial" w:cs="Arial"/>
          <w:sz w:val="24"/>
          <w:szCs w:val="24"/>
        </w:rPr>
        <w:lastRenderedPageBreak/>
        <w:t>Störungen leiden. Also macht Euch keine Gedanken darüber, dass Euch das mitgenommen hat.“</w:t>
      </w:r>
    </w:p>
    <w:p w14:paraId="192EB9B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Joost hob die Hand, „Moment mal.“ Er hob den Kopf und blickte von Anique zu Flim. „Hier stimmt etwas nicht!“ Joost schlug sich mit der Hand gegen die Stirn. „Ich Idiot!“ Schimpfte Joost und Flim grinste und nickte Joost zu. „Du hast gesagt, Du hattest einen Mann in der Lobby?!“ Begann Joost, „Und gestern war fast das ganze Anti-Terrorismusteam in Amsterdam....“ Dann schaute er zu Anique, „Du hast mich angerufen, weil Du etwas wusstest, aber Du wusstest auch nicht alles.“ „Worauf willst Du hinaus?“ Fragte Anique. Flim schaute beide an und wartete ab, was kommen würde.</w:t>
      </w:r>
    </w:p>
    <w:p w14:paraId="3098318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„Flim.“ Setzte Joost an, „Ihr wart vorbereitet. Das Team war in Stellung.“ Joost sammelte seine Gedanken. „Verdammt. Du wusstest, was passieren würde. Wir waren die Köder um das auszulösen.“</w:t>
      </w:r>
    </w:p>
    <w:p w14:paraId="59B18FF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„Gut zusammengefasst. Nur wart Ihr beide nie in Gefahr.“ „Sagst Du ...“ Sagte Joost und schaute Flim böse an. „Woher hattest Du diese Information?“</w:t>
      </w:r>
    </w:p>
    <w:p w14:paraId="0BEBE05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„Du hattest noch mehr Informationen?“ Fragte Anique, „Woher?“ Flim schaute die beiden an: „OK ihr zwei, holt Euch etwas zu Essen, ich kläre Euch auf.“</w:t>
      </w:r>
    </w:p>
    <w:p w14:paraId="730AA15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Die drei gingen zum Buffet und versorgten sich mit Essen, balancezierten ihre Frühstücksteller zurück an den Tisch und begannen zu frühstücken. Schweigend aßen sie den ersten Teller leer und holten dann Nachschub. Alle drei benötigten die Zeit, um die Gedanken zu sammeln.</w:t>
      </w:r>
    </w:p>
    <w:p w14:paraId="79DBFC0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Anique brach das Schweigen: „Ich habe vorgestern eine E-Mail von den Inbev Jungs bekommen. In der Mail stand, dass ein Anschlag bevorstehen würde und das Du,“ dabei sah sie Joost an, „das Opfer sein solltest. Ich habe die Mail an Flim weitergeleitet, Dich angerufen und bin losgefahren.“ </w:t>
      </w:r>
    </w:p>
    <w:p w14:paraId="0760F476"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Jetzt war es an Flim, „Nachdem Du losgefahren warst ist noch etwas Gravierendes passiert.“ Anique und Joost sahen Flim aufmerksam an. „Ich habe auf meiner Geheimnummer einen Anruf bekommen, den ich sofort sehr erst genommen habe. Johann Dahlleiter, von Inbev104 hat mich angerufen und klang total ängstlich.“ Anique hob die Hand: „Du kennst Johann? Seit wann?“</w:t>
      </w:r>
    </w:p>
    <w:p w14:paraId="2D8F0AD7"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„Ich kannte Johann nicht.“ Joost und Anique schauten ihn irritiert an und Joost fragte: „Wenn Du ihn nicht kanntest. Woher hatte er Deine Nummer.“ „Tja, genau hier wird es jetzt spannend.“ Begann Flim, „Als ich ans Telefon ging, passierte etwas Merkwürdiges.“</w:t>
      </w:r>
    </w:p>
    <w:p w14:paraId="639FA7E1"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7EF85167"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w:t>
      </w:r>
    </w:p>
    <w:p w14:paraId="1757E77D"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22585EAF"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Flim war am Morgen ins Büro gekommen und hatte ein flaues Gefühl im Magen. Er hatte gelernt, seinem Instinkt zu trauen, konnte jedoch nichts ausmachen, was ihn beunruhigte.</w:t>
      </w:r>
    </w:p>
    <w:p w14:paraId="333522D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Der Morgen begann mit den üblichen Updates und die aktuelle Lage wurde als ‚ruhig‘ eingeschätzt. Er saß mit Klaas Noordwijk zusammen. „Flim, was ist los?“ Fragte Klaas, </w:t>
      </w:r>
      <w:r w:rsidRPr="00944672">
        <w:rPr>
          <w:rFonts w:ascii="Arial" w:hAnsi="Arial" w:cs="Arial"/>
          <w:sz w:val="24"/>
          <w:szCs w:val="24"/>
        </w:rPr>
        <w:lastRenderedPageBreak/>
        <w:t>„Du bist den ganzen Morgen schon unruhig.“ „Merkt man mir das an?“ „Die anderen nicht, aber ich kenne Dich besser. Also, was ist los?“</w:t>
      </w:r>
    </w:p>
    <w:p w14:paraId="1887301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„Ich kann es Dir nicht sagen.“ Flim zuckte mit den Schultern, „Seit heute Morgen meldet sich mein Instinkt, aber wir haben nichts auf der Liste.“ „OK, wenn das so ist, dann gehen wir auf ‚Gelben Alarm‘.“ „Ja, aber...“ Klaas unterbrach ihn, „Wir können keine Erdbeden vorhersagen, aber DU hast einen sechste Sinn für Gefahren.“ Klaas stand auf, öffnete die Bürotür und schaute zum Diensthabenden, „Gehen Sie auf ‚Gelb‘!“ Der Diensthabende schaute ihn irritiert an und wollte etwas sagen, aber Klaas würgte das ab, in dem er im Kommandoton brüllte: „Los!“</w:t>
      </w:r>
    </w:p>
    <w:p w14:paraId="154D620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Sofort reagierte der Diensthabende, der erst geglaubt hatte, es solle eine Übung angesetzt werden. Zwei Anrufe später waren alle Teams und die Security des Königs, in Alarmbereitschaft. Die Rückmeldungen kamen in kürzester Zeit. </w:t>
      </w:r>
    </w:p>
    <w:p w14:paraId="54B5DDA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Nachdem alle Bereitschaft gemeldet hatten, fragten die Teamleiter nach, warum der Alarmstatus erhöht wurde. Klaas ließ verbreiten, dass Informationen vorlagen, die noch verifiziert wurden.</w:t>
      </w:r>
    </w:p>
    <w:p w14:paraId="60049A2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Mit dieser Information würden sich die Teamleiter für ca. eine Stunde zufriedengeben, dann aber würden weitere Informationen folgen müssen.</w:t>
      </w:r>
    </w:p>
    <w:p w14:paraId="2B9B494D"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Flims Telefon klingelte, und er erkannt die Nummer. „Hallo Anique, was treibt Dich ans Telefon?“ Klaas hörte die entspannte Stimme seines Chefs, aber die Körperspannung von Flim hatte zugenommen.</w:t>
      </w:r>
    </w:p>
    <w:p w14:paraId="7F57D51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„Hallo Flim, ich habe Dir eben eine E-Mail weitergeleitet. Bitte schaue Sie Dir jetzt an.“  Flim sah Klaas an und winkte ihn um den Tisch herum. „Ja, ich habe die E-Mail auf dem Bildschirm. Was..?!“ „Ja, deswegen habe ich sie Dir weitergeleitet.“ stellte Anique fest.</w:t>
      </w:r>
    </w:p>
    <w:p w14:paraId="6797473F"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„Danke Anique, wir kümmern uns!“ Sagte Flim und unterbrach das Gespräch.</w:t>
      </w:r>
    </w:p>
    <w:p w14:paraId="31951F05"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Dann lasen Klaas und er die E-Mail in Ruhe durch.</w:t>
      </w:r>
    </w:p>
    <w:p w14:paraId="40D3C235"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16CE385C"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p>
    <w:p w14:paraId="0054D161"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w:t>
      </w:r>
    </w:p>
    <w:p w14:paraId="50F1334E"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504A1299"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 xml:space="preserve">Von: Duke </w:t>
      </w:r>
      <w:hyperlink r:id="rId7" w:anchor="-1" w:history="1">
        <w:r w:rsidRPr="00944672">
          <w:rPr>
            <w:rFonts w:ascii="Arial" w:hAnsi="Arial" w:cs="Arial"/>
            <w:sz w:val="24"/>
            <w:szCs w:val="24"/>
          </w:rPr>
          <w:t>Cloud@fakemymail.com</w:t>
        </w:r>
      </w:hyperlink>
    </w:p>
    <w:p w14:paraId="44B868F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An: </w:t>
      </w:r>
      <w:hyperlink r:id="rId8" w:anchor="-1" w:history="1">
        <w:r w:rsidRPr="00944672">
          <w:rPr>
            <w:rFonts w:ascii="Arial" w:hAnsi="Arial" w:cs="Arial"/>
            <w:sz w:val="24"/>
            <w:szCs w:val="24"/>
          </w:rPr>
          <w:t>ASmits@AVID.nl</w:t>
        </w:r>
      </w:hyperlink>
    </w:p>
    <w:p w14:paraId="719F054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7C9B1856"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Geachte mevrouw Smits,</w:t>
      </w:r>
    </w:p>
    <w:p w14:paraId="6501927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Die beiliegenden Screen Shots sind für Sie zur Weiterleitung. Ich habe Ihren Namen von Thomas Ganghofer. Die Mail habe ich recherchiert.</w:t>
      </w:r>
    </w:p>
    <w:p w14:paraId="085C45AF"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Ja! Ihre Büro-Mail ist geheim, ich leite die Gruppe ‚InBev104‘ und habe mir über diesen Weg die Mail besorgt.</w:t>
      </w:r>
    </w:p>
    <w:p w14:paraId="56EA005F"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Diese Screen Shots sind auf meinem Bildschirm als Pop-Up entstanden und haben sich selbstständig (!) kopiert. Ich darf Ihnen sagen, wer meinen Computer hacken kann und </w:t>
      </w:r>
      <w:r w:rsidRPr="00944672">
        <w:rPr>
          <w:rFonts w:ascii="Arial" w:hAnsi="Arial" w:cs="Arial"/>
          <w:sz w:val="24"/>
          <w:szCs w:val="24"/>
        </w:rPr>
        <w:lastRenderedPageBreak/>
        <w:t>diese Screen Shots programmiert hat, gehört zur obersten Liga der Hacker. Bitte lesen Sie die Anhänge und gehen Sie nach eigenem Ermessen vor.</w:t>
      </w:r>
    </w:p>
    <w:p w14:paraId="6A1D2662"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Anmerkung: Wenn Sie die Kopfzeile der E-Mail auslesen, werden Sie sehen, dass ich die Mail von Ihrem internen Server verschickt habe.</w:t>
      </w:r>
    </w:p>
    <w:p w14:paraId="7B5670B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Wenn Sie mit mir in Kontakt treten möchten, senden Sie bitte eine E-Mail an sich selber, mit dem Betreff: Kontakt Duke Cloud. Ich werde keine internen Mails mitlesen, der Server regiert nur auf diese Betreffzeile.</w:t>
      </w:r>
    </w:p>
    <w:p w14:paraId="3E2E102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Ihre IT-Spezialisten werden rund 24 Stunden benötigen, um meinen Eingriff zu löschen. Bitte reagieren Sie entsprechend schneller. Ja/Nein ist ausreichend.</w:t>
      </w:r>
    </w:p>
    <w:p w14:paraId="082E06D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68C8AD02"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Gruß Duke Cloud</w:t>
      </w:r>
    </w:p>
    <w:p w14:paraId="75A21631"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663A484A"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PS: Die Namen und Titel sind koreanisch, ergeben aber keinen Sinn, den ich erkennen könnte:</w:t>
      </w:r>
    </w:p>
    <w:p w14:paraId="64F42DB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muji: Daumen</w:t>
      </w:r>
    </w:p>
    <w:p w14:paraId="068A1EA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oenjjog eokkae: Linke Schulter</w:t>
      </w:r>
    </w:p>
    <w:p w14:paraId="7BC75C8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dobson neun: helfende Hände</w:t>
      </w:r>
    </w:p>
    <w:p w14:paraId="2A34F7FD"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4D1A7C0D"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p>
    <w:p w14:paraId="0C15E215"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p>
    <w:p w14:paraId="3E8EED8F"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Anlagen</w:t>
      </w:r>
    </w:p>
    <w:p w14:paraId="0C3C6E0E"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Screen Shot #1</w:t>
      </w:r>
    </w:p>
    <w:p w14:paraId="0556C02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Lieber Duke Cloud,</w:t>
      </w:r>
    </w:p>
    <w:p w14:paraId="6C16E41F"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Ab jetzt werden einige Pop Ups erscheinen, in denen wir Dir Informationen bereitstellen. Bitte leite diese Informationen an Anique Smits vom AVID weiter. </w:t>
      </w:r>
    </w:p>
    <w:p w14:paraId="453A636F"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Die E-Mail von Anique Smits bekommst Du mit den folgenden Zugangsdaten [Text geschwärzt]. Damit erhältst Du einen einmaligen Zugang zum Server des AVID.</w:t>
      </w:r>
    </w:p>
    <w:p w14:paraId="6C0581FF"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Wenn dieser Zugang genutzt wird, lesen wir mit. Eine Nutzung für andere Zwecke werden wir erkennen und nicht zulassen. Ein Missbrauch führt dazu, dass Deine gesamte Infrastruktur außer Betrieb gesetzt wird.</w:t>
      </w:r>
    </w:p>
    <w:p w14:paraId="2A590A5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[Countdown für selbständigen Screen Shot]</w:t>
      </w:r>
    </w:p>
    <w:p w14:paraId="34EDE13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24E55392"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Screen Shot #2</w:t>
      </w:r>
    </w:p>
    <w:p w14:paraId="0CC3CD0D"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Aktuell gehen wir davon aus, dass Tomas Ganghofer durch Agenten des nordkoreanischen Geheimdienstes umgebracht wurde, dass Frau Smits überlebt hat, war Zufall.</w:t>
      </w:r>
    </w:p>
    <w:p w14:paraId="4E9E2A5D"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Es ist davon auszugehen, dass morgen ein Attentat auf Joost van der Dijkstraat erfolgen soll. Ein Team von Agenten des RGB befindet sich, unter der Leitung von Park Saebyeong, zur Zeit in Amsterdam.</w:t>
      </w:r>
    </w:p>
    <w:p w14:paraId="24CC05EE"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lastRenderedPageBreak/>
        <w:t>[Countdown für selbständigen Screen Shot]</w:t>
      </w:r>
    </w:p>
    <w:p w14:paraId="420C54A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6E175DCE"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Screen Shot #3</w:t>
      </w:r>
    </w:p>
    <w:p w14:paraId="1176A651"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Wir haben Ihnen einen E-Mail-Account generiert, den Sie bitte für die weitere Kommunikation nutzen wollen:</w:t>
      </w:r>
    </w:p>
    <w:p w14:paraId="0FD73C48"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Duke </w:t>
      </w:r>
      <w:hyperlink r:id="rId9" w:anchor="-1" w:history="1">
        <w:r w:rsidRPr="00944672">
          <w:rPr>
            <w:rFonts w:ascii="Arial" w:hAnsi="Arial" w:cs="Arial"/>
            <w:sz w:val="24"/>
            <w:szCs w:val="24"/>
          </w:rPr>
          <w:t>Cloud@fakemymail.com</w:t>
        </w:r>
      </w:hyperlink>
    </w:p>
    <w:p w14:paraId="4F305B3D"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0D291F23"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Vielen Dank für Ihre Kooperation</w:t>
      </w:r>
    </w:p>
    <w:p w14:paraId="7D9C2B5F"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Mir wurde aufgetragen, mit Signatur zu arbeiten.</w:t>
      </w:r>
    </w:p>
    <w:p w14:paraId="6B38DB69"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muji, IT Research Team</w:t>
      </w:r>
    </w:p>
    <w:p w14:paraId="7F464DBE"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oenjjog eokkae</w:t>
      </w:r>
    </w:p>
    <w:p w14:paraId="472162F1"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Dobson Neun</w:t>
      </w:r>
    </w:p>
    <w:p w14:paraId="66DD873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[Countdown für selbständigen Screen Shot]</w:t>
      </w:r>
    </w:p>
    <w:p w14:paraId="5B988C96"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06564743"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w:t>
      </w:r>
    </w:p>
    <w:p w14:paraId="36F896F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79C4D327"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Klaas sah Flim an und sagte: „Eines muss ich Dir lassen. Auf Dein Bauchgefühl kann man sich verlassen.“ „Danke für die Blumen. Aber ich hätte gern unrecht gehabt.“ Antwortete Flim, „Also. Es stellen sich ein paar Fragen.“ „Abgesehen davon, dass die den Server des AVID gehackt haben?“ Klaas, bissiger Tonfall gab Aufschluss darüber, wie nervös er war.</w:t>
      </w:r>
    </w:p>
    <w:p w14:paraId="0EE5734F"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Flim griff als Erstes zum Telefon und gab dem Wachhabenden vom Dienst den Auftrag, dass sich alle Teamleiter in 10 Minuten zu einer Videokonferenz zu versammeln hätten.</w:t>
      </w:r>
    </w:p>
    <w:p w14:paraId="13856628"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Dann sah Flim Klaas an und sagte: „Als erstes kümmern wir und um das geplante Attentat, dann um die IT.“</w:t>
      </w:r>
    </w:p>
    <w:p w14:paraId="7FACD8CE"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Flim rief die Videokonferenz-Software auf und stellte fest, dass alle Teamleiter schon eingeloggt waren, obwohl noch 5 Minuten Zeit waren, daher eröffnete er sofort die Diskussion: „Ok Herrschaften, ab sofort sind wir auf Gefahrstufe Rot.“ Allen Gesichtern konnte man ansehen, dass sich die Anspannung gesteigert hatte. „Royal Security!“ „Ja, Flim?!“ – „Ihr geht in erhöhte Sicherheit. Bitte erst einmal nur zuhören.“ „Ja!“ „Counterstrike 1 +2!“ „1 Hört!“ „2 Hört!“ „Wir haben Informationen erhalten, dass morgen ein Attentat stattfinden soll. Daher die Konferenz.“ „Cyber!“ „Hier!“ „AVID wurde gehackt! Die Zugangsdaten sind an InBev104 gegangen. Die haben sich gemeldet.“ „Oh!“ Daraufhin kam ein kurzes Lachen von den anderen. „Genau.“ Sagte Flim.</w:t>
      </w:r>
    </w:p>
    <w:p w14:paraId="25065398"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„So jetzt die lange Version.“ Sagte Flim, blickte in die Kamera und setzte sich zurück. Er wollte ansetzen, die Situation zu erklären, da klingelte sein Telefon. Im Display wurde Aniques Nummer angezeigt. „Anique, ich kann jetzt nicht, wir sind in einer Besprechung.“  Plötzlich versteifte sich Flim und stellte das Telefon auf Lautsprecher. „Hallo Flim, hier spricht Johann Dahlleiter. Ich habe Aniques Nummer gespooft.“ </w:t>
      </w:r>
    </w:p>
    <w:p w14:paraId="7EC1B25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„Johann. Hallo. Ich vermute, das ist kein reiner freundschaftlicher Anruf?“</w:t>
      </w:r>
    </w:p>
    <w:p w14:paraId="67E31EA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lastRenderedPageBreak/>
        <w:t>„Nein Flim.“ Kam es aus dem Lautsprecher. „Ich vermute, dass Ihr gerade eine Konferenz zu meiner E-Mail habt!?“ „Hast Du uns auch gehackt?“ „Nein, habe ich nicht. Aber ich habe eine Ahnung dafür, wie schnell Ihr reagiert.“ Flim sah, dass sich alle Konferenzteilnehmer auf das Telefonat konzentrierten. „Deine IT, braucht nicht zu versuchen mich zu tracken. Ich bin in Antwerpen an meinem Rechner.“</w:t>
      </w:r>
    </w:p>
    <w:p w14:paraId="0F1ABF5D"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„Wieso rufst Du an? Und warum sagst Du wo Du bist?“</w:t>
      </w:r>
    </w:p>
    <w:p w14:paraId="102C0118"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„Ich habe Angst.“ Kam die lapidare Antwort von Thomas über das Telefon. „Können Deine Kollegen mithören?“ „Ja, ich schalte das jetzt frei.“ Sagte Flim, um den Eindruck zu erwecken, die anderen hätten nicht zugehört. „Netter Versuch, Flim. Aber Dein Telefon ist schon seit Beginn unseres Gesprächs auf Lautsprecher und ich vermute, dass Klaas, einen Mitschnitt macht.“ „Was?, Wie?“ Stotterte Flim, „Ein paar Geheimnisse verrate ich nicht.“ Man hörte das Lächeln in Thomas Stimme.</w:t>
      </w:r>
    </w:p>
    <w:p w14:paraId="0332B2F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„Also meine Herren.“ Sofort waren alle wieder angespannt, „Jemand hat meinen Computer gehackt und hat mir Nachrichten geschickt, die ich an den AVID weitergeleitet habe.“ eröffnete Thomas das Gespräch, „Diese Quelle weißt darauf hin, dass sich ein Team von Attentätern des nordkoreanischen RSB in Amsterdam aufhält um ein Attentat auf Joost van der Dijkstraat zu verüben. Diese Information habe ich an Anique Smits weitergeleitet und diese Informationen sind der Grund für diese Konferenz.“ </w:t>
      </w:r>
    </w:p>
    <w:p w14:paraId="4B076406"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Nach einer kurzen Pause fuhr Thomas fort. „Nur diese Informationen, hätte Sie in Alarmbereitschaft versetzt, ich kann aber noch weitere Informationen liefern. Zum einen habe ich geprüft, woher die Informationen kamen bzw. wie diese auf meinen Rechner gekommen sind. Antwort: Keine Ahnung! – Die Daten sehen so aus, als hätte ich diese Daten gespeichert! – Aber ich weiß, dass ich das nicht war. Deswegen rufe ich an. Denn das macht mir Angst. Gleichzeitig haben Sie nur mein Wort, dass die Daten echt sind.“</w:t>
      </w:r>
    </w:p>
    <w:p w14:paraId="759514E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 Flim sah in die Runde, und in allen Gesichtern war zu erkennen, dass diese Informationen verarbeitet wurden. „Flim? – IT!“ „Ja?“ In diesem Augenblick erschien eine Nachricht auf den Bildschirmen aller Teilnehmer.“ </w:t>
      </w:r>
    </w:p>
    <w:p w14:paraId="73506AF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6F2364DB"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w:t>
      </w:r>
    </w:p>
    <w:p w14:paraId="3BE1268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478F3A4B"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Guten Tag in die Runde.</w:t>
      </w:r>
    </w:p>
    <w:p w14:paraId="5CBC2CC1"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Bitte nehmen Sie zur Kenntnis, dass die gegebenen Informationen unserem aktuellsten Wissenstand entsprechen.</w:t>
      </w:r>
    </w:p>
    <w:p w14:paraId="3A0DDC5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muji</w:t>
      </w:r>
    </w:p>
    <w:p w14:paraId="40CA51C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2CB092F8"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w:t>
      </w:r>
    </w:p>
    <w:p w14:paraId="0D02ECBE"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4440F4CA"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p>
    <w:p w14:paraId="0AFBB2F7"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lastRenderedPageBreak/>
        <w:t>Thomas meldete sich über das Telefon und sagte:“ „Bei mir ist gerade ein komisches Pop Up erschienen.“</w:t>
      </w:r>
    </w:p>
    <w:p w14:paraId="750D6F71"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Bevor jemand antworten konnte, erschien ein weiteres Pop Up.</w:t>
      </w:r>
    </w:p>
    <w:p w14:paraId="1F79275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05E797B8"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w:t>
      </w:r>
    </w:p>
    <w:p w14:paraId="20B4102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36DCD614"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Guten Tag in die Runde.</w:t>
      </w:r>
    </w:p>
    <w:p w14:paraId="510D874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Diese Informationen können alle Teilnehmer sehen.</w:t>
      </w:r>
    </w:p>
    <w:p w14:paraId="0F0C33C6"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muji</w:t>
      </w:r>
    </w:p>
    <w:p w14:paraId="622AD92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20D92C59"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w:t>
      </w:r>
    </w:p>
    <w:p w14:paraId="468705E2"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44F987BE"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Die plötzliche Stille sprach Bände.</w:t>
      </w:r>
    </w:p>
    <w:p w14:paraId="33D9594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Aus dem Telefon fragte Thomas: „Ihr habt das auch?“ „Ja, haben wir.“ Antwortete Flim</w:t>
      </w:r>
    </w:p>
    <w:p w14:paraId="344360D9"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„Das meinte ich. Deswegen habe ich Angst.“ Kam die leise Stimme aus dem Telefon.</w:t>
      </w:r>
    </w:p>
    <w:p w14:paraId="17E72D11"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Flim sagte: „Ich denke, wir sollten diese Information ernst nehmen.“</w:t>
      </w:r>
    </w:p>
    <w:p w14:paraId="1AB89C8D"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375A899E"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w:t>
      </w:r>
    </w:p>
    <w:p w14:paraId="275E355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642FF967"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Danke für das Vertrauen.</w:t>
      </w:r>
    </w:p>
    <w:p w14:paraId="1F7FDF3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Information an Ihre IT. </w:t>
      </w:r>
    </w:p>
    <w:p w14:paraId="07A382C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Bitte versuchen Sie nicht weiter, mich zu tracken. Ich müsste sonst Ihr System kurzschließen.</w:t>
      </w:r>
    </w:p>
    <w:p w14:paraId="26DBA896"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muji</w:t>
      </w:r>
    </w:p>
    <w:p w14:paraId="53DF5C1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3ADD5AF0"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w:t>
      </w:r>
    </w:p>
    <w:p w14:paraId="58F68EF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05D680A8"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 xml:space="preserve">Thomas meldete sich: „Flim! Sage dener IT, Sie soll nichts mehr machen.“ </w:t>
      </w:r>
    </w:p>
    <w:p w14:paraId="11125CFD"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Der IT-Leiter sah verwirrt in die Kamera. „Ich habe soeben einen kurzfristigen Ausfall im Gateway gehabt.“</w:t>
      </w:r>
    </w:p>
    <w:p w14:paraId="088612F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„Tracking einstellen!“ Befahl Flim.</w:t>
      </w:r>
    </w:p>
    <w:p w14:paraId="1A92DC16"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0F11F49D"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w:t>
      </w:r>
    </w:p>
    <w:p w14:paraId="3EE1DC7D"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79D47CC0"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Noch einmal danke für das Vertrauen.</w:t>
      </w:r>
    </w:p>
    <w:p w14:paraId="67C2CDAE"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Bitte gehen Sie für das weitere Vorgehen davon aus, dass wir eher „weiße“ als andere Hacker sind. Tatsächlich sind wir mehr als das, aber das werden Sie später erfahren. Joost van der Dijkstraat wohnt in Amsterdam im Hotel ‚Klein Rattenhol‘. Das weiß der Gegner noch nicht, wird aber in der Bar ‚Tawera‘ Stellung beziehen.</w:t>
      </w:r>
    </w:p>
    <w:p w14:paraId="375976D6"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7E30B56C"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muji</w:t>
      </w:r>
    </w:p>
    <w:p w14:paraId="2DACED97"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5E238F59"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w:t>
      </w:r>
    </w:p>
    <w:p w14:paraId="153F2CD7"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33A7EFF9"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Klaas sagte plötzlich: „Die Tawera? Die ist doch neutrales Gelände?! Weiß Jean-Luc darüber Bescheid?“</w:t>
      </w:r>
    </w:p>
    <w:p w14:paraId="4CAE0251"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Plötzlich meldete sich eine Computerstimme aus dem Telefon: „Hier spricht muji. Nach unseren Informationen hat er nichts damit zu tun.“</w:t>
      </w:r>
    </w:p>
    <w:p w14:paraId="4A9BB59E"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„Wie? Wieso können wir jetzt hören?“ Die Stimme antwortete: „Ich musste erst unseren Zerhacker an das Telefon von Thomas anpassen. Jetzt kann ich direkt mit Ihnen kommunizieren.“</w:t>
      </w:r>
    </w:p>
    <w:p w14:paraId="52934038"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„Das hat etwas von  ARIIA aus dem Film ‚Eagle Eye‘“ meinte einer der Teamleiter.</w:t>
      </w:r>
    </w:p>
    <w:p w14:paraId="76138BA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„Ja, der Film beruht auf einigen unserer Techniken, aber eigentlich sind wir besser.“ Sagte die Stimme.</w:t>
      </w:r>
    </w:p>
    <w:p w14:paraId="66E20B77"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„Das war eigentlich als Scherz gedacht.“ Sagte der Teamleiter verdutzt.</w:t>
      </w:r>
    </w:p>
    <w:p w14:paraId="08DEC74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Die Stimme sagte: „Nachdem Sie jetzt wissen, was wir können, schlage ich vor, dass Sie sich auf den bevorstehenden Attentatsversuch vorbereiten.“ </w:t>
      </w:r>
    </w:p>
    <w:p w14:paraId="658E8EC1"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Diese Aussage brachte alle sofort wieder zurück auf die Ausgangsinformation und die Stimme sagte weiter: „Planen Sie die Nordkoreaner in der Nähe der Tawera abzufangen. Wir sorgen dafür, dass Joost dort in der Nähe sein wird.“</w:t>
      </w:r>
    </w:p>
    <w:p w14:paraId="29077E45"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Ein Klicken ließ erkennen, dass eine Verbindung getrennt worden war. Thomas Stimme meldete sich aus dem Telefon: „Ich sagte ja: Ich habe Angst. Jetzt wisst Ihr warum. Ich lege jetzt auf, der Rest liegt bei Euch.“</w:t>
      </w:r>
    </w:p>
    <w:p w14:paraId="1F83F615"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„Danke für den Anruf, Thomas. Auch wenn wir Dich dafür eigentlich verhaften müssten.“ Sagte Flim und Thomas legte auf.</w:t>
      </w:r>
    </w:p>
    <w:p w14:paraId="24845561"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Flim schaute zu Klaas, der hob beide Hände zum Zeichen, dass er auch nicht wusste, was los ist. Dann drehte sich Flim zur Kamera und sagte: „Meine Herren. An die Arbeit. Wir haben Terroristen im Land.“</w:t>
      </w:r>
    </w:p>
    <w:p w14:paraId="03CC243D"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Dann begann die Planung für den morgigen Tag.</w:t>
      </w:r>
    </w:p>
    <w:p w14:paraId="4996DBE7"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3B7EF90C"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w:t>
      </w:r>
    </w:p>
    <w:p w14:paraId="112509D1"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54F66334"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„So, jetzt wisst Ihr was passiert ist.“ Schloss Flim die Erklärung.</w:t>
      </w:r>
    </w:p>
    <w:p w14:paraId="0B489849"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Joost kratzte sich am Hinterkopf: „Da sind einige Punkte, die unrund bzw. unstimmig sind. Aber lassen wir das mal beiseite. Ich habe gestern einen Brief im Hotel erhalten. Erstens sollte ich zur Bar Tawera gehen und ab 11:00 Uhr auf einen Kontaktmann warten, der besondere Informationen für mich hätte. Das war wohl ein Trick, um mich dahin zu </w:t>
      </w:r>
      <w:r w:rsidRPr="00944672">
        <w:rPr>
          <w:rFonts w:ascii="Arial" w:hAnsi="Arial" w:cs="Arial"/>
          <w:sz w:val="24"/>
          <w:szCs w:val="24"/>
        </w:rPr>
        <w:lastRenderedPageBreak/>
        <w:t>bekommen. Zum andern soll ich mich in Kuala Lumpur mit einer Frau treffen: Satria Chow von der malayischen Special Branch. Ich hoffe, dass das keine neue Falle ist.“</w:t>
      </w:r>
    </w:p>
    <w:p w14:paraId="7B06EC8D"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Joost holte ein Foto aus der Tasche und zeigte es Flim und Anique. „Dieses Foto war dabei.“</w:t>
      </w:r>
    </w:p>
    <w:p w14:paraId="53ADDAB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Flim zuckte mit den Achseln um anzudeuten, dass er die Frau auf dem Bild nicht kannte. Als Annique das Bild sah, zog sie die Augenbrauen hoch, stutzte und sagte dann: „Die Frau kenne ich.“ </w:t>
      </w:r>
    </w:p>
    <w:p w14:paraId="4FACF50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Jetzt war es an dem beiden Männern, erstaunt zu Anique zu schauen. Josst setzte an: „Du..?“ „Kennst sie?“ Vollendete Flim. Alle mussten Lachen das Joost und Flim sich in den Sätzen ergänzten.</w:t>
      </w:r>
    </w:p>
    <w:p w14:paraId="393FDC4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„Das ist die Frau vom Flughafen Kuala Lumpur.“ „Welche Frau? Und wieso Kuala Lumpur?“ Fragte Flim irritiert. </w:t>
      </w:r>
    </w:p>
    <w:p w14:paraId="61F1D952"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„Thomas hatte wegen MH 370 recherchiert.“ „Ist das der Flug, der im indischen Ozean verschwunden ist?“ Fragte Joost. Anique nickte. „Thomas hat ein Foto dieser Frau kurz vor Abflug der Maschine. Auf dem Bild ist sie an der Sicherheitskontrolle im Cargo-Bereich des Flughafens.“ </w:t>
      </w:r>
    </w:p>
    <w:p w14:paraId="162AF69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Anique stutzte und sagte dann ganz langsam und nachdenklich, „Thomas hat mir, kurz vor seinem Tod einen Stick gegeben. Darauf befindet sich nur eine Datei mit einem Code und ein Link, den ich nur nach seinem Tod nutzen darf. Das hatte ich vergessen!“</w:t>
      </w:r>
    </w:p>
    <w:p w14:paraId="09436DA8"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„Was für ein Stick?“ Fragte Flim. „Den habe ich im Büro. Das werde ich prüfen, sobald ich wieder im Büro bin.“ Antwortete Anique.</w:t>
      </w:r>
    </w:p>
    <w:p w14:paraId="7AD2753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Flim sah erst Joost und dann Anique an. „Anique, Du fährst schnellstmöglich zurück. Melde Dich morgenfrüh bei mir, dann machen wir eine Telefonkonferenz, um die Daten abzugleichen. Joost, Du gehst heute Deine Daten durch und wirst morgen für die Konferenz abgeholt. Ich habe eine Wache am Hotel, da bist Du sicher. Ich gehe zurück ins Büro und starte eine eigene Recherche.“</w:t>
      </w:r>
    </w:p>
    <w:p w14:paraId="76E8694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Anique und Joost nickten und dann trennten sie sich.</w:t>
      </w:r>
    </w:p>
    <w:p w14:paraId="4D1B5A4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2D622F87"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w:t>
      </w:r>
    </w:p>
    <w:p w14:paraId="2AC6259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0E9BBEC9"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b/>
          <w:bCs/>
          <w:sz w:val="24"/>
          <w:szCs w:val="24"/>
        </w:rPr>
        <w:commentReference w:id="459"/>
      </w:r>
      <w:r w:rsidRPr="00944672">
        <w:rPr>
          <w:rFonts w:ascii="Arial" w:hAnsi="Arial" w:cs="Arial"/>
          <w:b/>
          <w:bCs/>
          <w:sz w:val="24"/>
          <w:szCs w:val="24"/>
        </w:rPr>
        <w:t>&gt;&gt;&gt; Den Haag, Amsterdam, die Nacht von Mittwoch auf Donnerstag &lt;&lt;&lt;</w:t>
      </w:r>
    </w:p>
    <w:p w14:paraId="07F2E4B6"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Ein schmales dunkles Rohr schob sich aus dem Gebüsch und zielte auf ein Fenster im ersten Stock.</w:t>
      </w:r>
    </w:p>
    <w:p w14:paraId="0C3CDCB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Plopp. Das Fenster zerbrach und direkt im Anschluss stand das Zimmer in Flammen. Zwei dunkle Gestalten verschwanden im zunehmenden Licht des Feuers.</w:t>
      </w:r>
    </w:p>
    <w:p w14:paraId="15ECB7C5"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3552BF22"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w:t>
      </w:r>
    </w:p>
    <w:p w14:paraId="427B4887"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0E9A4055"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lastRenderedPageBreak/>
        <w:t>Ein Alarm wurde im Hauptquartier des Anti-Terror-Kommandos ausgelöst: Feuer im Hotel ‚Klein Rattenhol‘.</w:t>
      </w:r>
    </w:p>
    <w:p w14:paraId="4EA2B5D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Der Soldat, der in der Lobby von Joost neuem Hotel sass, erhielt eine Mitteilung direkt auf seinen Kopfhörer. Flims Stimme meldete sich: „Du bekommst Verstärkung.“</w:t>
      </w:r>
    </w:p>
    <w:p w14:paraId="53263B4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Sechs Minuten später tauchte ein Team-Kollege auf. Er wurde über die taktischen Feinheiten der Lobby und der Zugänge informiert, dann verteilten sich die beiden, um die Lobby besser abzudecken.</w:t>
      </w:r>
    </w:p>
    <w:p w14:paraId="7CBD6557"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Ein Fremder betrat die Lobby, sah sich kurz um, nahm einen der beiden Sicherheitsleute wahr und wandte sich an die Rezeption.</w:t>
      </w:r>
    </w:p>
    <w:p w14:paraId="08E5A42F"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Nach einem kurzen Gespräch verließ er das Hotel. Der Sicherheitsmann, der wahrgenommen hatte, dass er gesehen worden war, gab dem zweiten Mann ein Zeichen, dass er sich bedeckt halten solle, dann ging er zum Fenster der Lobby und sah hinaus auf die Straße. Er konnte gerade noch erkennen, dass sich der Mann im Schatten versteckte und dass er irgendjemanden ein Zeichen gegeben hatte.</w:t>
      </w:r>
    </w:p>
    <w:p w14:paraId="6CD8500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„HQ von Lobby. Alarm.“ Klaas meldete sich: „Was ist los? Was braucht Ihr?“</w:t>
      </w:r>
    </w:p>
    <w:p w14:paraId="4182014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„Wir hatten Besuch. Jemand hat die Lobby ausgekundschaftet, mich gesehen und versteckt sich jetzt gegenüber im Schatten.“</w:t>
      </w:r>
    </w:p>
    <w:p w14:paraId="3378664D"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„Ich schicke Euch noch drei Mann. Einer kommt von hinten. Zwei von vorn mit einem Auto.“</w:t>
      </w:r>
    </w:p>
    <w:p w14:paraId="2CF95976"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„Danke.“</w:t>
      </w:r>
    </w:p>
    <w:p w14:paraId="74E9D44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Der zweite Mann hatte zugehört und stellte sich so, dass er den Hintereingang im Auge hatte. Der erste Mann nahm eine Position ein, von der die Eingangstür gut im Blick hatte, aber eine Wand ihm Deckung nach außen gab.</w:t>
      </w:r>
    </w:p>
    <w:p w14:paraId="49810AB8"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768522C3"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w:t>
      </w:r>
    </w:p>
    <w:p w14:paraId="6C937E96"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716C221F"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Nach zehn langen Minuten fuhr ein Auto vor dem Hotel vor und zwei Männer traten in die Lobby. Sie gaben gar nicht erst vor, Besucher zu sein, sondern gingen direkt auf Ihren Kollegen zu. Gleichzeitig öffnete sich vorsichtig die Hintertür. Der erwartete dritte Soldat schaute in den Lauf einer Waffe und grinste. Die Waffe senkte sich. „Danke!“ „Scheiße Mann. Hier ist Spannung in der Luft, ohne Vorwarnung hätte ich Dich erschossen.“</w:t>
      </w:r>
    </w:p>
    <w:p w14:paraId="5C65F32D"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Der zweite Mann sagte, „Geh rüber, da wirst Du gebrieft, ich passe auf die Tür auf.“ „OK, Danke“ während der fünfte Soldat durch die Lobby ging, ließ er nicht einmal den Haupteingang aus den Augen. Denn genau jetzt waren Sie verletzlich. Solange die Neuen noch nicht in die Lage eingeweiht waren, war die Konzentration am geringsten, daher musste einer Überraschung, durch Dritte, Vorsorge getragen werden.</w:t>
      </w:r>
    </w:p>
    <w:p w14:paraId="4E2EDF3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7735061B"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w:t>
      </w:r>
    </w:p>
    <w:p w14:paraId="4838399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3005179D"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lastRenderedPageBreak/>
        <w:t>Im Hauptquartier rief Klaas den Diensthabenden an und fragte: „Erstens: Wann geht morgen der erste Flug hach Kuala Lumpur? Zweitens: Haben wir einen Kontakt zum malaiischen Special Branch?“ „Info besorge ich.“ „Danke“</w:t>
      </w:r>
    </w:p>
    <w:p w14:paraId="4E67B4C1"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Klaas hatte Flim gesagt, dass er nach Hause gehen könne, jetzt rief er ihn an: „Klaas, was ist?“ Fragte eine hellwache Stimme. „Es gibt Probleme, ich habe drei Mann Verstärkung ins Hotel geschickt.“ „Ich bin gleich da.“ Sagte Flim kurz.</w:t>
      </w:r>
    </w:p>
    <w:p w14:paraId="7B8E3E5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Drei Minuten später war Flim in der Kommandozentrale. „OK. Zu Hause warst Du nicht!“ Stellte Klaas fest. Flim lächelte ihn an und meinte: „Hast DU schon mal in Erwägung gezogen, Dich Bein Anti-Terror-Kommando zu bewerben? Du hast eine schnelle Auffassungsgabe.“ „Haha, sehr witzig.“ Gab Klaas zurück. „Ich war unten in der Kantine, und habe gedöst, ich habe schon wieder ein schlechtes Gefühl.“</w:t>
      </w:r>
    </w:p>
    <w:p w14:paraId="1AFA242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„Sollen wir Joost evakuieren?“ „Nein, ein fünfer Team ist mehr als genug, gegen die hilft nur, das Hotel zu sprengen.“ „Und wenn die das vorhaben?“ „So schnell geht das nicht, dafür benötigt Mann Zeit und Material. Heute sind wir, dagegen, safe. Nachdem der Gegner die Verstärkung gesehen hat, werden die heute nichts tun. Morgen macht mir Sorgen.“ </w:t>
      </w:r>
    </w:p>
    <w:p w14:paraId="094923DE"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Das Telefon klingelte, Klaas nahm ab, machte sich zwei Notizen und legte wieder auf. Er wandte sich an Flim: „Ich hatte gefragt, ob wir einen Kontakt zum malaiischen Special Branch haben und wann der nächste Flug nach Kuala Lumpur geht.“ „Und?!“ Fragte Flim.</w:t>
      </w:r>
    </w:p>
    <w:p w14:paraId="55F1A442"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„Der nächste Flug ist die MH 17 um 12:30 Uhr. Und hier ist die Telefonnummer des HQ der Special Branch. Zeitverzögerung 8 Stunden, dort ist es jetzt 06:00 Uhr morgens.“</w:t>
      </w:r>
    </w:p>
    <w:p w14:paraId="3237630D"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„Gute Arbeit, Klaas. Und wie bekommen wir Joost auf den Flug?“ „Das habe ich noch nicht fertig. Buchen können wir ihn nicht auf den Flug. Er darf nicht auf dem Passenger Manifest erscheinen.“ </w:t>
      </w:r>
    </w:p>
    <w:p w14:paraId="11DFB2D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„Lass uns den Stationsleiter von Malaysia Airlines in Amsterdam wecken. Wir brauchen seine Hilfe!“ „Ok, ich suche seine Nummer heraus.“</w:t>
      </w:r>
    </w:p>
    <w:p w14:paraId="4DDD39D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Flim schaute auf: „Dann rufe ich jetzt mal in Kuala Lumpur an.“</w:t>
      </w:r>
    </w:p>
    <w:p w14:paraId="3B002B52"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108AB033"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w:t>
      </w:r>
    </w:p>
    <w:p w14:paraId="33964BF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27ED792F"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p>
    <w:p w14:paraId="5C4EBEDD"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p>
    <w:p w14:paraId="53FD065E"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b/>
          <w:bCs/>
          <w:sz w:val="24"/>
          <w:szCs w:val="24"/>
        </w:rPr>
        <w:commentReference w:id="460"/>
      </w:r>
      <w:r w:rsidRPr="00944672">
        <w:rPr>
          <w:rFonts w:ascii="Arial" w:hAnsi="Arial" w:cs="Arial"/>
          <w:b/>
          <w:bCs/>
          <w:sz w:val="24"/>
          <w:szCs w:val="24"/>
        </w:rPr>
        <w:t xml:space="preserve">&gt;&gt;&gt; Kuala Lumpur, Donnerstagmorgen Ortszeit, HQ </w:t>
      </w:r>
      <w:r w:rsidRPr="00944672">
        <w:rPr>
          <w:rFonts w:ascii="Arial" w:hAnsi="Arial" w:cs="Arial"/>
          <w:b/>
          <w:bCs/>
          <w:noProof/>
          <w:sz w:val="24"/>
          <w:szCs w:val="24"/>
        </w:rPr>
        <w:t>Special</w:t>
      </w:r>
      <w:r w:rsidRPr="00944672">
        <w:rPr>
          <w:rFonts w:ascii="Arial" w:hAnsi="Arial" w:cs="Arial"/>
          <w:b/>
          <w:bCs/>
          <w:sz w:val="24"/>
          <w:szCs w:val="24"/>
        </w:rPr>
        <w:t xml:space="preserve"> Branch, Zeitunterschied zu Amsterdam (+7 Std.) (Zeitverschiebung: 22 Uhr (Mittwoch) Amsterdam, 06 Uhr Korea) &lt;&lt;&lt;</w:t>
      </w:r>
    </w:p>
    <w:p w14:paraId="2CEA151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Chand Sahib Kaur (es wurde ‚kor‘ gesprochen) wurde von allen nur ‚Bibi‘ genannt, da es sich schnell herumgesprochen hatte, dass Sie nach einer indischen Prinzessin benannt worden war. Chand ärgerte es, dass Sie ‚Bibi‘ genannt wurde, denn sie glaubte, dass der Name nach ‚schwachem Mädchen‘ klang. </w:t>
      </w:r>
    </w:p>
    <w:p w14:paraId="2B3733F9"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lastRenderedPageBreak/>
        <w:t>Aber alle die bei der Special Branch arbeiten, sollte man nicht unterschätzen. Das Auswahlverfahren war hart und es wurde kein Unterschied bei der Beurteilung von Männern oder Frauen gemacht. Ausschlaggebend war nur, ob man die Mindestpunktzahl in der Aufnahmeprüfung schaffte. In der Grundausbildung wurde dann weiter selektiert, wer es durch die Ausbildung schaffte gehörte zur Elite der malayischen Kämpfer.</w:t>
      </w:r>
    </w:p>
    <w:p w14:paraId="7FD1A887"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Ihr Dienst hatte um 05:00 Uhr begonnen und zusammen mit Ahmad Muhaddir, der von allen ‚Ahab‘ gerufen wurde, besetzen sie die Notfallzentrale der Special Branch und waren für das gesamte Staatsgebiet von Malaysia zuständig. Malaysia grenzt im Norden an Thailand und auf der Südspitze der malaiischen Halbinsel liegt Singapur. Malaysia besteht aus zwei Landesteilen, im Osten gehören Teile Borneos zu Malaysia, so das die Notfallzentrale die beiden Landesteile sowie die Inseln zwischen der Malaiischen Halbinsel und Borneo abdecken musste. Aus gegebenen Anlass gab es immer zwei Kommandoeinheiten, die in Bereitschaft waren, eine auf Borneo die ‚B-Squat‘ und die ‚P-Squat‘ auf der malaiischen Halbinsel.</w:t>
      </w:r>
    </w:p>
    <w:p w14:paraId="293B316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In der Notfallzentralen waren immer zwei Personen anwesend, die jeweils den Kontakt zu den Squats hielten. Bibi Kaur war heute für die ‚P-Squat‘ zuständig und hatte eben festgestellt, dass heute Satria Chow das Kommando der Squat hatte. Innerhalb der P-Squat wurde Satria Chow ‚Tia‘ genannt, außerhalb der Squat traute sich das niemand. Satria war zu einer Legende geworden, da Sie mehrere Attentate und Anschläge vereiteln konnte bzw. die entscheiden Hinweise gefunden hatte.</w:t>
      </w:r>
    </w:p>
    <w:p w14:paraId="5EE37869"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Um exakt 05:30 Uhr nahm Bibi Kaur den Telefonhörer in die Hand, um sich mit der P-Squat zu verbinden und den ersten Kontakt des Tages herzustellen. </w:t>
      </w:r>
    </w:p>
    <w:p w14:paraId="578F4A3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„P-Squat, Pegawai Waran Chow, Hallo Zentrale.“ Kam die Stimme aus dem Hörer und Bibi wunderte sich, wie schnell Satria Chow geantwortet hatte. „Guten Morgen Pegawai Waran Chow, Sergeant Kaur, wie geht es ihnen heute morgen?“ „Hallo Bibi!, schön dass Du heute Dienst hast, da kann heute nichts schiefgehen!“ Lachte Tia durch das Telefon. „Tia, ehrlich, es ist noch  immer ein komisches Gefühl, dass ich Dich so nennen darf. Ich wollte den aktuellen Status abgleichen.“ Am andern Ende der Leitung wurde kurz geschwiegen, dann sagte Tia in sehr ernstem Tonfall: „Bibi, hast DU was?“ </w:t>
      </w:r>
    </w:p>
    <w:p w14:paraId="2F1F9D77"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Der Tonfall ließ Bibi sich schlagartig gerade aufsetzen. Ahab nahm die Bewegung wahr, was ihn dazu veranlasste genau auf Bibi zu achten – irgendetwas stimmte nicht!</w:t>
      </w:r>
    </w:p>
    <w:p w14:paraId="6AE8A48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Vorsichtig fragte Bibi: „Tia, was soll die die Nachfrage? Ich habe hier nichts. Was hast Du?“ „Für das Protokoll: Ich habe nichts Frau Sergeant Kaur.“ Kam es aus der Leitung.</w:t>
      </w:r>
    </w:p>
    <w:p w14:paraId="79FC1DF6"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 Der Ruf den Satria Chow genoss und die Tatsache das man ihr ein fantastisches Gespür für Situationen nachsagte, veranlasste Chand Ihrem Kollegen Ahmad ein Handzeichen zu geben, dass Sie auf weitere Informationen wartete. Um genau solchen Situation Raum zu verschaffen, waren die Telefonate mit den beiden Einheiten um 15 Minuten zeitversetzt. </w:t>
      </w:r>
    </w:p>
    <w:p w14:paraId="5816679E"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lastRenderedPageBreak/>
        <w:t>„Ok, die Förmlichkeiten sind vorbei, Pegawai Waran Chow. Was ist los?“ „Bibi, ich kann es Dir nicht sagen, aber ich habe ein komisches Gefühl. Ich würde sagen, dass etwas in der Luft liegt. Du hast gesagt, bei Euch liegt nichts vor. Dann muss ich mich geirrt haben, aber ich habe ein komisches Bauchgefühl“</w:t>
      </w:r>
    </w:p>
    <w:p w14:paraId="6E91FEF9"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„Tia, wir sind dafür ausgebildet worden einen sechsten Sinn zu entwickeln. Du weißt, dass die britische SAS und selbst die deutsche KSK viel auf das situative Gefühl geben.“ „Danke, dass Du mich beruhigen willst, Bibi, aber ich weiß nicht...“ Satria Chow klang zweifelnd.</w:t>
      </w:r>
    </w:p>
    <w:p w14:paraId="71EF89D8"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„Tia,“ antwortete Chand Kaur, „Ich weiß, wie gut Deine Vorahnungen sind. Ich gebe das an meinen Kollegen weiter. Wir werden auf jede Kleinigkeit achten. Versprochen!“ „Das ist lieb, vielen Dank!“ Sagte Satria Chow und unterbrach die die Verbindung.</w:t>
      </w:r>
    </w:p>
    <w:p w14:paraId="0D88192F"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Chand drehte sich zu Ahmad und sagte: „Ahab, Tia hat ein komisches Gefühl im Bauch.“</w:t>
      </w:r>
    </w:p>
    <w:p w14:paraId="393AE156"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„Oha.“ Entfuhr es Ahmad, „Ich gebe das mal vorsichtig an John St.Pierre  weiter.</w:t>
      </w:r>
    </w:p>
    <w:p w14:paraId="22E3821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Um 05:45 Ur rief Ahmad bei der B-Squad an und die tiefe Bassstimme des Kommandierenden meldete sich: „B-Squad, Staf Sarjan  St.Pierre, Hallo Zentrale.“ „Staf Sarjan  St. Pierre, hier ist Sergeant Ahmad Muhaddir. Ich möchte Sie auf den aktuellen Stand bringen.“ </w:t>
      </w:r>
    </w:p>
    <w:p w14:paraId="0D02DB77"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„Ahab! Cool, wie sieht es aus bei Euch?“ Lachte ihn die durchdringend freundliche Stimme von John St. Pierre an. John St. Pierre war der Sohn einer Malaiin und eines französischen Geschäftsmannes, der nach Kota Kina Balu versetzt worden war. Er hatte dann dort niedergelassen, weil er sich unsterblich in eine bornesische Malaiin verliebt hatte, die um nichts in der Welt nach Europa ziehen wollte.  „St. John,“ antwortete Ahab, der absichtlich die Namensteile verdrehte, was ihm ein Lachen einbrachte, „offiziell haben wir zu Zeit keine akute Lage.“ „Ahab! Was ist los? Deine Formulierung lässt mir eine Gänsehaut über den Rücken fahren!“ </w:t>
      </w:r>
    </w:p>
    <w:p w14:paraId="41AA2AA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„Wir hatten heute die P-Squat als Erste an der Leitung ...“ Ahab machte eine kurze, nachdenkliche Pause und John St. Pierre fragte in die Pause, „Wer hat heute das Kommando?“ Ruhig kam die Antwort, „Satria Chow.“ „Scheiße!“ Kam es spontan aus der Leitung, „Entschuldigung, Sergeant Muhaddir.“ John St. Pierre hatte sich schnell gefasst. „Was sagt Sie genau? Soll ich eine Stufe hoch gehen?“ Mit dieser Aussage bestätigt sich der Ruf, den sich Satria Chow erarbeitet hatte. Wenn Sie etwas fühlte, ging die halbe </w:t>
      </w:r>
      <w:r w:rsidRPr="00944672">
        <w:rPr>
          <w:rFonts w:ascii="Arial" w:hAnsi="Arial" w:cs="Arial"/>
          <w:noProof/>
          <w:sz w:val="24"/>
          <w:szCs w:val="24"/>
        </w:rPr>
        <w:t>Special</w:t>
      </w:r>
      <w:r w:rsidRPr="00944672">
        <w:rPr>
          <w:rFonts w:ascii="Arial" w:hAnsi="Arial" w:cs="Arial"/>
          <w:sz w:val="24"/>
          <w:szCs w:val="24"/>
        </w:rPr>
        <w:t xml:space="preserve"> Branch in den Alarmzustand. „Nein, alles ruhig. Sobald wir etwas haben, sagen wir Bescheid.“ „Danke für die Info.“ Bedankte sich der Diensthabende der B-Squad und legte auf.</w:t>
      </w:r>
    </w:p>
    <w:p w14:paraId="38338BB5"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Sowohl Ahmad Muhaddir als auch  Chand Sahib Kaur machten sich in den den Tageslogbüchern Einträge, die Sie an die Inhalte der Telefonate erinnern sollten. Beide macht den gleichen Eintrag: „Chow!?!“ Alle eingehenden Nachrichten würden heute doppelt gesichtet werden.</w:t>
      </w:r>
    </w:p>
    <w:p w14:paraId="2C83715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499F5D6F"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w:t>
      </w:r>
    </w:p>
    <w:p w14:paraId="01D054D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3052F2E7"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 xml:space="preserve">Um kurz nach 06:00 Uhr klingelte das Telefon und Sergeant Kaur nahm einen Anruf aus der Telefonzentrale entgegen. „Zentrale, Sergeant Kaur.“ „Sergeant Kaur, hier die Telefonzentrale. Ich habe einen Anruf aus den Niederlanden, von der königlichen Garde. Nummer und Person des Anrufers wurden verifiziert und geprüft. Der Anrufer ist Flim Dijkwijk, er möchte mit der Special Branch verbunden werden.“ </w:t>
      </w:r>
    </w:p>
    <w:p w14:paraId="793D500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Parallel zur Ansage dieser Informationen erschien auf Sergeant Kaurs Bildschirm das vorhandene Profil, das über Flim Dijkwijk vorlag und Bibi Kaur studierte die Informationen, die ihr bereitgestellt wurden.</w:t>
      </w:r>
    </w:p>
    <w:p w14:paraId="4032F6CD"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„Was will denn königlich Garde von uns?“ Diese rethorische Frage konnte Bibi nicht unterdrücken und fuhr dann gleich fort: „Das galt nicht Ihnen. Ich habe nur laut gedacht.“ „Er hat mir nur gesagt, dass er sich nach einem Mitglied der Special Branch erkundigen möchte.“ </w:t>
      </w:r>
    </w:p>
    <w:p w14:paraId="7E32F867"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Sergeant ‚Bibi‘ Kaur sah auf und gab ihrem Kollegen ein Zeichen, indem sie mit der Hand mit Daumen und kleinem Finger einen Hörer bildete, den sie zum Ohr führte. Ahmad ‚Ahab‘ Muhaddir würde das einkommende Gespräch mithören. Alle eingehenden Gespräche wurden aufgezeichnet, aber das Gespräch im Original zu hören, war wichtig für das Einschätzen der Situation.</w:t>
      </w:r>
    </w:p>
    <w:p w14:paraId="047070C5"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Nachdem Ahab durch Kopfnicken bestätigt hatte, dass er aufgeschaltet war (so hörte der Niederländer kein klacken), bestätigte Bibi: „Bitte schalten Sie das Gespräch durch.“</w:t>
      </w:r>
    </w:p>
    <w:p w14:paraId="68A2F807"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Ein kurzes Klacken in der Leitung ließ erkennen, dass das Gespräch weitergeleitet worden war. „Zentrale, was kann ich für Sie tun?“ „Mein Name ist Flim Dijwijk von der königlich-niederländischen Garde. Darf ich davon ausgehen, dass meine Daten von Ihnen bereits geprüft wurden und Sie Wissen, wer ich bin?“ Ohne auf die Frage einzugehen, fragte Bibi: „Herr Dijkwijk, was verschafft uns die Ehre ihres Anrufes hier in Malaysia?“ </w:t>
      </w:r>
    </w:p>
    <w:p w14:paraId="4F1202CD"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„Da Sie auf die Frage nicht geantwortet haben, sich aber offen gezeigt haben, gehe ich davon aus, dass dieses Gespräch aufgezeichnet wird. Ich möchte die malaiische </w:t>
      </w:r>
      <w:r w:rsidRPr="00944672">
        <w:rPr>
          <w:rFonts w:ascii="Arial" w:hAnsi="Arial" w:cs="Arial"/>
          <w:noProof/>
          <w:sz w:val="24"/>
          <w:szCs w:val="24"/>
        </w:rPr>
        <w:t>Special</w:t>
      </w:r>
      <w:r w:rsidRPr="00944672">
        <w:rPr>
          <w:rFonts w:ascii="Arial" w:hAnsi="Arial" w:cs="Arial"/>
          <w:sz w:val="24"/>
          <w:szCs w:val="24"/>
        </w:rPr>
        <w:t xml:space="preserve"> Branch um Hilfe ersuchen. Es geht vorerst um eine Auskunft und um Informationen.“ „Ich verstehe.“ Antwortete Sergeant ‚Bibi‘ Kaur förmlich. „Ich werde Ihre Anfrage aufnehmen. Mehr kann ich Ihnen nicht Zusagen.“ „Mit dieser Antwort habe ich gerechnet.“ Antwortete Flim und fuhr dann fort: „Ich nehme Bezug auf das Verschwinden von Flug MH 370 am 08. März 2014. Wir haben Informationen, die mit Ihnen teilen und verifizieren möchten.“</w:t>
      </w:r>
    </w:p>
    <w:p w14:paraId="01025FA6"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Ein tiefes Einatmen durch seine Gesprächspartnerin sagte ihm, dass er Ihre volle Aufmerksamkeit hatte. </w:t>
      </w:r>
    </w:p>
    <w:p w14:paraId="531C095E"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„Wir haben bei unseren Recherchen herausgefunden, dass eine Soldatin am Abend des 07. März am Flughafen von Kuala Lumpur war und dass irgendetwas, durch das Militär begleitete, in die Boeing verladen wurde. Ich wenden mich an die Special Branch, </w:t>
      </w:r>
      <w:r w:rsidRPr="00944672">
        <w:rPr>
          <w:rFonts w:ascii="Arial" w:hAnsi="Arial" w:cs="Arial"/>
          <w:sz w:val="24"/>
          <w:szCs w:val="24"/>
        </w:rPr>
        <w:lastRenderedPageBreak/>
        <w:t xml:space="preserve">da Sie wahrscheinlich am schnellsten herausfinden können, zu welchem Zweig des Militärs diese Soldatin gehört.“ </w:t>
      </w:r>
    </w:p>
    <w:p w14:paraId="75A03F7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„Das sind interessante Neuigkeiten. Was können Sie an Weitern Informationen zukommen lassen?“ Fragte Sergeant Kaur, worauf Flim fortführte: „Soweit wir das haben recherchieren können, handelt es sich um eine Soldatin mit dem Namen Chow. Der Name schreibt sich, soweit wir das wissen, Charlie, Hotel, Oskar, Whisky. Mehr Informationen habe ich nicht. Könnten Sie mich auf dem Laufenden halten? Wir haben hier jemanden, der noch mehr Informationen bereitstellen kann, dafür müsste ich jedoch auf Ihre Antwort warten.“ </w:t>
      </w:r>
    </w:p>
    <w:p w14:paraId="1FB018F1"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„Herr Dijkwijk,“ Bibi hoffte, dass Ihre Stimme nicht zitterte, „vielen Dank für die Informationen, ich werde diese zur Prüfung weiterleiten. Dürfen wir diese Nummer als Kontaktnummer verwenden?“ „Diese Nummer wird Sie in unsere Kommandozentrale leiten, und der Diensthabende wird die Information weitergeben. Vielen Dank für Ihre Hilfe.“ Damit wurde das Gespräch beendet.</w:t>
      </w:r>
    </w:p>
    <w:p w14:paraId="41B9A58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Verwirrt und fragend sah Bibi zu Ahab: „Hat der eben wirklich nach Tia gefragt?“ „Ich denke, ja.“ Antwortete Ahmad und fügte hinzu: „Die wissen mehr, als er gesagt hat. Der hätte nicht bei uns angerufen, wenn sie die Zuordnung nicht schon vorgenommen hätten. Das war reine Höflichkeit, das anders auszudrücken.“ „Du hast recht, das Gefühl hatte ich auch.“ Antwortete Bibi und überlegte: „Was machen wir jetzt?“</w:t>
      </w:r>
    </w:p>
    <w:p w14:paraId="0A0EF21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 „Jetzt geht es genau nach Protokoll. Den Chef informieren, dass eine ausländische Stelle eines unserer Mitglieder identifiziert hat. Du sprichst mit dem Chef, ich informiere Tia.“ Entschied Ahmad und Bibi nickte. Diese Absprache war kein Führungsthema, sondern gelebte Zusammenarbeit. In der Notfallzentrale mussten die eingehenden Informationen gewertet werden, damit man vernünftig entscheiden kann. Dieser Prozess erfordert Abstimmung der beiden Diensthabenden und sicherte eine professionelle Reaktion, ohne dass eine andere Stelle noch einmal die Informationen werten musste. </w:t>
      </w:r>
    </w:p>
    <w:p w14:paraId="7A697CD2"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3BE66DCA"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w:t>
      </w:r>
    </w:p>
    <w:p w14:paraId="120EAEA2"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584E44EE"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Brigadier Jeneral Nor Mawar Abdul Haqq war die erste Frau, welche die Special Branch leitete. Ihre Erfolgsbilanz war so gut, dass sie als Führungskraft von ihren männlichen Kollegen nicht in Frage gestellt wurde. Zweimal hatt Männer versucht, Sie aus dem Job zu drängen, beide mussten froh sein, dass sie nur mit einem blauen Auge davongekommen waren. Nicht etwa die Frau Brigadegeneral, sondern die oberen Chargen in Heer und Politik wollten keine Veränderung.</w:t>
      </w:r>
    </w:p>
    <w:p w14:paraId="4DB7549F"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Brigadier Jeneral Nor Mawar Abdul Haqq war in Ihrem Haus in Kual Lumpur als Ihr Telefon klingelte. Es war klar, dass etwas besonderes vorgefallen sein musste, wenn Sie so früh angerufen wurde. „Ja bitte?!“ „Brigadier Jeneral Nor Mawar Abdul Haqq, hier die </w:t>
      </w:r>
      <w:r w:rsidRPr="00944672">
        <w:rPr>
          <w:rFonts w:ascii="Arial" w:hAnsi="Arial" w:cs="Arial"/>
          <w:sz w:val="24"/>
          <w:szCs w:val="24"/>
        </w:rPr>
        <w:lastRenderedPageBreak/>
        <w:t>Notfallzentrale, Sergeant Chand. Wir haben einen Anruf aus den Niederlanden erhalten. Die Niederländer haben sich nach Pegawai Waran Chow erkundigt.“</w:t>
      </w:r>
    </w:p>
    <w:p w14:paraId="0D3642C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Pause. „Wie bitte?!“</w:t>
      </w:r>
    </w:p>
    <w:p w14:paraId="75ABF50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„Das Gespräch war sehr freundlich, aber es hat den Anschein, dass die Niederländer Wissen wer sie ist.“</w:t>
      </w:r>
    </w:p>
    <w:p w14:paraId="60E2E9C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„OK. Ich fahre in mein Büro. Bitte liefern Sie die Informationen in 45 Minuten in mein Büro. Sie werden den Report machen. Sorgen Sie dafür, dass Sie in der Zentrale abgelöst werden. Und bitte das Tape mit dem Anruf.“ „Ja, Brigadier Jeneral.“</w:t>
      </w:r>
    </w:p>
    <w:p w14:paraId="7C2E423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15AE2AAB"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w:t>
      </w:r>
    </w:p>
    <w:p w14:paraId="55A7A61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1B9B43CE"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Um 06:51 Uhr betrat Sergeant Chand das Vorzimmer und ihr wurde direkt beschieden einzutreten.</w:t>
      </w:r>
    </w:p>
    <w:p w14:paraId="2E84F6F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„Sergeant Chand, schön das Sie kommen konnten.“ Begrüßte Brigadier Jeneral Nor Mawar Abdul Haqq Bibi, als sie eintrat. „Brigadier Jeneral ich bringe die angeforderten Daten. Ihr Einverständnis vorausgesetzt, habe ich Pegawai Waran Chow gebeten sich für ein Gespräch bereitzuhalten.“ „Was haben Sie Ihr noch gesagt?“ </w:t>
      </w:r>
    </w:p>
    <w:p w14:paraId="3E029C3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„Sergeant Muhaddir hat Pegawai Waran Chow direkt nach dem Anruf informiert, dass nach ihr gesucht wird und dass wir Sie informiert haben und wir uns jetzt treffen. Sie ist daher im Stand-by. Zusätzlich muss ich Sie darüber informieren, dass Pegawai Waran Chow heute beim Morning-Call darauf hingewiesen hat, dass sie ein ‚komisches‘ Gefühl hätte.“ „Danke. Gehen wir jetzt bitte die Daten durch. Das Band zuerst.“</w:t>
      </w:r>
    </w:p>
    <w:p w14:paraId="052F14C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Nachdem sie das Band noch einmal abgehört hatten, ging die Brigadegeneralin die Informationen durch, die über Flim Dijkwijk vorlagen. Nachdem alle Informationen gesichtet waren, wurde die Verbindung zur P-Squat aufgebaut.</w:t>
      </w:r>
    </w:p>
    <w:p w14:paraId="7A3D4F1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„P-Squat, Pegawai Waran Chow.“ Kam es über den Lautsprecher. „Pegawai Waran Chow, Brigadier Jeneral Nor Mawar Abdul Haqq mit im Raum ist Sergeant Chand.“ „Brigadier Jeneral. Sergeant.“ </w:t>
      </w:r>
    </w:p>
    <w:p w14:paraId="1D0F162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Ein Blick sagte Bibi, dass sie jetzt sprechen sollte: „Pegawai Waran Chow. Wir haben eben den Anruf noch einmal angehört. Wir haben keine spezifischen Informationen über den 07. März gefunden. Können Sie uns bitte einen kurzen Überblick geben?“ </w:t>
      </w:r>
    </w:p>
    <w:p w14:paraId="66D2451D"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„Sehr gerne. Ich habe die Zeit genutzt und bin den Abend noch einmal durchgegangen.“ Begann Satria Chow das Gespräch. „Ich bin vor dem Tor am Cargo-Bereich ausgestiegen, um zu klären, dass wir unsere Sendung zu Flugzeug bringen können. An der Stellen muss dann eine Filmaufnahme von mir gemacht worden sein. Was ich nicht verstehe, ist, woher mein Name bekannt ist. Zusätzlich erinnere ich mich, dass ich zu dem Zeitpunkt ein komisches Bauchgefühl hatte. Aber außer uns war nur ein weiteres Fahrzeug am Gate. Mehr weiß ich leider nicht.“ </w:t>
      </w:r>
    </w:p>
    <w:p w14:paraId="2BB24D0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lastRenderedPageBreak/>
        <w:t>„Vielen Dank für das Update. Wer von uns spricht dann mit den Niederländern?“ Fragte Bibi Chand in die Runde? „Sie werden dort anrufen. Sie hatten bereits Kontakt. Mehr Stimmen müssen die nicht kennenlernen.“ Entschied die Brigadegenerälin. „Sehen Sie zu, dass Sie erfahren, wie die Niederländer Pegawai Waran Chow identifizieren konnten und was die wissen.“</w:t>
      </w:r>
    </w:p>
    <w:p w14:paraId="72425AD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76A4AF24"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w:t>
      </w:r>
    </w:p>
    <w:p w14:paraId="26DFF6C9"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790B367D"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Um 07:30 Uhr setzte sich Bibi Kaur ans Telefon und rief in Den Haag an.</w:t>
      </w:r>
    </w:p>
    <w:p w14:paraId="3E363F77"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„Royal Guard Central, wat kan ik voor u doen?“ Kam es aus dem Telefon. „Guten Tag, sprechen Sie Englisch?“ „Ja, wir sprechen englisch. Was kann ich für Sie tun?“ „Hier sprich Sergeant Kaur aus Kuala Lumpur. Ich sollte unter dieser Nummer einen Herrn Dijkwijk anrufen.“ „Bleiben Sie bitte einen Augenblick in der Leitung. Ich melde mich gleich zurück.“</w:t>
      </w:r>
    </w:p>
    <w:p w14:paraId="422D7AFE"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Auf der zweiten Leitung wurde Flim Dijkwijk auf der Kurzwahl angerufen. „Flim, hier die Zentrale. Hier ist eben ein Anruf aus Kuala Lumpur eingegangen. Eine Frau Sergeant Chand möchte mit Dir sprechen.“</w:t>
      </w:r>
    </w:p>
    <w:p w14:paraId="65D4360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„Danke, bitte stelle das Gespräch durch. Suche Klaas Noordwijk und schicke ihn sofort in mein Büro.“</w:t>
      </w:r>
    </w:p>
    <w:p w14:paraId="192A20AF"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0034A781"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w:t>
      </w:r>
    </w:p>
    <w:p w14:paraId="7F0AAFBD"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5804E87C"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 xml:space="preserve">Klaas hastete in Flims Büro und die erhobene Hand von Flim bremste ihn sofort aus. „Setze Dich und höre zu.“ Sagte Flim, und zeigte auf den Stuhl, „Du musst bitte dem Gespräch zuhören.“ </w:t>
      </w:r>
    </w:p>
    <w:p w14:paraId="4F57CAD1"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Flim beugte sich zu vor, drückte auf den Lautsprecher und sprach: „Zentrale. Bitte durchstellen.“ Es klackte kurz, dann war die Leitung auf den Lautsprecher geschaltet. „Flim Dijkwijk. Was kann ich für Sie tun?“ „Herr Dijkwijk? Schön dass ich Sie erreiche. Mein Name ist Sergeant Kaur, wir hatten heute Morgen das Vergnügen zu telefonieren.“ „Sergeant Kaur. Das Vergnügen ist auf meiner Seite. Was kann ich für sie tun?“</w:t>
      </w:r>
    </w:p>
    <w:p w14:paraId="760C91B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„Sie hatten darum gebeten, dass wir eine Soldatin mit dem Namen Chow finden sollten, von der Sie sagten, sie sei am Flughafen Kuala Lumpur gewesen.“ Flim blickte kurz zu Klaas, der die Augenbrauen hochzog.</w:t>
      </w:r>
    </w:p>
    <w:p w14:paraId="5B3FC305"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„Frau Sergeant Kaur, das ist korrekt. Können Sie uns dazu weitergehende Informationen liefern?“</w:t>
      </w:r>
    </w:p>
    <w:p w14:paraId="38297C0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„Herr Dijkwijk, ich kann ihnen darauf noch keine Antwort geben. Zuerst würde ich gern noch ein paar Fragen stellen, von denen ich hoffe, dass Sie mir diese beantworten können.“ </w:t>
      </w:r>
    </w:p>
    <w:p w14:paraId="2A889B0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„Was genau möchten Sie wissen, Frau Sergeant Kaur?“</w:t>
      </w:r>
    </w:p>
    <w:p w14:paraId="55B0E829"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lastRenderedPageBreak/>
        <w:t>„Herr Dijkwijk, Sie werden verstehen, dass wir ohne weiteres keine Kontaktdaten von unseren Soldaten herausgeben können. Vielmehr wäre ich Ihnen sehr verbunden, wenn Sie kurz erklären könnten, warum Sie Zugriff auf diese Informationen haben möchten und worin genau sich Ihr Interesse begründet.“</w:t>
      </w:r>
    </w:p>
    <w:p w14:paraId="7EC74DB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„Frau Sergeant Kaur,“ antwortete Flim, mit einem Seitenblick auf den neben ihm sitzenden Klaas, „es hätte mich gewundert, wenn Sie das nicht hinterfragt hätten. Zum Ersten: Bitte suchen Sie in Ihrer Datenbank nach dem Journalisten Joost van der Dijkstraat, zur Zeit wohnhaft in Hamburg, Deutschland. </w:t>
      </w:r>
    </w:p>
    <w:p w14:paraId="3EFCBFF1"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Zum Zweiten: Bitte suchen Sie in Ihrer Datenbank nach dem Journalisten Thomas Ganghofer.</w:t>
      </w:r>
    </w:p>
    <w:p w14:paraId="015C5A65"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Der Grund hierfür ist, dass diese beiden nach intensiven Recherchen auf den Flug MH 370 gestoßen sind und Informationen gefunden haben, die darauf hindeuten, dass der Flug gekapert wurde.</w:t>
      </w:r>
    </w:p>
    <w:p w14:paraId="4F04800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Sie werden feststellen, dass Thomas Ganghofer hier in den Niederlanden bei einem Autounfall ums Leben gekommen ist. Zum Zeitpunkt des Unfalls war eine Mitarbeiterin des AVID mit im Fahrzeug und, das werden Sie nicht so schnell finden, es war ein Mordanschlag.</w:t>
      </w:r>
    </w:p>
    <w:p w14:paraId="7AAF596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Der Journalist Joost van der Dijkstraat ist hier in den Niederlanden knapp einem Anschlag entkommen und befindet sich zur Zeit in unserer Obhut.</w:t>
      </w:r>
    </w:p>
    <w:p w14:paraId="34052B05"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Wir würden ihn gern mit dem nächstmöglichen Flug nach Malaysia fliegen lassen, damit er sich mit Ihnen austauschen kann. Der nächstmögliche Flug ist Flug MH 17 morgen unserer Zeit um 12:30 Uhr.</w:t>
      </w:r>
    </w:p>
    <w:p w14:paraId="455022A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Damit der Flug geheim bleibt, möchten wir uns mit den Verantwortlichen von Malaysia Airlines hier in Amsterdam in Verbindung setzen um ihn, ohne Information auf dem Pax-Manifest, befördern zu können.</w:t>
      </w:r>
    </w:p>
    <w:p w14:paraId="2E4D3CB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Können Sie mir folgen?“</w:t>
      </w:r>
    </w:p>
    <w:p w14:paraId="641F74E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„Herr Dijkwijk, vielen Dank für die Informationen. Ich werde Rücksprache halten und mich dann bei Ihnen melden.“</w:t>
      </w:r>
    </w:p>
    <w:p w14:paraId="25D57B45"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„Frau Sergeant Kaur, vielen Dank für das Entgegenkommen.“</w:t>
      </w:r>
    </w:p>
    <w:p w14:paraId="09E6D15F"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Nachdem die Leitung getrennt war, dreht sich Flim zu Klaas und fragte: „Was meinst Du, spielen die mit?“ Worauf Klaas antwortete: „Ich gebe denen 15 Minuten, dann Rufen die zurück.“ Und siegesgewiss lächelte.</w:t>
      </w:r>
    </w:p>
    <w:p w14:paraId="76FAF20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Tatsächlich dauerte es 20 Minuten, bis der Anruf kam. „Herr Dijkwijk, noch einmal vielen Dank für die Informationen. Wir haben uns mit Malaysia Airlines in Verbindung gesetzt. Erstens: Der Flug geht ok. Zweitens: Ab sofort fliegt ein Dead Head mit Namen Joost Soetebaum zurück nach Kuala Lumpur. Drittens: Der Kapitän wird darüber informiert und der Name wird nicht auf dem Pax-Manifest erscheinen. Viertens: Brigadier Jeneral Nor Mawar Abdul Haqq wird sich mit Herrn van der Dijkstraat treffen, und sich auf den </w:t>
      </w:r>
      <w:r w:rsidRPr="00944672">
        <w:rPr>
          <w:rFonts w:ascii="Arial" w:hAnsi="Arial" w:cs="Arial"/>
          <w:sz w:val="24"/>
          <w:szCs w:val="24"/>
        </w:rPr>
        <w:lastRenderedPageBreak/>
        <w:t>aktuellen Stand bringen lassen. Alles Weitere koordinieren wir hier und halten Sie auf dem Laufenden. Ich hoffe, dass Sie soweit einverstanden sind.“</w:t>
      </w:r>
    </w:p>
    <w:p w14:paraId="1424633F"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„Frau Sergeant Kaur, Danken Sie Brigadier Jeneral Nor Mawar Abdul Haqq für die Unterstützung. Ich freue mich auf Ihr Feedback.“</w:t>
      </w:r>
    </w:p>
    <w:p w14:paraId="530013DE"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Klaas sah Flim an und sagte: „Du hast recht, Sicherheitsbehörden sind überall auf der Welt gleich. Wenn sich die Möglichkeit bietet, Informationen aus erster Hand zu erhalten, dann wird dass wahrgenommen. Ich hoffe, dass die Kollegen in Malaysia den Faden aufnehmen können und dass wir zu einem Ergebnis kommen.“ „Das hoffe ich auch.“ Antwortete Flim und fuhr dann fort: „Lass uns jetzt den Weg zum Flughafen organisieren.“</w:t>
      </w:r>
    </w:p>
    <w:p w14:paraId="45071D6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3CFF54D4"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w:t>
      </w:r>
    </w:p>
    <w:p w14:paraId="2A66182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29B8EFBA"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p>
    <w:p w14:paraId="36D17376"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commentReference w:id="461"/>
      </w:r>
      <w:r w:rsidRPr="00944672">
        <w:rPr>
          <w:rFonts w:ascii="Arial" w:hAnsi="Arial" w:cs="Arial"/>
          <w:b/>
          <w:bCs/>
          <w:sz w:val="24"/>
          <w:szCs w:val="24"/>
        </w:rPr>
        <w:t>&gt;&gt;&gt; Donezk, Donnerstagmorgen Ortszeit, Sitz des ‚Verteidigungsministers‘ der ‚Volksrepublik Donezk‘, 08:00 Uhr Ortszeit (Zeitverschiebung: 09 Uhr Amsterdam, 16 Uhr Korea, 15 Uhr Malaysia))&lt;&lt;&lt;</w:t>
      </w:r>
    </w:p>
    <w:p w14:paraId="1C4734E2"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Die ‚Volksrepublik Donezk‘, so wurde das Gebiet genannt, in dem sich russische Freiheitskämpfer bemühten, es vom Territorium der Ukraine zu trennen, hatte sich eine interne Regierung gegeben. Als ‚Verteidigungsminister‘ fungierte Igor Girkin und als Geheimdienstchef hatte sich Sergej Dubinskij durchgesetzt. Rechte Hand und Stellvertreter von Dubinskij war Oleg Pulatow.</w:t>
      </w:r>
    </w:p>
    <w:p w14:paraId="72C492B9"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Im Büro von Igor Girkin hatten sich Sergej Dubinskij und Oleg Pulatow eingefunden, da Wichtiges zu besprechen war.</w:t>
      </w:r>
    </w:p>
    <w:p w14:paraId="7A3DAE2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„Genosse Verteidigungsminister, mein Stellvertreter hat über seine Kontakte interessante Neuigkeiten erfahren.“ Eröffnete Sergej Dubinskij das Gespräch. „Wenn Sie gestatten, wird er Sie kurz informieren.“ </w:t>
      </w:r>
    </w:p>
    <w:p w14:paraId="2B4E099F"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Igor Girkin war kurz vorher informiert worden, dass es Informationen gab, die der ‚Volksrepublik Donezk‘ zum Vorteil gegenüber den Truppen der Ukraine gereichen könnten, daher nickte er Sergej Dubinskij zustimmend an. Dubinskij drehte sich zu seinem Stellvertreter und forderte ihn mit einer Handbewegung auf, zu sprechen.</w:t>
      </w:r>
    </w:p>
    <w:p w14:paraId="6BD3E64F"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„Genosse Verteidigungsminister, Genosse Dubinskij,“ hob Oleg Pulatow an, „vielen Dank für das Wort. Ich bin von meinem Kontaktmann beim russischen Geheimdienst, Oleg Vladimirovich Iwannikow, informiert worden, dass das 53. Luftabwehrregiment mit einer Batterie der BUK-M1 den Donbass erreicht hat.“ Der Verteidigungsminister atmete tief ein, als er das hörte, aber Oleg Pulatow hob die Hand und bad damit darum weitersprechen zu dürfen. „Die Information kommt, indirekt, von Generaloberst Nikolaj Fjodorowitsch Tkatschow, dem leitendenden Militärinspekteur, Zentralrussland. Der natürlich offiziell nichts gesagt hat.“ Fuhr Pulatow fort. „So, wie ich es verstanden habe, haben die Nordkoreaner eine Verbesserung der BUK-M1 vorgenommen.“ Pulatow sah </w:t>
      </w:r>
      <w:r w:rsidRPr="00944672">
        <w:rPr>
          <w:rFonts w:ascii="Arial" w:hAnsi="Arial" w:cs="Arial"/>
          <w:sz w:val="24"/>
          <w:szCs w:val="24"/>
        </w:rPr>
        <w:lastRenderedPageBreak/>
        <w:t>den Verteidigungsminister an, „Sie erinnern sich daran, dass vor drei Tagen über unserem Staatsgebiet eine ukrainische AN-28 abgeschossen wurde, und wir nicht nachvollziehen konnten, wie es dazu kam?“ Der Verteidigungsminister nickte. „Gut, das war eine modifizierte BUK-M1, die da getestet wurde. Tatsächlich war der Abschuß nicht geplant, aber die Analyse hat ergeben, dass der Raketenkopf auf die Störsignale der Antonov reagiert hat und selbstständig das Ziel gewechselt hat.“</w:t>
      </w:r>
    </w:p>
    <w:p w14:paraId="3B3764D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Der Verteidigungsminister sah zum Geheimdienstchef und fragte: „Genosse Dubinskij, seit wann liegt diese Information vor?“ Ohne zu Zögern antwortete Sergej Dubinskij, „Wir haben auf Bestätigung gewartet, Valide ist die Information seit heute. Daher auch der dringende Termin.“ Der Verteidigungsminister nickte Oleg Pulatow an, „Fahren Sie fort.“</w:t>
      </w:r>
    </w:p>
    <w:p w14:paraId="5723E3DE"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„Vielen Dank Genosse Verteidigungsminister. Letzter Stand der Dinge ist, dass noch ein Test durchgeführt werden soll. Es soll unter anderem getestet werden wie hoch die neue BUK-M1, mit einer modifizierten 9M317-Rakete, reichen kann. Die Frage an Sie ist, wollen bzw. sollen wir uns in diesem Test involvieren?“</w:t>
      </w:r>
    </w:p>
    <w:p w14:paraId="16E9A719"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„Was wissen wir von den technischen Daten der neuen Rakete? Fragte der Verteidigungsminister.</w:t>
      </w:r>
    </w:p>
    <w:p w14:paraId="1CBC2FB1"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Oleg Pulatow griff zu einem Blatt Papier, sah darauf und sagte dann: „Die 9M317 erreicht zur Zeit eine Höhe von 25.000 m.“</w:t>
      </w:r>
    </w:p>
    <w:p w14:paraId="7A7E6952"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‚Verteidigungsminister‘ Igor Girkin dachte kurz nach, dann sagte er: „Ich weiß, dass morgen einige AN-28 bei der Stadt Tores vorbeifliegen sollen. Eventuell wäre es gut, wenn der Test dort stattfinden könnte.“ Sergej Dubinskij und Oleg Pulatow sahen sich an. Das war eine Freigabe von oben. Mehr ging nicht!</w:t>
      </w:r>
    </w:p>
    <w:p w14:paraId="5E9B6EB1"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Sergej Dubinskij sah den Verteidigungsminister an und sagte: „Ich werde meinen Kontakten einen entsprechenden Tipp geben.“ Der Verteidigungsminister nickte, damit war das Gespräch beendet und die beiden Geheimdienstler erhoben sich, um den Raum zu verlassen.</w:t>
      </w:r>
    </w:p>
    <w:p w14:paraId="0BF2588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Vor dem Gebäude griff Oleg Pulatow zu seinem Telefon und rief Oleg Vladimirovich Iwannikow an: „Mein lieber Oleg Vladimirovich, wäre es nicht wunderbar wenn morgen, in der Umgebung der Stadt Tores, einige AN-28 als Zielübungsmöglichkeiten genutzt werden könnten?“ „Das wäre allerdings eine gute Möglichkeit, die Systeme zu testen.“ Antwortete Iwannikow und unterbrach das Gespräch, damit die Wahrscheinlichkeit abgehört zu werden verringert wurde.</w:t>
      </w:r>
    </w:p>
    <w:p w14:paraId="6B3B709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625BFFA4"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w:t>
      </w:r>
    </w:p>
    <w:p w14:paraId="7E6B10DD"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6C72E9C4"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 xml:space="preserve">Tatsächlich hatte die NSA viel Kapazität darauf verwandt, Informationen auf elektronischem Wege zu erlangen. Aber es gelang den Quellen des englischen Government Communications Headquarters, dem  GCHQ, dieses Gespräch abzufangen. Nur konnte man dort zu diesem Zeitpunkt diese Information nicht nutzen. </w:t>
      </w:r>
    </w:p>
    <w:p w14:paraId="0F7EEB3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131306FC"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w:t>
      </w:r>
    </w:p>
    <w:p w14:paraId="5BFFAF2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7AEEB764"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Über Oleg Vladimirovich Iwannikow und Nikolaj Fjodorowitsch Tkatschow wurde die Bitte an das 53. Luftabwehrregiment weitergeleitet und die Batterie daraufhin in Richtung der Stadt Tores verlegt.</w:t>
      </w:r>
    </w:p>
    <w:p w14:paraId="32FE63D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Die Mannschaften bereiteten sich auf einen Test am nächsten Tag vor.</w:t>
      </w:r>
    </w:p>
    <w:p w14:paraId="64487017"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4A010569"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w:t>
      </w:r>
    </w:p>
    <w:p w14:paraId="24396BEE"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49EE5AAF"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commentReference w:id="462"/>
      </w:r>
      <w:r w:rsidRPr="00944672">
        <w:rPr>
          <w:rFonts w:ascii="Arial" w:hAnsi="Arial" w:cs="Arial"/>
          <w:b/>
          <w:bCs/>
          <w:sz w:val="24"/>
          <w:szCs w:val="24"/>
        </w:rPr>
        <w:t>&gt;&gt;&gt; Pyeongyang, Donnerstagmorgen Ortszeit, Office 121, 09:00 Uhr Ortszeit (Zeitverschiebung: 01 Uhr Amsterdam, 02 Uhr Donezk, 10 Uhr Malaysia) &lt;&lt;&lt;</w:t>
      </w:r>
    </w:p>
    <w:p w14:paraId="5819C18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In Pyeongyang wurden alle elektronischen Aktivitäten in Bezug auf die Einsatzgruppe in den Niederlanden überwacht. Durch Zufall wurde das zweite Telefon zwischen der königlichen Garde und dem malayischen Special Branch abgefangen. Zur Zeit überlegte man noch, ob sich mit dieser Information etwas anfangen ließ.</w:t>
      </w:r>
    </w:p>
    <w:p w14:paraId="6F21CBE7"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Die Information wurde in die Datenbank eingepflegt und mit den notwendigen Kennzeichen versehen</w:t>
      </w:r>
    </w:p>
    <w:p w14:paraId="7E984CC8"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w:t>
      </w:r>
    </w:p>
    <w:p w14:paraId="33C69C3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w:t>
      </w:r>
    </w:p>
    <w:p w14:paraId="656340FE"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2BC142C4"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An einem anderen Schreibtisch lief die Information auf, dass die Soldaten in Russland, die an dem Raketenprojekt arbeiteten, verlegt wurden. Auch diese Information wurde gespeichert.</w:t>
      </w:r>
    </w:p>
    <w:p w14:paraId="302B21A9"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01B71CAD"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w:t>
      </w:r>
    </w:p>
    <w:p w14:paraId="68D3C8E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1FCE23C7"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Kurz darauf meldete, die Eingreiftruppe aus Amsterdam, das das Attentat nicht geklappt hatte und dass das Ziel jetzt unter massiven Personenschutz stand. Es gäbe keinen sinnvollen Ansatz für einen neuen Anschlag, es solle eine Alternative geprüft werden.</w:t>
      </w:r>
    </w:p>
    <w:p w14:paraId="423F511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12162032"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w:t>
      </w:r>
    </w:p>
    <w:p w14:paraId="75DDCCE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590B3A65"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Seit dem 19. Juni 2014 wurde der Name des Journalisten überwacht. Da der Auftrag von Major Lim gekommen war, wurde Sie auch immer informiert, sobald eine neue Information in der Datenbank abgelegt wurde.</w:t>
      </w:r>
    </w:p>
    <w:p w14:paraId="1ECC2B9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Als Major Lim an diesem Morgen in das Büro der Projektgruppe Mujigage kam, erschienen die Nachrichten, das es neue Einträge zum Journalisten ‚van der Dijkstraat‘ </w:t>
      </w:r>
      <w:r w:rsidRPr="00944672">
        <w:rPr>
          <w:rFonts w:ascii="Arial" w:hAnsi="Arial" w:cs="Arial"/>
          <w:sz w:val="24"/>
          <w:szCs w:val="24"/>
        </w:rPr>
        <w:lastRenderedPageBreak/>
        <w:t>und ‚Airport Kuala Lumpur‘ gab. Major Lim las die Einträge und stutzte. Dann las Sie die beiden Einträge noch einmal.</w:t>
      </w:r>
    </w:p>
    <w:p w14:paraId="19B196E7"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Sie fühlte, dass die hier vorliegenden Einträge zusammenhingen, konnte aber nicht erkennen wie. </w:t>
      </w:r>
    </w:p>
    <w:p w14:paraId="4CF6DB3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In den allgemeinen Einträgen stand, dass die Raketentests in Russland weiter durchgeführt wurden und dass die Gruppe verlegt werden würden.</w:t>
      </w:r>
    </w:p>
    <w:p w14:paraId="354552EE"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Da Sie die Informationen nicht verbinden konnte, wandte sie ich erst einmal ihrer Arbeit zu.</w:t>
      </w:r>
    </w:p>
    <w:p w14:paraId="3F8B4EE6"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5E5EB09C"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w:t>
      </w:r>
    </w:p>
    <w:p w14:paraId="71AA2F7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28EB6CBA"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Nach einer Stunde Arbeit kam Major Lim zu dem Bereich mit dem aktuellen Stand zum Projekt Mujigage. Hier wurde noch einmal darauf hingewiesen, dass der Journalist van der Dijkstraat aus Hamburg unter Beobachtung stand und zur Exekution vorgesehen war, da er scheinbar dem Projekt auf die Schliche gekommen war.</w:t>
      </w:r>
    </w:p>
    <w:p w14:paraId="6AB6F18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In diese Augenblick macht es ‚Klick‘ bei Major Lim und die Informationen vom Morgen machten plötzlich Sinn.</w:t>
      </w:r>
    </w:p>
    <w:p w14:paraId="075C158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Sie nahm den Telefonhörer in die Hand und rief im Nachbarbüro an: „Chungwi Park </w:t>
      </w:r>
      <w:r w:rsidRPr="00944672">
        <w:rPr>
          <w:rFonts w:ascii="Arial" w:hAnsi="Arial" w:cs="Arial"/>
          <w:noProof/>
          <w:sz w:val="24"/>
          <w:szCs w:val="24"/>
        </w:rPr>
        <w:t>Narauram</w:t>
      </w:r>
      <w:r w:rsidRPr="00944672">
        <w:rPr>
          <w:rFonts w:ascii="Arial" w:hAnsi="Arial" w:cs="Arial"/>
          <w:sz w:val="24"/>
          <w:szCs w:val="24"/>
        </w:rPr>
        <w:t>, welche Informationen haben wir über die modifizierte BUK-M1-Rakete, die zur Zeit in Russland getestet wird? Können Sie die Informationen für mich zusammenstellen?!“ Nach einem „Jawohl Frau Major!“ Unterbrach Sie die Leitung und vertiefte sich in Google-Maps. Die Amerikaner hatten es der restlichen Welt leichter gemacht an substantielle Informationen zu kommen. Nach einer Weile lächelte Sie vor sich hin, wenn alles klappte, würde die Spur ganz woanders hinführen ...</w:t>
      </w:r>
    </w:p>
    <w:p w14:paraId="72B33EFF"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6184C41B"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w:t>
      </w:r>
    </w:p>
    <w:p w14:paraId="3D64293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468EAC14"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Der Leutnant der Armee Park Narauram benötigte etwas Zeit, die gewünschten Daten zusammenzustellen. Er hatte es abgewöhnt, sich zu wundern, denn in dieser Projektgruppe war das Ungewöhnliche, das Normale.</w:t>
      </w:r>
    </w:p>
    <w:p w14:paraId="6A6C4777"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Nachdem er alle Daten beisammen hatte bereitete er eine kurze Präsentation vor und meldete sich bei Major Lim an. Als er in das Büro von Major Lim kam waren auch der Leutnant der Marine Kwong und der Leutnant der Luftwaffe Zang sowie die Sangwi Cho Mi-Ran vom Geheimdienst anwesend.</w:t>
      </w:r>
    </w:p>
    <w:p w14:paraId="56FE960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Der kurze Bericht wurde präsentiert, dann erklärte Major Lim, warum Sie die Informationen angefordert hatte und was Sie sich überlegt hatte. Nachdem der Zusammenhang klar war, rief Sie eine Karte auf und legte einen zweiten Satz Daten darüber, dann bat Sie um Anregungen.</w:t>
      </w:r>
    </w:p>
    <w:p w14:paraId="7FCE05F8"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lastRenderedPageBreak/>
        <w:t>Die Diskussion dauerte 30 Minuten, dann wurden die entsprechenden Anweisungen an den Geheimdienst weitergegeben.</w:t>
      </w:r>
    </w:p>
    <w:p w14:paraId="1DC7F83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1B8A89BC"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w:t>
      </w:r>
    </w:p>
    <w:p w14:paraId="2CD2C1C5"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2C607F8E"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b/>
          <w:bCs/>
          <w:sz w:val="24"/>
          <w:szCs w:val="24"/>
        </w:rPr>
        <w:commentReference w:id="463"/>
      </w:r>
      <w:r w:rsidRPr="00944672">
        <w:rPr>
          <w:rFonts w:ascii="Arial" w:hAnsi="Arial" w:cs="Arial"/>
          <w:b/>
          <w:bCs/>
          <w:sz w:val="24"/>
          <w:szCs w:val="24"/>
        </w:rPr>
        <w:t>&gt;&gt;&gt; Nahe des Dorfes Snizhne ‚Volksrepublik Donezk‘, 10 Uhr Ortszeit (Zeitverschiebung: 11 Uhr Amsterdam, 17 Uhr Korea, 16 Uhr Malaysia) &lt;&lt;&lt;</w:t>
      </w:r>
    </w:p>
    <w:p w14:paraId="0D0A2E06"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p>
    <w:p w14:paraId="5A9461F0"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Die Aufregung im Lager war groß. Sowohl die Nordkoreaner als auch die Russen hatten von ihren jeweiligen Führungsstäben Anweisungen erhalten. In einem gemeinsamen Meeting sollte evaluiert werden, was jeweils befohlen wurde.</w:t>
      </w:r>
    </w:p>
    <w:p w14:paraId="097E1227"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Nach einem kurzen Abgleich der Befehle stellte sich heraus, dass die beiden Befehle keine großen Abweichungen beinhalteten.</w:t>
      </w:r>
    </w:p>
    <w:p w14:paraId="448B0D1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Es hatte den Anschein, dass, und das kam fast nie vor, sich die beiden Stäbe abgestimmt hatten, in dem, was befohlen wurde.</w:t>
      </w:r>
    </w:p>
    <w:p w14:paraId="25827B5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Die Russen würden im Laufe des Tages zwei Drohnen auf in das Gebiet entsenden. Die Erste sei durch eine ‚normale‘ Rakete vom Typ ‚9M38M1‘ zu bekämpfen, die Zweite würde am Nachmittag mit der modifizierten Rakete bekämpft werden.</w:t>
      </w:r>
    </w:p>
    <w:p w14:paraId="19C334E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Da sich die Kampfgruppe im Kampfgebiet Donezk befand, sollte Sie direkt nach dem zweiten Schuss den Standort aufgeben und sich wieder Richtung Kursk begeben.</w:t>
      </w:r>
    </w:p>
    <w:p w14:paraId="70D0D8B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Man ginge davon aus, dass am Nachmittag ein US-Amerikanischer Spionagesatellit das Gebiet überqueren würden, so das die Position zeitig aufgegeben werden sollte. Man wolle dem Feind keine Auskünfte über die neue Rakete zukommen lassen.</w:t>
      </w:r>
    </w:p>
    <w:p w14:paraId="17167558"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Mit der Regierung der ‚Volksrepublik Donezk‘ sei vereinbart worden, dass diese eine Presseverlautbarung vorbereitet, die die Raketenübung erklären sollte.</w:t>
      </w:r>
    </w:p>
    <w:p w14:paraId="53A05F8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Die Nordkoreaner hatten zusätzlich noch den Hinweis bekommen, dass der ‚Echt-Test‘ die maximale Kampfhöhe der Rakete testen würde. Bei der Vorbereitung der modifizierten Rakete sei das zu berücksichtigen.</w:t>
      </w:r>
    </w:p>
    <w:p w14:paraId="4A7C839F"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Nachdem die beiden Gruppen sich abgestimmt hatten, begannen die Russen damit den Abzug soweit wie möglich vorzubereiten und die Nordkoreaner begannen die Rakete entsprechend zu programmieren und auch den Treibsatz zu modifizieren.</w:t>
      </w:r>
    </w:p>
    <w:p w14:paraId="25D2479A"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p>
    <w:p w14:paraId="0F119473"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w:t>
      </w:r>
    </w:p>
    <w:p w14:paraId="3078A76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1FBB6AB9"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p>
    <w:p w14:paraId="73F9ED2E"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b/>
          <w:bCs/>
          <w:sz w:val="24"/>
          <w:szCs w:val="24"/>
        </w:rPr>
        <w:commentReference w:id="464"/>
      </w:r>
      <w:r w:rsidRPr="00944672">
        <w:rPr>
          <w:rFonts w:ascii="Arial" w:hAnsi="Arial" w:cs="Arial"/>
          <w:b/>
          <w:bCs/>
          <w:sz w:val="24"/>
          <w:szCs w:val="24"/>
        </w:rPr>
        <w:t>&gt;&gt;&gt; Amsterdam, 10 Uhr Ortszeit (Zeitverschiebung: 12 Uhr Donezk, 18 Uhr Korea, 17 Uhr Malaysia) &lt;&lt;&lt;</w:t>
      </w:r>
    </w:p>
    <w:p w14:paraId="560D03D5"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Klaas Noordwijk hatte von Flim den Auftrag zur Koordination der Abreise von Joost van der Dijkstraat zum Flughafen erhalten. Nachdem zwei Asiaten, von denen man jetzt </w:t>
      </w:r>
      <w:r w:rsidRPr="00944672">
        <w:rPr>
          <w:rFonts w:ascii="Arial" w:hAnsi="Arial" w:cs="Arial"/>
          <w:sz w:val="24"/>
          <w:szCs w:val="24"/>
        </w:rPr>
        <w:lastRenderedPageBreak/>
        <w:t>glaubte, dass sie Nordkoreaner waren, entkommen waren, ging die Planung davon aus, dass noch ein Anschlag versucht werden würde.</w:t>
      </w:r>
    </w:p>
    <w:p w14:paraId="4C58E19D"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Klaas musst also einen Plan entwickeln, der alle Eventualitäten berücksichtigte, gleichzeitig aber auch seine Leute nicht übermäßig in Gefahr bringen würde.</w:t>
      </w:r>
    </w:p>
    <w:p w14:paraId="08D418B5"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Sie hatten Joost im Kimpton De Witt Hotel in der Innenstadt untergebracht. Das hatte den Vorteil, dass vor dem Hotel eine Hauptstraße war, auf der man schnell wegfahren konnte. Zusätzlich waren die Häuser so verbunden, dass die Möglichkeit bestand, an verschiednen Stellen erst auf die Straße zu kommen. Dadurch wurden dem Gegner zu viele Optionen angeboten, die wiederum Klaas als Vorteil zur Abreise gereichten.</w:t>
      </w:r>
    </w:p>
    <w:p w14:paraId="4BC494F8"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Dummerweise war aber auch die Lage der Nachteil, da sie fast 15 Minuten brauchen würden, um auf die Autobahn A10 zu gelangen.</w:t>
      </w:r>
    </w:p>
    <w:p w14:paraId="4F93D74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Klaas hatte auch in Erwägung gezogen mit der Bahn zum Flughafen zu fahren. Wenn Sie den Bereich vorne im Zug absicherten, gab es nur einen Angriffsweg aus dem inneren des Zuges. Hierbei würden allerdings zu viele Menschen gefährdet.</w:t>
      </w:r>
    </w:p>
    <w:p w14:paraId="75B732F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Letztlich hatte er sich für den längern Weg entschieden, Sie würden mit Joost zum West-Zugang der Kanäle gehen und dann mit dem Boot Richtung ‚Zeeburgereiland en Nieuwe Diep‘ fahren. Dort kam die A10 aus dem Tunnel und es gab dort verschiedne Anleger, wo sie wieder vom Boot auf das Auto umsteigen konnten. Zusätzlich war dort die Autobahnauffahrt. Sie würden den Umweg über die A2 fahren und dann in Schipol-Ost auf das Flughafengelände fahren. Als Ablenkung würde eine Autokolonne den normalen Weg fahren. </w:t>
      </w:r>
    </w:p>
    <w:p w14:paraId="102BC61E"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Als die Planung stand, organisierte er die Männer und Fahrzeuge für diesen Plan.</w:t>
      </w:r>
    </w:p>
    <w:p w14:paraId="7A5C14F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399DE835"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w:t>
      </w:r>
    </w:p>
    <w:p w14:paraId="79E1F90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6D1AFE65"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Um 10:30 Uhr begann die Vorbereitungen für die Fahrt zum Flughafen Amsterdam-Schipol. Das Boot, dass Sie Richtung A10 bringen sollte, war, anders als geplant, am Anleger ‚Damrak Waterfront‘ das sind 5 Minuten Fußweg vom Hotel. Der Bootsführer hatte das vorgeschlagen, als er eingeweiht wurde, und es waren bereits drei Soldaten vor Ort um die Gefahrenlage zu analysieren.</w:t>
      </w:r>
    </w:p>
    <w:p w14:paraId="3F9E50E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Der Vorplatz war belebt, aber das war zum einen gefährlich, da potentielle Attentäter erst spät zu erkennen waren, andererseits war das auch von Vorteil, da das Team die Menge als Deckung nutzen konnte.</w:t>
      </w:r>
    </w:p>
    <w:p w14:paraId="3793145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Ein Geländewagen war als Back-up zum Vorplatz geschickt worden.</w:t>
      </w:r>
    </w:p>
    <w:p w14:paraId="207F7C89"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Als Joost mit den Soldaten das Hotel verließ, sah es so aus, als würde ein ‚ganz normaler‘ VIP mit seinen Bodyguards zum Hafen gehen.</w:t>
      </w:r>
    </w:p>
    <w:p w14:paraId="55D9591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Ohne Probleme erreichten die Gruppe, aus dem Haaringspakkerssteeg kommend, die Damrak Waterfront. </w:t>
      </w:r>
    </w:p>
    <w:p w14:paraId="0E3B2EC8"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lastRenderedPageBreak/>
        <w:t>Kurs nachdem die Gruppe die Damrak Waterfront erreicht hatte, tauchten von rechts, aus Richtung Oudebrugsteeg, kommend drei Motorräder auf, die damit auf die Gruppe zuhielten.</w:t>
      </w:r>
    </w:p>
    <w:p w14:paraId="0F7E7252"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Alle wussten, dass das Attentat auf John-Henry Cummings durch eine Motorradfahrerin ausgeführt wurde. Ohne zu zögern, und den Blick auf die Motorräder gerichtet, gab der Gruppenführer den Befehl: „Ins Auto!“.</w:t>
      </w:r>
    </w:p>
    <w:p w14:paraId="00F46818"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Der Geländewagen stand, mit laufendem Motor, nur 12 Meter von der Gruppe entfernt. Als der Fahrer sah, das die Gruppe die Richtung änderte, und dass sich Motorräder näherten, legte er den Rückwärtsgang ein, um so die Distanz zur Gruppe zu verkürzen. Gleichzeitig gab er den Befehl, die hintere Tür zu öffnen, damit schneller eingestiegen werden konnte.</w:t>
      </w:r>
    </w:p>
    <w:p w14:paraId="3B4A0BF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Joost wurde in den Wagen gestoßen, und noch zwei Soldaten sprangen mit ins Auto, die anderen griffen zu den Waffen und deckten den Geländewagen.</w:t>
      </w:r>
    </w:p>
    <w:p w14:paraId="22B96211"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Sofort als Joost im Fahrzeug war, gab der Fahrer gas und fuhr auf die Motorräder zu. Zum einen, weil er in diese Richtung stand und zum anderen um den Motorblock als Waffe einsetzen zu können.</w:t>
      </w:r>
    </w:p>
    <w:p w14:paraId="3CF3DDA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Als der Geländewagen losfuhr, wichen die Motorräder aus und beschwerten sich mit Handzeichen über die rüpelhafte Fahrweise.</w:t>
      </w:r>
    </w:p>
    <w:p w14:paraId="728A067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Als sie an den Motorrädern vorbei waren, atmeten alle auf. Der Beifahrer meldete den Vorfall und die Planänderung, dabei nahm der Fahrer den kürzesten Weg durch die Innenstadt in Richtung Flughafen.</w:t>
      </w:r>
    </w:p>
    <w:p w14:paraId="3427A83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706C8EC1"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w:t>
      </w:r>
    </w:p>
    <w:p w14:paraId="0FAD8757"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0F2DC696"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Die Aktion wurde beobachtet. Per Telefon wurde gemeldet, dass Joost im Geländewagen und unterwegs war. Ein asiatisch aussehender Mann, der bei einer Gruppe von Kreuzfahrtgästen stand, viel nicht auf. Kim In-Guk hatte den richtigen Riecher gehabt und einen Mann zur Waterfront abgestellt. Die Gruppe hatte den Befehl bekommen, herauszufinden ob Joost van der Dijkstraat weggebracht wurde und vor allem, wohin.</w:t>
      </w:r>
    </w:p>
    <w:p w14:paraId="6A2821E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Die Motorradfahrer hatten Sie angeheuert, die sollten gegen 10:30 Uhr zur Waterfront fahren und dann dort für 15 Minuten stehen bleiben.</w:t>
      </w:r>
    </w:p>
    <w:p w14:paraId="20A8E08D"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Die Beschreibung des Geländewagens war weitergegeben worden und mit größtmöglichem Abstand wurde die Verfolgung aufgenommen.</w:t>
      </w:r>
    </w:p>
    <w:p w14:paraId="09BB47F5"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Als der Geländewagen an einem Außentor des Flughafens auf das Gelände gelassen wurde, wurde deutlich, dass einer der nächsten Flüge das Ziel sein würde.</w:t>
      </w:r>
    </w:p>
    <w:p w14:paraId="70C44776"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34F66251"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w:t>
      </w:r>
    </w:p>
    <w:p w14:paraId="6B269F5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43BC4F68"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lastRenderedPageBreak/>
        <w:t>Auf der Aussichtsterrasse des Flughafens stand ein weiterer Nordkoreaner, der sich so platziert hatte, dass die Malaysia Airlines, Flug MH 17 sehen konnte.</w:t>
      </w:r>
    </w:p>
    <w:p w14:paraId="2A3F319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Als sich über das Vorfeld ein Auto näherte, nahm er seine Kamera zur Hand, und fotografierte das Flugzeug. So konnte er ein Foto von Joost van der Dijkstraat machen, als er an Bord von Flug MH 17 ging.</w:t>
      </w:r>
    </w:p>
    <w:p w14:paraId="555EE591"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3499D8D9"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w:t>
      </w:r>
    </w:p>
    <w:p w14:paraId="0D20C94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3DD5CD4E"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p>
    <w:p w14:paraId="4E320B7E"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commentReference w:id="465"/>
      </w:r>
      <w:r w:rsidRPr="00944672">
        <w:rPr>
          <w:rFonts w:ascii="Arial" w:hAnsi="Arial" w:cs="Arial"/>
          <w:b/>
          <w:bCs/>
          <w:sz w:val="24"/>
          <w:szCs w:val="24"/>
        </w:rPr>
        <w:t>&gt;&gt;&gt; Donezk, Donnerstagmorgen Ortszeit, Sitz des Geheimdienstes der ‚Volksrepublik Donezk‘, 10:00 Uhr Ortszeit (Zeitverschiebung: 11 Uhr Amsterdam, 18 Uhr Korea, 17 Uhr Malaysia)&lt;&lt;&lt;</w:t>
      </w:r>
    </w:p>
    <w:p w14:paraId="70EFB8A9"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Der stellvertretende Leiter des Geheimdienstes der ‚Volksrepublik Donezk‘, Oleg Pulatow, saß in seinem Büro, am Puschkin-Boulevard, wo sich die provisorische Regierung ihr Machtzentrum aufgebaut hatte und studierte die eingegangenen Berichte.</w:t>
      </w:r>
    </w:p>
    <w:p w14:paraId="378C2E12"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Insbesondere interessierte er sich für die Verbindungsflüge der ukrainischen Luftwaffe. Aus diesen Daten versuchte er herauszufinden, ob bzw. wann und wo die ukrainische Armee einen Angriff auf die Truppen der ‚Volksrepublik Donezk‘ plante.</w:t>
      </w:r>
    </w:p>
    <w:p w14:paraId="17D039FD"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Er griff nach einem Becher Tee und versuchte, die vorliegenden Daten in Gedanken zu ordnen, als das Telefon auf seinem Schreibtisch, zu klingeln begann.</w:t>
      </w:r>
    </w:p>
    <w:p w14:paraId="2A4D6365"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Nach dem vierten Klingeln stellte er fest, dass es sein Telefon war, das da klingelte, er war zu sehr in die Daten vertieft, als dass er das gemerkt hatte.</w:t>
      </w:r>
    </w:p>
    <w:p w14:paraId="75EAF447"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„Ja, Bitte?“ Grummelte er unwirsch in das Telefon, da man ihn aus seinen Gedanken gerissen hatte. Beinahe hätte er verpasst, dass der Anrufer bereits sprach: „Spreche ich mit Oleg Pulatow?“ Wurde gefragt. „Ja, bitte? Was kann ich für Sie tun?“</w:t>
      </w:r>
    </w:p>
    <w:p w14:paraId="51AA38C9"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„Mein lieber Oleg Pulatow, sie müssen ganz schön in Gedanken gewesen sein, als Sie ans Telefon gingen.“ „Hmm?!“ „Hier ist Oleg Vladimirovich Iwannikow. Ich habe Informationen.“ Jetzt erschrak Pulatow und setzte sich schlagartig gerade hin. „Oleg Vladimirovich, bitte entschuldigen Sie den schroffen Ton. Ich schaue mir gerade die ukrainischen Transportflüge an, kann aber noch kein Muster erkennen. Daher war ich in Gedanken vertieft. Was kann ich für Sie tun?“</w:t>
      </w:r>
    </w:p>
    <w:p w14:paraId="0A514D91"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„Oh, das ist ein Zufall!“ Setzte der Russe Iwannikow das Gespräch fort. „Ich wollte gerade Ihre Aufmerksamkeit auf einen Transportflug lenken.“</w:t>
      </w:r>
    </w:p>
    <w:p w14:paraId="6C195F48"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„Mein lieber Oleg Vladimirovich, was genau möchten Sie mir anbieten? ... und was erwarten Sie als Gegenleistung?“</w:t>
      </w:r>
    </w:p>
    <w:p w14:paraId="2469426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„Als stellvertretender Geheimdienstchef, könnten Sie mit dem Verteidigungsminister sprechen, und den Abschuss als Presseverlautbarung herausgeben. Das wäre alles, was ich erwarte.“ Eröffnete der Geheimdienstmann mit dem Decknamen ‚Odin‘ das Gespräch.</w:t>
      </w:r>
    </w:p>
    <w:p w14:paraId="7525E70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lastRenderedPageBreak/>
        <w:t>„Das heißt, Du möchtest, dass wir ein Flugzeug für Euch abschießen?“ Fragte Oleg Pulatow nach. „Nicht direkt,“ antwortete ‚Odin‘ ,„Wenn meine Informationen korrekt sind, dann könnte das die BUK des 53. Luftabwehrregiment übernehmen, die sowieso einen Test-Abschuss machen sollen.“</w:t>
      </w:r>
    </w:p>
    <w:p w14:paraId="4A1DB1F1"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„Hmm,“ Oleg Pulatow konnte man anhören, dass er an dem zweifelte, was er gerade gehört hatte, „Das klingt zum einen nicht glaubwürdig, und zum anderen sind dort einigen Ungenauigkeiten.“ Nach einer kurzen Pause fuhr er fort, „Oleg Vladimirovich, Du erzählst mir nicht alles. Warum willst Du den Abschuss und warum sollen wir die Pressemitteilung lancieren?“</w:t>
      </w:r>
    </w:p>
    <w:p w14:paraId="70404AAE"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„Es ist mir unangenehm, aber wir haben sehr heikle Informationen erhalten.“ Begann ‚Odin‘ zögernd. „Kennen Sie die Einheiten ‚Alpha‘ und ‚Granit‘?“</w:t>
      </w:r>
    </w:p>
    <w:p w14:paraId="6D7DF722"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„Die Alpha wurde 1974 als Antwort auf das Massaker in München gegründet. Sie ist heute eine der besten Sondereinheiten der Ukraine. Sie hatte noch keine Verluste hinnehmen müssen.“  Begann Pulatow, „Bei der ‚Granit‘ bin ich auf Gerüchte angewiesen. Da weiß ich nichts.“ Gab Oleg Pulatow ehrlich zu.</w:t>
      </w:r>
    </w:p>
    <w:p w14:paraId="147ED25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„Dass Du über die ‚Granit‘ nichts weißt, lässt sich damit erklären, dass diese Teilgruppe der ‚Alpha‘, der höchsten Geheimhaltung unterliegt. Kennst Du die deutsche KSK?“ „Die KSK (Kommando Spezialkräfte) ist die deutsche Antwort auf britische Special Air Service (SAS), die US Special Operations Forces. Sie wurde 1996 gegründet und von Ihren Einsätze im Ausland ist zu mir durchgedrungen, dass selbst die Briten und die US-Amerikaner ehrfürchtig von den Fähigkeiten sprechen. Aber was soll dieser Geschichtsunterricht?“ „Na ja, die ‚Granit‘ trainiert mit der SAS und der KSK.“ Antwortete ‚Odin‘ trocken.</w:t>
      </w:r>
    </w:p>
    <w:p w14:paraId="6058C266"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„Oh!“ Diesen Ausdruck der Überraschung konnte sich Oleg Pulatow nicht verkneifen.</w:t>
      </w:r>
    </w:p>
    <w:p w14:paraId="4826BEF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„Ja genau.“ Setzte ‚Odin‘ nach, „Es sieht so aus, dass eine Antonov AN-26 eine Gruppe ‚Granit‘ von Kiev nach Donezk bringen soll. Man kann davon ausgehen, dass nicht zum angeln kommen. Welches Ziel könnte eine Kampfgruppe der ‚Granit‘ in Donezk haben?“</w:t>
      </w:r>
    </w:p>
    <w:p w14:paraId="1179B406"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„Die Frage ist wohl eher rhetorischer Natur.“ Antwortete der stellvertretende Geheimdienstchef. „Darf ich wissen, woher Du diese Information hast?“ „Das kann ich Dir nicht sagen, aber Generaloberst Nikolaj Fjodorowitsch Tkatschow hat mir gesagt, dass ich das weiterleiten soll.“</w:t>
      </w:r>
    </w:p>
    <w:p w14:paraId="04FC01EE"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„Ok, ich verstehe. Wenn die Information stimmt, dass eine Kampfgruppe der ‚Granit‘ nach Donezk fliegen soll, dann sind wir in großer Gefahr, zumal wir so schnell keine Schutztruppe hierher bekommen. Wenn wir die Pressemitteilung machen, dann wissen die Ukrainer, dass sie verraten wurden. Ihr, also Tkatschow und Du, würdet das Risiko nicht eingehen, dass Eure Quelle enttarnt wird. Welche Beweggründe habt Ihr also?“ Fragte Oleg Pulatow.</w:t>
      </w:r>
    </w:p>
    <w:p w14:paraId="52E2C055"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lastRenderedPageBreak/>
        <w:t>„Die Einsatztruppe ‚Granit‘ ist für uns ebenso eine Gefahr wie für Euch. Wir wissen, dass die ‚Granit‘ einige, leider sehr erfolgreiche Kommando-Operationen in Russland durchgeführt hat. Die Chance Ihnen Schaden zuzufügen liegt uns am Herzen.“</w:t>
      </w:r>
    </w:p>
    <w:p w14:paraId="5FF9518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„Ok, das verstehe ich. Rache ist ein Teil der russischen Seele. Bitte rufe mich in einer Stunde wieder an. Ich gebe die Informationen weiter.“</w:t>
      </w:r>
    </w:p>
    <w:p w14:paraId="7ABA4B7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Damit wurde die Leitung getrennt.</w:t>
      </w:r>
    </w:p>
    <w:p w14:paraId="57ECF0E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37E20F34"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w:t>
      </w:r>
    </w:p>
    <w:p w14:paraId="766E167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786054CD"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Eine Stunde später wurde die Vereinbarung bestätigt.</w:t>
      </w:r>
    </w:p>
    <w:p w14:paraId="22A235A2"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43F056C0"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p>
    <w:p w14:paraId="763CE7DA"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commentReference w:id="466"/>
      </w:r>
      <w:r w:rsidRPr="00944672">
        <w:rPr>
          <w:rFonts w:ascii="Arial" w:hAnsi="Arial" w:cs="Arial"/>
          <w:b/>
          <w:bCs/>
          <w:sz w:val="24"/>
          <w:szCs w:val="24"/>
        </w:rPr>
        <w:t>&gt;&gt;&gt; Amsterdam , 11:00 Uhr Ortszeit (Zeitverschiebung: 12 Uhr Donzek, 19 Uhr Korea, 18 Uhr Malaysia)&lt;&lt;&lt;</w:t>
      </w:r>
    </w:p>
    <w:p w14:paraId="199789D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Der Crew-Bus hatte die Crew des heutigen Fluges am Hotel abgeholt und zum Flughafen Amsterdam Schipol gebracht. Wie alle, die den Sicherheitsbereich betreten wollen, müssen auch Flugbesatzungen durch eine Sicherheitsschleuse. Diese Schleuse liegt meist abseits der Passagier-Schleusen und wird auch nur vom Flughafenpersonal und den Besatzungen genutzt.</w:t>
      </w:r>
    </w:p>
    <w:p w14:paraId="658EAE87"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Nach der Sicherheitskontrolle ging die Crew zur Flugvorbereitung und teilte sich hierfür auf: Die Kabinencrew ging in einen Aufenthaltsraum, und nahm dort die Flugvorbereitung vor.</w:t>
      </w:r>
    </w:p>
    <w:p w14:paraId="2DCA533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Die Cockpit-Crew ging in die Abteilung Operations und bekam dort die Flugplanungsdaten und die aktuelle Wettervorhersage, damit sie den Flug vorbereiten konnten.</w:t>
      </w:r>
    </w:p>
    <w:p w14:paraId="45E6A36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Die Cockpit-Crew bestand aus 4 Personen: Den beiden Flugkapitänen Wan Amran Bin Wan Hussin und Eugene Choo Jin Leong, sowie den beiden First-Officers Ahmad Hakimi Bin Hanapi und Muhamad Firdaus Bin Abdul Rahim. Verantwortlicher Flugkapitän war Wan Amran Bin Wan Hussin.</w:t>
      </w:r>
    </w:p>
    <w:p w14:paraId="3C181C2F"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Da die Flugstrecke zu lang ist, als dass einen Crew die Strecken allein fliegen könnte, würden sich die Piloten abwechseln. Die Crew die nicht flog, hatte einen Ruheraum über der Kabine, oberhalb von Tür eins.</w:t>
      </w:r>
    </w:p>
    <w:p w14:paraId="03FE0886"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Diese kleine Kabine war mit 2 Betten sowie zwei Business-Class Sitzen ausgestattet, in die Crew zur Ruhe kommen konnte.</w:t>
      </w:r>
    </w:p>
    <w:p w14:paraId="4399C12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Für die Kabinen-Crew gibt es, bei einigen Fluggesellschaften, eine weitere Kabine oberhalb der dritten Tür. Denn auch die Kabinencrew hatte Ersatzpersonal an Bord, damit keine ‚durcharbeiten‘ muss (und das auch nicht darf). Fluggesellschaften, die diese Investition scheuen, erwarten von ihrer Kabinen-Crew, dass sie sich in den Küchenbereichen aufhalten und entspannen.</w:t>
      </w:r>
    </w:p>
    <w:p w14:paraId="7C9442D8"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lastRenderedPageBreak/>
        <w:t>Als sich die Piloten um den Wetterbericht kümmerten, ging die Bürotür auf und 4 Personen betraten das Büro. Da immer wieder Personen das Büro verließen bzw. betraten, führten die Piloten die Besprechung weiter, insbesondere, da über der Ukraine mit schlechtem Wetter zu rechnen war.</w:t>
      </w:r>
    </w:p>
    <w:p w14:paraId="5ED54976"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37700A69"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w:t>
      </w:r>
    </w:p>
    <w:p w14:paraId="604C301D"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65DEBDCC"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„Entschuldigen bitte die Störung. Kapitän Hussin?“ Fragte einer der vier Personen. Kapitän Hussin sah auf und erkannte auch den Stationsleiter der Malaysia Airlines in Amsterdam. Dann schaute er zu seinen Kollegen, „Entschuldigt mich bitte.“ Dann schaute er den Mann an, der in angesprochen hatte. „Ich bin Kapitän Hussin, was kann ich für Sie tun?“</w:t>
      </w:r>
    </w:p>
    <w:p w14:paraId="2D241F37"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„Her Kapitän Hussin, meine Name ist Flim Dijkwijk, von der königlichen Garde. Ich möchte Sie und Ihre Crew um einen Gefallen bitten.“ „Da Sie den Vertreter der Malaysia Airlines dabei haben, gehe ich davon aus, dass wir nicht schmuggeln sollen?!“ Scherzte Wan Amran Bin Wan Hussin und auch Flim antwortete mit einem breiten Grinsen: „Test bestanden, Kapitän.“ Die anderen Piloten sahen jetzt auf und waren gespannt darauf, was jetzt kommen würde.</w:t>
      </w:r>
    </w:p>
    <w:p w14:paraId="5DCE4E3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Flim nahm das Aufsehen der Crew als Einladung und trat an den Tisch. „Als erstes möchte ich feststellen, dass weder Ihnen noch dem Flug eine Gefahr droht.“ Sofort waren die Piloten aufmerksam. „Ich leite die Anti-Terror-Einheit in Amsterdam. Das ist mein Job. Dass hat aber nur indirekt mit Ihrem Flug zu tun.“ Holte Flim umständlich aus, „Wir haben ein Attentat in Amsterdam verhindern können, und die Person, um die es geht, soll in Kuala Lumpur mit der Special Branch sprechen.“ </w:t>
      </w:r>
    </w:p>
    <w:p w14:paraId="4E9C11B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Die Piloten sahen sich kurz an, was genau wollte der Soldat von Ihnen?</w:t>
      </w:r>
    </w:p>
    <w:p w14:paraId="545F682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„Und was hat das mit uns zu tun?“ Stellte Kapitän Hussin die offensichtliche Frage.</w:t>
      </w:r>
    </w:p>
    <w:p w14:paraId="6B2A6FA2"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„Wir möchten, Ihr Einverständnis vorausgesetzt, den Herren mit Ihrem Flug nach Kuala Lumpur bringen.“ </w:t>
      </w:r>
    </w:p>
    <w:p w14:paraId="56099C27"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„Sie hätten dafür natürlich ganz einfach ein Ticket buchen können.“ Stellte der zweite Kapitän Eugene Choo Jin Leong fest.</w:t>
      </w:r>
    </w:p>
    <w:p w14:paraId="49B85936"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„Mein Kollege hat recht.“ Begann Kapitän Hussin, „da Sie aber hier sind, geht es um etwas Besonderes. Was genau erwarten Sie von uns?“ </w:t>
      </w:r>
    </w:p>
    <w:p w14:paraId="40434CAD"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„Ich habe mir die ganze Zeit überlegt, wie ich das Gespräch eröffnen kann, ohne dass es zu großen Missverständnissen kommt.“ Antwortete Flim. „Ich möchte Sie bitten, dass der Name des Passagiers NICHT auf dem Pax-Manifest erscheint. Daher haben wir auch den Stationsleiter hinzugebeten, da hier gegen Regeln verstoßen wird.“</w:t>
      </w:r>
    </w:p>
    <w:p w14:paraId="70E15D7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Jetzt sah der Kapitän zu dem Stationsleiter und sagte: „Eine Person nicht auf das Manifest zu setzen, verstößt gegen elementare Vorschriften. Das kann mich, im </w:t>
      </w:r>
      <w:r w:rsidRPr="00944672">
        <w:rPr>
          <w:rFonts w:ascii="Arial" w:hAnsi="Arial" w:cs="Arial"/>
          <w:sz w:val="24"/>
          <w:szCs w:val="24"/>
        </w:rPr>
        <w:lastRenderedPageBreak/>
        <w:t>Zweifelsfall, meine Fluglizenz kosten. Haben Sie das mit KUL abgestimmt? ... Und bekommen ich das schriftlich?“</w:t>
      </w:r>
    </w:p>
    <w:p w14:paraId="10CA94A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Der Stationsleiter nickte. „Wir haben der Special Branch in Kuala Lumpur gesagt, dass wir Sie fragen werden. Auch von dort bekommen sie Rückendeckung.“ Antwortete Flim an Stelle des Stationsleiters, der hier zu einem Statisten degradiert wurde.</w:t>
      </w:r>
    </w:p>
    <w:p w14:paraId="46B604B7"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Kapitän Hussin sah zu seinen Kollegen, alle drei nickte kurz. „Herr Dijkwijk, wer ist dieser Mann? Kann er einen Gefahr für den Flug sein?“ Erkundigte sich Kapitän Hussin.</w:t>
      </w:r>
    </w:p>
    <w:p w14:paraId="4FDFBAD8"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„Herr Kapitän, bitte entschuldigen Sie meine einleitenden Worte. Ich sehe, Sie haben mich missverstanden.“ Begann Flim entschuldigend. „Es handelt sich um einen Journalisten, der wichtige Informationen für die Special Branch hat. Diese Daten sollten persönlich übermittelt werden und der Gast wird in Kuala Lumpur am Flugzeug von der Special Branch abgeholt.“ „OK, das klingt deutlich beruhigender als nach Ihrer Einleitung angenommen.“ „Kapitän Hussin?“ Fragte der zweite Kapitän. „„Ja? Was gibt´s?“ „Können wir ihn nicht als kurzfristigen ‚Dead-Head‘ an Bord nehmen? Der erst kurz von Abflug noch erschien?“ „Dann habe wir ihn in den Papieren, ohne ihn in den Papieren zu haben.“ Kapitän Hussin nickte. „Gute Idee.“ Dann sah er zu Flim und sagte: „OK. Da die grundsätzlich Erlaubnis durch MH vorliegt.“ Dabei nickte er dem Stationsleiter zu, „denke ich, wir sollten das so lösen. Trotzdem brauchen wir einen Namen, mit dem wir den Dead-Head bezeichnen.“ Jetzt war es an Klaas etws zu sagen. „Spricht etwas gegen den Namen Joost Soetebaum?“</w:t>
      </w:r>
    </w:p>
    <w:p w14:paraId="550FCC8E"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„Wie kommst Du denn auf ‚süsser Baum‘?“ Fragte Flim erstaunt, aber Klaas zuckte nur mit den Schultern. „Ok, dann ab jetzt: Joost Soetebaum. Sind Sie damit einverstanden Herr Kapitän?“  </w:t>
      </w:r>
    </w:p>
    <w:p w14:paraId="5A27467D"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„Ok, dem kann ich zustimmen.“ Entschied Kapitän Hussin. „Eine rein praktische Frage? Wo setzen wir den Gast hin?“ „1J und K sind frei. Essen ist ausreichend an Bord.“ Antwortete der Stationsleiter. „Ok, dann also 1K. Dann müssen jetzt noch unseren In-Flight Supervisor Mohd Ghaf bin Abu Bakar informieren. Das machen wir beim Flight-Briefing. Sonst noch etwas?“ </w:t>
      </w:r>
    </w:p>
    <w:p w14:paraId="2FC8209F"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„Nein! Und vielen Dank für Ihre Unterstützung.“ Sagte Flim an die Adresse der Crew und des Stationsleiters.</w:t>
      </w:r>
    </w:p>
    <w:p w14:paraId="2B984D3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0CD77F44"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w:t>
      </w:r>
    </w:p>
    <w:p w14:paraId="423A1B56"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4A377E98"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 xml:space="preserve">Nachdem das Gespräch beendet war, wandten sich die Piloten wieder dem Wetterbericht zu. „Was machen wir mit der Schlechtwetterzone über der Ukraine?“ Nahm Kapitän Hussin die Flugvorbreitungen wieder auf. „Der Flugplan den Dispatch in Kuala Lumpur erstellt hat, sieht vor, dass wir bei Donezk auf Flugfläche 350 steigen. Damit sollten wir das Wetter überfliegen.“ Sagte First Office Muhammad Fridaus bin Abdul Rahim, der sich mit dem Flugwetter beschäftigt hatte. „Ich denke, wir sollten 5 Tonnen mehr tanken, für </w:t>
      </w:r>
      <w:r w:rsidRPr="00944672">
        <w:rPr>
          <w:rFonts w:ascii="Arial" w:hAnsi="Arial" w:cs="Arial"/>
          <w:sz w:val="24"/>
          <w:szCs w:val="24"/>
        </w:rPr>
        <w:lastRenderedPageBreak/>
        <w:t>den Fall, dass wir das Wetter doch umfliegen müssen.“ Ergänzte First Office Ahmad Hakim bin Hanapi. „Gut, dann machen wir das so. Kümmere Dich bitte um das Kerosin. Wir gehen schon mal rüber zur Cabin Crew.“ Schloss Kapitän Hussin die Vorbereitungen.</w:t>
      </w:r>
    </w:p>
    <w:p w14:paraId="4E006A9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0105960C"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w:t>
      </w:r>
    </w:p>
    <w:p w14:paraId="4E59FB8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6D12B06C"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Nachdem die Cabin-Crew auf den aktuellen Stand gebracht worden war, wurde der Crew-Bus bestellt und alle fuhren zum Flugzeug.</w:t>
      </w:r>
    </w:p>
    <w:p w14:paraId="010710C1"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Die Cabin-Crew begann ihre Vorbereitungen im Passagierbereich und in den Küchen. Im Cockpit wurde das Flugzeug programmiert und erste Checks gemacht. Dann ging Kapitän Hussin raus, um das Äußere des Flugzeugs in Augenschein zu nehmen und um ggf. Rücksprache mit den Technikern halten zu können, für den Fall. Dass er etwas sah, mit dem er nicht ganz einverstanden war.</w:t>
      </w:r>
    </w:p>
    <w:p w14:paraId="071A76C9"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Kapitän Hussin war gerade beim Hauptfahrwerk angekommen, als sich zwei Fahrzeuge über das Vorfeld dem Flugzeug näherten. Die Fahrzeuge waren über den vorgesehenen Fahrweg gefahren und waren dann vor dem Flugzeug eingebogen, um die vordere Treppe anzusteueren.</w:t>
      </w:r>
    </w:p>
    <w:p w14:paraId="1D4BB91E"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Das Flugzeug stand an einem ‚Finger‘, so das die Passagiere direkt vom Terminal, durch die Fluggastbrücke, ins Flugzeug gehen konnten. Die Fahrzeuge steuerten auf die Treppe zu, auf der man von Vorfeld über die Fluggastbrücke ins Flugzeug gelangen konnte.</w:t>
      </w:r>
    </w:p>
    <w:p w14:paraId="7D09666F"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Die Fahrzeuge stoppen so, dass sie beim Aussteigen als Sicherung zum Vorfeld dienten. Ohne dass er die Personen sah, wusste Kapitän Hussin, dass sein Gast von Soldaten begleitet wurde.</w:t>
      </w:r>
    </w:p>
    <w:p w14:paraId="6CABB129"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Da er fertig war, und sowieso wieder an Bord wollte, ging auch er Richtung Treppe. Sofort wurde er von 6 Augen gemustert. „Ich bin der Kapitän. Sie bringen mir meinen extra Gast?“ Die Anspannung der Soldaten ließ etwas nach, aber sie behielten Kapitän Hussin im Blick, als er sich weiter näherte.</w:t>
      </w:r>
    </w:p>
    <w:p w14:paraId="11B86BA8"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„Wissen Sie schon, wo der Gast sitzen soll?“ Fragte Hussin, um sicherzugehen, dass man ihn Ernst nahm und nicht als Gefahr markierte (was die Soldaten sowieso taten). „Die Soldaten nickten. „1K. Wenn Sie reinkommen, gerade aus durch die vordere Küche, dann rechts ins Flugzeug. Der Sitz am Fenster.“ Sagte Hussin und ging so, dass er keine Gefahr bildete. „Wenn Sie nicht dagegen haben, gehe ich vor.“ Der erste Soldat nickte, behielt den Kapitän aber im Blick. Er ging auch weit genug hiter dem Kapitän, um nicht gegebenenfalls von ihm attackiert werden zu können.</w:t>
      </w:r>
    </w:p>
    <w:p w14:paraId="6B06C5F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Als er das Flugzeug durch die vordere Tür betrat, sah er seinen In-Flight Supervisor Mohd Ghaf bin Abu Bakar und sagte: „Der Sondergast ist da.“ Und nickte mit dem Kopf kurz hinter sich.</w:t>
      </w:r>
    </w:p>
    <w:p w14:paraId="7DE4E4C6"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lastRenderedPageBreak/>
        <w:t>„Herr Soetebaum, willkommen an Bord. Wenn Sie mir kurz folgen wollen.“ „Joost dreht sich zu den Soldaten, die ihn bis hierher begleitet hatten: „Vielen Dank für Ihre Bemühungen. Ich hoffe, dass die Woche etwas entspannender für Sie wird.“ Als er sich auf seinen Platz setzte, sahen sich die Soldaten, aus lauter Gewohnheit, noch einmal um, dann verließen sie das Flugzeug.</w:t>
      </w:r>
    </w:p>
    <w:p w14:paraId="5129768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Dann meldeten die einzelnen Stationen dass sie fertig seinen. Um 11:26 Uhr meldete das Flugzeug: ‚Ready for Boading.‘ Und die Agents am Gate machten die Ansage, dass jetzt mit dem Pre-Boarding der Vielflieger und der Gäste der Business-Class begonnen werden sollte.</w:t>
      </w:r>
    </w:p>
    <w:p w14:paraId="3EB57AA7"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532F2F6F"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w:t>
      </w:r>
    </w:p>
    <w:p w14:paraId="543B9C3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0DE4396E"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Das Boarding verlief reibungslos und um 12:20 Uhr verließ die ‚9M-MRD‘ die heute unter der Flugnummer MH 17 fliegen würde, das Gate und rollte zum Start</w:t>
      </w:r>
    </w:p>
    <w:p w14:paraId="077BEFD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Um 12:31 Uhr Ortszeit startete die ‚9M-MRD‘ auf Startbahn 36C des Flughafens Schiphol in Amsterdam.</w:t>
      </w:r>
    </w:p>
    <w:p w14:paraId="38AC5AB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Die Flugroute führte über Deutschland und Polen hinweg in den ukrainischen Luftraum. Sie bewegte sich exakt, auf der durch Eurocontrol freigegeben, Flugroute.</w:t>
      </w:r>
    </w:p>
    <w:p w14:paraId="47207831"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Die westliche Ukraine überflog MH17 in einer Höhe von 33.000 Fuß (ca. 10,06 km).</w:t>
      </w:r>
    </w:p>
    <w:p w14:paraId="43AFD09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Um 12:53 Uhr UTC fragten die Fluglotsen an, ob MH17 auf die im Flugplan vorgesehene Höhe von 35.000 Fuß steigen könne, auch um Platz für eine von Nordwesten auf 33.000 Fuß herannahende Maschine – Singapore Airlines Flug SQ 351 – zu machen. Die Piloten lehnten dies jedoch ab, woraufhin SQ 351 auf 35.000 Fuß stieg.</w:t>
      </w:r>
    </w:p>
    <w:p w14:paraId="4AE2BE39"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 Gegen 13 Uhr genehmigte die Flugverkehrskontrolle eine wetterbedingte Abweichung von der vorgesehenen Route in nördliche Richtung, während sie einen angefragten Anstieg auf 34.000 Fuß ablehnte. Das Flugzeug drehte etwas nach links und erreichte den Luftraum um Donezk, der bis zu einer Höhe von 32.000 Fuß (ca. 9,75 km) gesperrt war.</w:t>
      </w:r>
    </w:p>
    <w:p w14:paraId="77A86A78"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13096EAA"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w:t>
      </w:r>
    </w:p>
    <w:p w14:paraId="6BE726F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1DCF4001"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p>
    <w:p w14:paraId="32D73184"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b/>
          <w:bCs/>
          <w:sz w:val="24"/>
          <w:szCs w:val="24"/>
        </w:rPr>
        <w:commentReference w:id="467"/>
      </w:r>
      <w:r w:rsidRPr="00944672">
        <w:rPr>
          <w:rFonts w:ascii="Arial" w:hAnsi="Arial" w:cs="Arial"/>
          <w:b/>
          <w:bCs/>
          <w:sz w:val="24"/>
          <w:szCs w:val="24"/>
        </w:rPr>
        <w:t>&gt;&gt;&gt; Nahe des Dorfes Snizhne ‚Volksrepublik Donezk‘, 13 Uhr Ortszeit (Zeitverschiebung: 12 Uhr Amsterdam, 20 Uhr Korea, 19 Uhr Malaysia) &lt;&lt;&lt;</w:t>
      </w:r>
    </w:p>
    <w:p w14:paraId="049375E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Der russische Kommandeur der BUK-M1, die sich zur Zeit auf dem Gebiet der ‚Volksrepublik Donezk‘ befand, bekam einen Befehl, der ihn dazu veranlasste Rücksprache mit seinen Vorgesetzten zu halten.</w:t>
      </w:r>
    </w:p>
    <w:p w14:paraId="281F4722"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Die Rückantwort war eindeutig. Basierend auf Geheimdienstinformationen würde gegen 16:15 Uhr eine Antonov AN-26 das Gebiet bei Snizhne überfliegen. Dieses </w:t>
      </w:r>
      <w:r w:rsidRPr="00944672">
        <w:rPr>
          <w:rFonts w:ascii="Arial" w:hAnsi="Arial" w:cs="Arial"/>
          <w:sz w:val="24"/>
          <w:szCs w:val="24"/>
        </w:rPr>
        <w:lastRenderedPageBreak/>
        <w:t>Flugzeug würde einen Kampfverband an Bord haben, der einen Angriff auf den Regierungssitz der  ‚Volksrepublik Donezk‘ plane. An Stelle des geplanten Tests mit einer Drohne sei dieses Flugzeug abzuschießen.</w:t>
      </w:r>
    </w:p>
    <w:p w14:paraId="52F8B4DF"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Der Kommandant rief seinen nordkoreanischen Kollegen herbei und fragte, ob dieser einen gleichlautenden Befehl erhalten habe.</w:t>
      </w:r>
    </w:p>
    <w:p w14:paraId="2A3FC0D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Der Nordkoreaner hatte tatsächlich einen gleichlautenden Befehl erhalten. Zusätzlich wurde in dem Befehl noch einmal darauf hingewiesen, dass nach dem Abschuss der Rakete der sofortige Rückweg auf russisches Territorium anzutreten sei. Zusätzlich war mit den russischen Kollegen vereinbart worden, dass die Nordkoreaner bei Schachty mit einem Flugzeug abgeholt werden würden.</w:t>
      </w:r>
    </w:p>
    <w:p w14:paraId="6AD55B7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Daher solle der Rückweg nicht mit den Soldaten der 53. Luftabwehrbrigade erfolgen, sondern sie sollten mit Ihren Fahrzeugen separat fahren, um so den Rücktransport schneller gewährleisten zu können. Die 53. Luftabwehrbrigade würde zwei Begleitfahrzeuge bereitstellen. Nachdem die Nordkoreaner das Flugzeug bestiegen hätten, würden die russischen Soldaten der M-4 nach Norden folgen, wo sie dann bei Millerowo wieder zu Ihrem Verband stoßen würden.</w:t>
      </w:r>
    </w:p>
    <w:p w14:paraId="16236F0E"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Auch stellten die beiden Offiziere eine weitere Übereinstimmung fest. Der Rückzug der 53. Luftabwehrbrigade sollte über Luhansk auf russisches Territorium erfolgen, da diese Wegstrecke für den Tieflader besser geeignet sei, als der kürzere Weg über Schachty.</w:t>
      </w:r>
    </w:p>
    <w:p w14:paraId="686818D1"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Die genaue Uhrzeit des Überfluges stand noch nicht fest. Sobald gesicherte Geheimdienstinformationen vorlagen, würde der Feuerbefehl erteilt werden. Ab 16:00 Uhr sei die BUK für den Abschuss bereit zu sein.</w:t>
      </w:r>
    </w:p>
    <w:p w14:paraId="7C8CF49F"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Mit diesen Befehlen gingen die Soldaten an die Arbeit und bereiteten alles vor.</w:t>
      </w:r>
    </w:p>
    <w:p w14:paraId="46916AC7"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53BA273D"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w:t>
      </w:r>
    </w:p>
    <w:p w14:paraId="27802BE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7B21D1A0"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b/>
          <w:bCs/>
          <w:sz w:val="24"/>
          <w:szCs w:val="24"/>
        </w:rPr>
        <w:commentReference w:id="468"/>
      </w:r>
      <w:r w:rsidRPr="00944672">
        <w:rPr>
          <w:rFonts w:ascii="Arial" w:hAnsi="Arial" w:cs="Arial"/>
          <w:b/>
          <w:bCs/>
          <w:sz w:val="24"/>
          <w:szCs w:val="24"/>
        </w:rPr>
        <w:t>&gt;&gt;&gt; Pyeongyang, Donnerstag Ortszeit, Office 121, 21:00 Uhr Ortszeit (Zeitverschiebung: 13 Uhr Amsterdam, 14 Uhr Donezk, 20 Uhr Malaysia) &lt;&lt;&lt;</w:t>
      </w:r>
    </w:p>
    <w:p w14:paraId="5B73DF9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Nach dem Start des Fluges um 12:31 Uhr Ortszeit in Amsterdam (20:31 Uhr Ortszeit Pyeongyang), waren die Flugdaten via Internet verfügbar. Das Beschaffen dieser Informationen war daher eine leichte Übung. Es dauerte jedoch etwas länger, bis der richtige Flugplan beschafft worden war.</w:t>
      </w:r>
    </w:p>
    <w:p w14:paraId="0756408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Um 21:00 Uhr lagen diese Informationen und wurden, entsprechend der vorliegenden Anforderungen, verteilt.</w:t>
      </w:r>
    </w:p>
    <w:p w14:paraId="12F59717"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72B21B5A"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w:t>
      </w:r>
    </w:p>
    <w:p w14:paraId="35D04F45"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137DE269"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lastRenderedPageBreak/>
        <w:t>Im Projektbüro der Operation Mujigage erhielt Major Lim die Information 21:15 Uhr und wandte sich an den Leutnant der Luftwaffe. Sie benötigte eine Wahrscheinlichkeit, mit der die Flugroute eingehalten wurde.</w:t>
      </w:r>
    </w:p>
    <w:p w14:paraId="5F638F8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Nach einer kurzen Recherche, und einer Aufbereitung der Daten, kam der Leutnant der Luftwaffe Zang um 21:35 Uhr zu Major Lim, um zu berichten.</w:t>
      </w:r>
    </w:p>
    <w:p w14:paraId="09868038"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„Major Lim, möchte Sie die kurze oder die lange Version?“ „Bitte nur die Kurzversion, Chungwi Zang.“</w:t>
      </w:r>
    </w:p>
    <w:p w14:paraId="07F1AB1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„Der Begriff „Flugroute“ ist etwas ungenau, präzise ist der Begriff „Flugverfahren“. Denn ein Flugverfahren enthält nicht nur einen örtlichen Bezug, es besteht aus einer Vielzahl von Verhaltensanweisungen an den Piloten. Dazu gehören neben der Flugrichtung auch Parameter wie Sicherheitsabstände zu Hindernissen am Boden, Kurvenradien, Flughöhe und Fluggeschwindigkeit. Bei Flugverfahren handelt sich um standardisierte Anweisungen für die Bedienung von Luftfahrzeugen bei Flügen nach Instrumentenflugregeln (IFR).</w:t>
      </w:r>
    </w:p>
    <w:p w14:paraId="5D3CE3B9"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Das wichtigste Kriterium bei der Festlegung von Flugrouten ist die Sicherheit des Flugverkehrs, daneben spielen die verzögerungsfreie Abwicklung des Luftverkehrs, der Lärmschutz und Umweltaspekte eine große Rolle.</w:t>
      </w:r>
    </w:p>
    <w:p w14:paraId="03F918A9"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Derartige Flugverfahren halten Luftfahrzeuge in begrenzten Bereichen des Luftraums (Korridore oder Flugerwartungsgebiete) und werden deshalb mit geographischen Routen gleichgesetzt, wie sie Straßen und Schienenwege am Boden fixieren. Der Vergleich trägt wegen der unterschiedlichen Medien aber nur sehr begrenzt; in der Luft kann ein Flugweg immer nur in etwa eingehalten werden.</w:t>
      </w:r>
    </w:p>
    <w:p w14:paraId="0633C6D1"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Die Halbkreisflugregel ist ein Verfahren aus der Luftfahrt und besagt, dass ein Flugzeug je nach geflogenem missweisendem Kurs (über Grund) auf einer bestimmten Flughöhe fliegen muss. Die Halbkreisflugregel regelt die vertikale Staffelung zwischen den Luftfahrzeugen. Dieses ist ein zusätzliches Moment der Sicherheit für Piloten bei den heutigen hohen Fluggeschwindigkeiten.</w:t>
      </w:r>
    </w:p>
    <w:p w14:paraId="0B5EF4F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Grundsätzlich gilt: Ein Flugzeug muss nach der Halbkreisflugregel bestimmte Flughöhen einhalten, die sich aus seinem missweisenden Kurs (über Grund)ergeben.</w:t>
      </w:r>
    </w:p>
    <w:p w14:paraId="54E8E55F"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Bei einem missweisenden Kurs von 0° bis 179° gelten die Flughöhen, die „ungeraden Tausendern“ entsprechen: FL (Flight Level) 50 / 70 / 90 und so weiter, entsprechend 5.000 / 7.000 / 9.000 Fuß (ft) bezogen auf Normaldruck.</w:t>
      </w:r>
    </w:p>
    <w:p w14:paraId="05B4637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Bei einem missweisenden Kurs von 180° bis 359° gelten die Flughöhen, die „geraden Tausendern“ entsprechen: FL 60/80/100 und so weiter, entsprechend 6.000 / 8.000 / 10.000 Fuß (ft) bezogen auf Normaldruck. </w:t>
      </w:r>
    </w:p>
    <w:p w14:paraId="745808DE"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Dieses Verfahren kann nur ein Grundprinzip sein, andere Regeln und Verfahren zur Kollisionsvermeidung, die angewendet werden können, haben Vorrang.</w:t>
      </w:r>
    </w:p>
    <w:p w14:paraId="70592189"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Verkehr innerhalb von kontrolliertem Luftraum muss sich nicht an die Halbkreisflughöhen halten, da ihm seine Flughöhe von der Flugsicherung (ATC) </w:t>
      </w:r>
      <w:r w:rsidRPr="00944672">
        <w:rPr>
          <w:rFonts w:ascii="Arial" w:hAnsi="Arial" w:cs="Arial"/>
          <w:sz w:val="24"/>
          <w:szCs w:val="24"/>
        </w:rPr>
        <w:lastRenderedPageBreak/>
        <w:t>zugewiesen wird. Die Flugsicherung hat die gesamte Umgebung des Flugzeuges auf ihrem Radar. Die Flugzeuge werden allerdings an den Nachbarsektor normalerweise konform nach Halbkreisflughöhen übergeben.“</w:t>
      </w:r>
    </w:p>
    <w:p w14:paraId="26686C66"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„Chungwi Zang, ich sagte doch, dass ich die Kurzversion wollte.“ Unterbrach Major Lim den Vortrag.</w:t>
      </w:r>
    </w:p>
    <w:p w14:paraId="0F1340A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„Major Lim, das ist die Kurzversion!“ Entgegnete Leutnant Zang und fuhr fort: „Für uns ist nur wichtig, dass ein Flugplan eingereicht worden ist. Sofern keine Risiken für das Flugzeug bestehen, wird die Flugsicherung das Flugzeug entlang der vorgegebenen Wegpunkte durch den Luftraum führen. Dabei wird vorwiegend die geplante Flughöhe eingehalten. Wir haben und den Wetterbericht angesehen. Rund um Donezk in der Ukraine gibt es schlechtes Wetter, dort könnte es zu einer Kursabweichung kommen, damit das Flugzeug nicht durch das schlechte Wetter fliegen muss. Ist diese Information ausreichend?“</w:t>
      </w:r>
    </w:p>
    <w:p w14:paraId="70A2FD1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„Kann diese eventuelle Kursabweichung zu Problemen führen?“ „Ich denke nicht, die Reichweite ist ausreichend.“ „Sonst noch etwas, was ich wissen muss?!“ Major Lim merke man an, dass sie etwas genervt war von dem Vortrag, den sie nur zum Teil verstanden hatte.</w:t>
      </w:r>
    </w:p>
    <w:p w14:paraId="37D503D9"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„Wir sollten in Betracht ziehen, dass das Flugzeug sehr hoch fliegt. Das Gebiet hat einen gesperrten Luftraum, daher wird kein ‚normales‘ Flugzeug in den Luftraum einfliegen. Alle Nicht-</w:t>
      </w:r>
      <w:r w:rsidRPr="00944672">
        <w:rPr>
          <w:rFonts w:ascii="Arial" w:hAnsi="Arial" w:cs="Arial"/>
          <w:noProof/>
          <w:sz w:val="24"/>
          <w:szCs w:val="24"/>
        </w:rPr>
        <w:t>Kombattanten</w:t>
      </w:r>
      <w:r w:rsidRPr="00944672">
        <w:rPr>
          <w:rFonts w:ascii="Arial" w:hAnsi="Arial" w:cs="Arial"/>
          <w:sz w:val="24"/>
          <w:szCs w:val="24"/>
        </w:rPr>
        <w:t xml:space="preserve"> werden den Luftraum in ausreichender Höhe überfliegen.“</w:t>
      </w:r>
    </w:p>
    <w:p w14:paraId="02016C3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„Oh, das war eine wichtige Information.“ Sagte die jetzt zufriedene Major Lim. „Wir müssen dafür Sorge tragen, dass das bekannt ist.“</w:t>
      </w:r>
    </w:p>
    <w:p w14:paraId="0BA1E97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5D85CEB3"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noProof/>
          <w:sz w:val="24"/>
          <w:szCs w:val="24"/>
        </w:rPr>
        <w:t>***</w:t>
      </w:r>
    </w:p>
    <w:p w14:paraId="71578567"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45A5AFE9"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Um 22:30 Uhr bat Leutnant Zang noch einmal um ein Gespräch. „Major Lim, wir haben eine leichte Ungenauigkeit gefunden.“ Und sah Sie dann direkt an, als er fortfuhr. „Augenblick ich erläutere das mit einem Bild.“ Sagte Zang und lud eine Landkarte von Donezk und Umgebung auf den Bildschirm.</w:t>
      </w:r>
    </w:p>
    <w:p w14:paraId="005A6247"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Oben auf der Karte waren zwei Datensätze vermerkt:</w:t>
      </w:r>
    </w:p>
    <w:p w14:paraId="2678EF19"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GANRA | 48° 26‘ 43.00“ N | 037° 11‘ 13.00“ E</w:t>
      </w:r>
    </w:p>
    <w:p w14:paraId="0879597E"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TAMAK | 47° 51‘ 24.00“ N | 039° 13‘ 06.00“ E</w:t>
      </w:r>
    </w:p>
    <w:p w14:paraId="326AFC9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Nordwestlich von Donezk liegt die Stadt Prokrowsk. Oberhalb der Stadt schrieb er: GANRA</w:t>
      </w:r>
    </w:p>
    <w:p w14:paraId="4D69AB3D"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Südöstlich von Donezk, ungefähr auf halben Weg zwischen Donezk und Rostov-am-Don liegt das Dorf Prokrovka, auf den Wiesen links daneben schrieb er: TAMAK.</w:t>
      </w:r>
    </w:p>
    <w:p w14:paraId="69DB1056"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Dann verband er die beiden Punkte mit einer geraden Linie, diese führte geradewegs über Donezk.</w:t>
      </w:r>
    </w:p>
    <w:p w14:paraId="140E9088"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lastRenderedPageBreak/>
        <w:t>Jetzt markierte er die Stadt Rossypne nordöstlich von Schachtarsk und malte eine gestrichelte Linie von TAMAK  nach Rossypne. Neben diese Linie schrieb er 32 km.</w:t>
      </w:r>
    </w:p>
    <w:p w14:paraId="0DCB6A5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„Entschuldigen Sie, aber grafisch lässt sich das leichter erklären. Erstens: Der Flugplan führt vom Wegpunkt ‚GANRA‘ zum Wegpunkt ‚TAMAK‘. Zweitens: Unsere Leute sind in der Nähe von Rossypne, genauer müssen Sie das nicht wissen.“ „Soweit, so gut, Chungwi Zang. Was sehe ich da?“ Major Lim wurde langsam müde, das merkte man ihrer Laune an.</w:t>
      </w:r>
    </w:p>
    <w:p w14:paraId="4FBBDA55"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„Wenn das Flugzeug dem Flugplan folgt, können wir es nicht sehen.“ „Was wollen Sie mir sagen? Alles Makulatur?“ „Nein, nicht alles. Im Augenblick steht eine Schlechtwetterzone über Donezk. Aktuell fliegen alle Flugzeuge nördlich an Donezk vorbei.“ Er zeichnete eine dritte Linie. Diese führt im Halbkreis von ‚GANRA‘ über Rossypne nach ‚TAMAK‘.</w:t>
      </w:r>
    </w:p>
    <w:p w14:paraId="74B3CE56"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Jetzt lächelte Major Lim. „Wie lange soll das Wetter halten?“ „Noch mindestens drei Stunden.“ Auch Zang erlaubte sich ein Lächeln. „Wetteränderungen natürlich vorbehalten.“ „Dann wollen wir hoffen, dass das Wetter schlecht bleibt. Notfalls brauchen wir einen Plan für Malaysia.“ </w:t>
      </w:r>
    </w:p>
    <w:p w14:paraId="30FFA2D1"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„Ich habe dem Chungwi Park </w:t>
      </w:r>
      <w:r w:rsidRPr="00944672">
        <w:rPr>
          <w:rFonts w:ascii="Arial" w:hAnsi="Arial" w:cs="Arial"/>
          <w:noProof/>
          <w:sz w:val="24"/>
          <w:szCs w:val="24"/>
        </w:rPr>
        <w:t>Narauram</w:t>
      </w:r>
      <w:r w:rsidRPr="00944672">
        <w:rPr>
          <w:rFonts w:ascii="Arial" w:hAnsi="Arial" w:cs="Arial"/>
          <w:sz w:val="24"/>
          <w:szCs w:val="24"/>
        </w:rPr>
        <w:t xml:space="preserve"> bereits einen Tipp gegeben. Er schaut sich bereits die Möglichkeiten an. Ihr Einverständnis vorausgesetzt, natürlich.“ „Gut mitgedacht, Chungwi.“ Sagte Major Lim. „Haben Sie noch etwas?“ „Ja, allerdings. Eine weitere Komplikation.“ Beschwichtigend hob er die Hand, als er sah das Major Lim die Augenbrauen zusammen zog.</w:t>
      </w:r>
    </w:p>
    <w:p w14:paraId="5A160337"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„Frau Major, zu dem Zeitpunkt bei dem wir das Flugzeug bei Rossypne erwarten, wird auch eine Singapore Airlines, Flug SQ 351 von Kopenhagen nach Singapore, dort sein. Beide Flugzeuge fliegen in die gleiche Richtung.“</w:t>
      </w:r>
    </w:p>
    <w:p w14:paraId="19864646"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„Das ist schlecht. Da sie bisher gut vorbereitet waren ... Vorschläge?“</w:t>
      </w:r>
    </w:p>
    <w:p w14:paraId="4F42B77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„Ich würde vorschlagen, dass wir folgende Information weitergeben.“ Setzte Leutnant Zang an, Major Lim nickte bestätigend. Zang öffnete eine Datei und auf dem Bildschirm erschien der folgende Text:</w:t>
      </w:r>
    </w:p>
    <w:p w14:paraId="4D85D189"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21C4452B" w14:textId="77777777" w:rsidR="00944672" w:rsidRPr="00944672" w:rsidRDefault="00944672" w:rsidP="00944672">
      <w:pPr>
        <w:autoSpaceDE w:val="0"/>
        <w:autoSpaceDN w:val="0"/>
        <w:adjustRightInd w:val="0"/>
        <w:spacing w:after="0" w:line="292" w:lineRule="auto"/>
        <w:jc w:val="both"/>
        <w:rPr>
          <w:rFonts w:ascii="Arial" w:hAnsi="Arial" w:cs="Arial"/>
          <w:i/>
          <w:iCs/>
          <w:sz w:val="24"/>
          <w:szCs w:val="24"/>
        </w:rPr>
      </w:pPr>
      <w:r w:rsidRPr="00944672">
        <w:rPr>
          <w:rFonts w:ascii="Arial" w:hAnsi="Arial" w:cs="Arial"/>
          <w:i/>
          <w:iCs/>
          <w:sz w:val="24"/>
          <w:szCs w:val="24"/>
        </w:rPr>
        <w:t xml:space="preserve">Nachrichtendienstliche Information </w:t>
      </w:r>
      <w:r w:rsidRPr="00944672">
        <w:rPr>
          <w:rFonts w:ascii="Arial" w:hAnsi="Arial" w:cs="Arial"/>
          <w:i/>
          <w:iCs/>
          <w:sz w:val="24"/>
          <w:szCs w:val="24"/>
        </w:rPr>
        <w:br/>
        <w:t>Streng geheim / Quelle schützen!!</w:t>
      </w:r>
    </w:p>
    <w:p w14:paraId="019E58A5" w14:textId="77777777" w:rsidR="00944672" w:rsidRPr="00944672" w:rsidRDefault="00944672" w:rsidP="00944672">
      <w:pPr>
        <w:autoSpaceDE w:val="0"/>
        <w:autoSpaceDN w:val="0"/>
        <w:adjustRightInd w:val="0"/>
        <w:spacing w:after="0" w:line="292" w:lineRule="auto"/>
        <w:ind w:firstLine="227"/>
        <w:jc w:val="both"/>
        <w:rPr>
          <w:rFonts w:ascii="Arial" w:hAnsi="Arial" w:cs="Arial"/>
          <w:i/>
          <w:iCs/>
          <w:sz w:val="24"/>
          <w:szCs w:val="24"/>
        </w:rPr>
      </w:pPr>
    </w:p>
    <w:p w14:paraId="32BB5323" w14:textId="77777777" w:rsidR="00944672" w:rsidRPr="00944672" w:rsidRDefault="00944672" w:rsidP="00944672">
      <w:pPr>
        <w:autoSpaceDE w:val="0"/>
        <w:autoSpaceDN w:val="0"/>
        <w:adjustRightInd w:val="0"/>
        <w:spacing w:after="0" w:line="292" w:lineRule="auto"/>
        <w:jc w:val="both"/>
        <w:rPr>
          <w:rFonts w:ascii="Arial" w:hAnsi="Arial" w:cs="Arial"/>
          <w:i/>
          <w:iCs/>
          <w:sz w:val="24"/>
          <w:szCs w:val="24"/>
        </w:rPr>
      </w:pPr>
      <w:r w:rsidRPr="00944672">
        <w:rPr>
          <w:rFonts w:ascii="Arial" w:hAnsi="Arial" w:cs="Arial"/>
          <w:i/>
          <w:iCs/>
          <w:sz w:val="24"/>
          <w:szCs w:val="24"/>
        </w:rPr>
        <w:t>Das Kommandoteam der ‚Granit‘ wird den Flug so planen, dass der Bereich Donezk leicht nördlich umflogen wird.</w:t>
      </w:r>
    </w:p>
    <w:p w14:paraId="57712B19" w14:textId="77777777" w:rsidR="00944672" w:rsidRPr="00944672" w:rsidRDefault="00944672" w:rsidP="00944672">
      <w:pPr>
        <w:autoSpaceDE w:val="0"/>
        <w:autoSpaceDN w:val="0"/>
        <w:adjustRightInd w:val="0"/>
        <w:spacing w:after="0" w:line="292" w:lineRule="auto"/>
        <w:ind w:firstLine="227"/>
        <w:jc w:val="both"/>
        <w:rPr>
          <w:rFonts w:ascii="Arial" w:hAnsi="Arial" w:cs="Arial"/>
          <w:i/>
          <w:iCs/>
          <w:sz w:val="24"/>
          <w:szCs w:val="24"/>
        </w:rPr>
      </w:pPr>
      <w:r w:rsidRPr="00944672">
        <w:rPr>
          <w:rFonts w:ascii="Arial" w:hAnsi="Arial" w:cs="Arial"/>
          <w:i/>
          <w:iCs/>
          <w:sz w:val="24"/>
          <w:szCs w:val="24"/>
        </w:rPr>
        <w:t>Am 1. Juli sperrte die Ukraine den unteren Luftraum im Osten des Landes: Zivilflugzeuge durften ohne Sondergenehmigung der ukrainischen Armeeleitung nur noch oberhalb von 26.000 Fuß (ca. 7.900 m) verkehren.</w:t>
      </w:r>
    </w:p>
    <w:p w14:paraId="2B8F4B11" w14:textId="77777777" w:rsidR="00944672" w:rsidRPr="00944672" w:rsidRDefault="00944672" w:rsidP="00944672">
      <w:pPr>
        <w:autoSpaceDE w:val="0"/>
        <w:autoSpaceDN w:val="0"/>
        <w:adjustRightInd w:val="0"/>
        <w:spacing w:after="0" w:line="292" w:lineRule="auto"/>
        <w:ind w:firstLine="227"/>
        <w:jc w:val="both"/>
        <w:rPr>
          <w:rFonts w:ascii="Arial" w:hAnsi="Arial" w:cs="Arial"/>
          <w:i/>
          <w:iCs/>
          <w:sz w:val="24"/>
          <w:szCs w:val="24"/>
        </w:rPr>
      </w:pPr>
      <w:r w:rsidRPr="00944672">
        <w:rPr>
          <w:rFonts w:ascii="Arial" w:hAnsi="Arial" w:cs="Arial"/>
          <w:i/>
          <w:iCs/>
          <w:sz w:val="24"/>
          <w:szCs w:val="24"/>
        </w:rPr>
        <w:lastRenderedPageBreak/>
        <w:t>Das Flugzeug wird daher oberhalb von 26.000 Fuß den Bereich queren. Der Flug wird so abgepasst, dass die Kommandotruppe ‚Granit‘ gleichzeitig mit dem Flug der Singapore  Airlines, SQ 351, an Donezk vorbeifliegt.</w:t>
      </w:r>
    </w:p>
    <w:p w14:paraId="333F9967" w14:textId="77777777" w:rsidR="00944672" w:rsidRPr="00944672" w:rsidRDefault="00944672" w:rsidP="00944672">
      <w:pPr>
        <w:autoSpaceDE w:val="0"/>
        <w:autoSpaceDN w:val="0"/>
        <w:adjustRightInd w:val="0"/>
        <w:spacing w:after="0" w:line="292" w:lineRule="auto"/>
        <w:ind w:firstLine="227"/>
        <w:jc w:val="both"/>
        <w:rPr>
          <w:rFonts w:ascii="Arial" w:hAnsi="Arial" w:cs="Arial"/>
          <w:i/>
          <w:iCs/>
          <w:sz w:val="24"/>
          <w:szCs w:val="24"/>
        </w:rPr>
      </w:pPr>
      <w:r w:rsidRPr="00944672">
        <w:rPr>
          <w:rFonts w:ascii="Arial" w:hAnsi="Arial" w:cs="Arial"/>
          <w:i/>
          <w:iCs/>
          <w:sz w:val="24"/>
          <w:szCs w:val="24"/>
        </w:rPr>
        <w:t>Aktuell muss davon ausgegangen werden, dass versucht wird, die Singapore Airlines als Deckung zu nutzen.</w:t>
      </w:r>
    </w:p>
    <w:p w14:paraId="29ECD02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7CFAF3F5"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Nachdem Major Lim den Text aufmerksam gelesen hatte, schaute sie anerkennend zu Leutnant Zang und nickte, als sie sagte: „Sehr gut, Chungwi. Das geben wir als Anhang weiter.“</w:t>
      </w:r>
    </w:p>
    <w:p w14:paraId="426E054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Im Weiteren wurde noch abgesprochen, wie die Informationen weitergegeben werden sollten. Als darüber Einigkeit bestand, wurden die Informationen wie geplant weitergegeben.</w:t>
      </w:r>
    </w:p>
    <w:p w14:paraId="11CC3CD9"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63470714"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w:t>
      </w:r>
    </w:p>
    <w:p w14:paraId="36E77796"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68E38FDB"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p>
    <w:p w14:paraId="7D12A0A4"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b/>
          <w:bCs/>
          <w:sz w:val="24"/>
          <w:szCs w:val="24"/>
        </w:rPr>
        <w:commentReference w:id="469"/>
      </w:r>
      <w:r w:rsidRPr="00944672">
        <w:rPr>
          <w:rFonts w:ascii="Arial" w:hAnsi="Arial" w:cs="Arial"/>
          <w:b/>
          <w:bCs/>
          <w:sz w:val="24"/>
          <w:szCs w:val="24"/>
        </w:rPr>
        <w:t>&gt;&gt;&gt; Nahe des Dorfes Snizhne ‚Volksrepublik Donezk‘, 16 Uhr Ortszeit (Zeitverschiebung: 17 Uhr Amsterdam, 23 Uhr Korea, 22 Uhr Malaysia) &lt;&lt;&lt;</w:t>
      </w:r>
    </w:p>
    <w:p w14:paraId="4EA9BCD9"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Der russische Kommandeur der BUK-M1, die sich zur Zeit auf dem Gebiet der ‚Volksrepublik Donezk‘ befand, bekam einen Befehl, der ihn dazu veranlasste, den nordkoreanischen Kommandeur fragend anzusehen.</w:t>
      </w:r>
    </w:p>
    <w:p w14:paraId="60BEA1AE"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Der nordkoreanische Kommandeur sagte, er müsse Rücksprache mit seinem Chef-Techniker halten und bat sich 5 Minuten Besprechungszeit aus. Was er dem russischen Kollegen nicht sagte, war, dass er Order aus Pyeongyang erhalten hatte, dass der Schuss durchzuführen sei.</w:t>
      </w:r>
    </w:p>
    <w:p w14:paraId="0C4D69AE"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Beide wussten, dass nicht viel Zeit zur Verfügung stehen würde, daher ließ der russische Kommandeur die Alarmbereitschaft auf die höchste Stufe setzen und gab bekannt, dass man mit einem Schuss in den nächsten 15 Minuten rechnen würde.</w:t>
      </w:r>
    </w:p>
    <w:p w14:paraId="10DBE70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Die Radarstation, die der russischen Doktrin entsprechend, in großer Entfernung operierte, meldete Radarkontakte. Der Nordkoreaner berichtete, dass der Schuss vorgenommen werden würde.</w:t>
      </w:r>
    </w:p>
    <w:p w14:paraId="5F3B58A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Um 16:18 Uhr konnten zwei Radarziele separiert werden. Um 16:19 Uhr wurde die Singapore Airlines zweifelsfrei als SQ 351 identifiziert. Um 16:20 Uhr verließ die Rakete fauchend den Abschusscontainer.</w:t>
      </w:r>
    </w:p>
    <w:p w14:paraId="02C3E4D8"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Noch während die Rakete verfolgt wurde, begannen die Soldaten den Standort aufzugeben.</w:t>
      </w:r>
    </w:p>
    <w:p w14:paraId="302EE978"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16:21 Uhr war der Abschuss bestätigt. Die Nordkoreaner verließen den Standort Richtung Rostov-am-Don, während die Russen nach dem Abbau und der Verladung auf den Tieflader mit der weißen Zugmaschine, sich auf den Weg Richtung Luhansk machten.</w:t>
      </w:r>
    </w:p>
    <w:p w14:paraId="12BF608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lastRenderedPageBreak/>
        <w:t>Das etwas fürchterlich schief gegangen war, erfuhren die Russen erst später. Die Nordkoreaner bekamen nicht ausreichend Informationen um das Geschehen zu verbinden.</w:t>
      </w:r>
    </w:p>
    <w:p w14:paraId="52E649BF"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67A7FB27"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w:t>
      </w:r>
    </w:p>
    <w:p w14:paraId="325AEE0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656B04E5" w14:textId="77777777" w:rsidR="00944672" w:rsidRPr="00944672" w:rsidRDefault="00944672" w:rsidP="00944672">
      <w:pPr>
        <w:keepNext/>
        <w:keepLines/>
        <w:pageBreakBefore/>
        <w:numPr>
          <w:ilvl w:val="0"/>
          <w:numId w:val="1"/>
        </w:numPr>
        <w:suppressAutoHyphens/>
        <w:autoSpaceDE w:val="0"/>
        <w:autoSpaceDN w:val="0"/>
        <w:adjustRightInd w:val="0"/>
        <w:spacing w:before="744" w:after="120" w:line="417" w:lineRule="auto"/>
        <w:jc w:val="center"/>
        <w:outlineLvl w:val="0"/>
        <w:rPr>
          <w:rFonts w:ascii="Arial" w:hAnsi="Arial" w:cs="Arial"/>
          <w:b/>
          <w:bCs/>
          <w:color w:val="2F5496"/>
          <w:sz w:val="24"/>
          <w:szCs w:val="24"/>
        </w:rPr>
      </w:pPr>
      <w:r w:rsidRPr="00944672">
        <w:rPr>
          <w:rFonts w:ascii="Arial" w:hAnsi="Arial" w:cs="Arial"/>
          <w:b/>
          <w:bCs/>
          <w:sz w:val="24"/>
          <w:szCs w:val="24"/>
        </w:rPr>
        <w:lastRenderedPageBreak/>
        <w:br/>
        <w:t xml:space="preserve">„Lässt der Feind eine Tür offen, </w:t>
      </w:r>
      <w:r w:rsidRPr="00944672">
        <w:rPr>
          <w:rFonts w:ascii="Arial" w:hAnsi="Arial" w:cs="Arial"/>
          <w:b/>
          <w:bCs/>
          <w:sz w:val="24"/>
          <w:szCs w:val="24"/>
        </w:rPr>
        <w:br/>
        <w:t xml:space="preserve">solltest Du hineinstürmen.“ </w:t>
      </w:r>
      <w:r w:rsidRPr="00944672">
        <w:rPr>
          <w:rFonts w:ascii="Arial" w:hAnsi="Arial" w:cs="Arial"/>
          <w:b/>
          <w:bCs/>
          <w:sz w:val="24"/>
          <w:szCs w:val="24"/>
        </w:rPr>
        <w:br/>
        <w:t>(Sun Tsu)</w:t>
      </w:r>
    </w:p>
    <w:p w14:paraId="55A7AA6B"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commentReference w:id="470"/>
      </w:r>
      <w:r w:rsidRPr="00944672">
        <w:rPr>
          <w:rFonts w:ascii="Arial" w:hAnsi="Arial" w:cs="Arial"/>
          <w:sz w:val="24"/>
          <w:szCs w:val="24"/>
        </w:rPr>
        <w:t xml:space="preserve">&gt;&gt;&gt; </w:t>
      </w:r>
      <w:r w:rsidRPr="00944672">
        <w:rPr>
          <w:rFonts w:ascii="Arial" w:hAnsi="Arial" w:cs="Arial"/>
          <w:b/>
          <w:bCs/>
          <w:sz w:val="24"/>
          <w:szCs w:val="24"/>
        </w:rPr>
        <w:t xml:space="preserve">Ottensen, ein Stadtteil von Hamburg, Dienstag, 16. Januar 2018 </w:t>
      </w:r>
      <w:r w:rsidRPr="00944672">
        <w:rPr>
          <w:rFonts w:ascii="Arial" w:hAnsi="Arial" w:cs="Arial"/>
          <w:sz w:val="24"/>
          <w:szCs w:val="24"/>
        </w:rPr>
        <w:t>&lt;&lt;&lt;</w:t>
      </w:r>
    </w:p>
    <w:p w14:paraId="1C41B3EC"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Corinna Brandenburg lebte jetzt seit 16 Jahren in Hamburg und hatte schon einige Höhen und Tiefen erlebt. 11 Jahre hatte Sie mit Ihrem, jetzigen ex-Verlobten zusammengelebt. Sie hatte eine Wohnung in Ottensen gefunden, die nahe am S-Bahnhof Altona, aber trotzdem bezahlbar war. Die 100 qm Altbau waren toll geschnitten, und das Wohnzimmer hatte noch eine dieser Verbindungsschiebetüren, mit denen das Esszimmer abgetrennt werden konnte. Die Wände waren eher hellhörig, und gegen Ende Ihrer Beziehung mit Ralf, diesem Spinner, konnten die Nachbarn einiges über die beiden erfahren.</w:t>
      </w:r>
    </w:p>
    <w:p w14:paraId="1FA0318A"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Jetzt war Sie 44, hatte einen Job, den sie liebte, keinen festen Freund, aber viel Spaß am Leben. Die Szene in Ottensen bot tolle Bars und einige, na sagen wir mal interessante, Restaurants. Da der Mietvertrag für die Wohnung auf Ihren Namen lief, musste Ralf ausziehen und Sie hatte die riesige Wohnung für sich allein. Der Vermieter war ein netter älterer Herr, der mit den Mieteinnahmen seine bescheidene Rente aufbesserte. Sie hatte auch schon mal vorgefühlt, ob Sie die Wohnung nicht kaufen könne, aber war mit ihm noch zu keiner Einigung gekommen. </w:t>
      </w:r>
    </w:p>
    <w:p w14:paraId="5F993593"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Sie hatte sich Ihr braunes, leicht gewelltes Haar, etwas über schulterlang wachsen lassen und trug abwechselnd Brille oder Kontaktlinsen. Neben dem journalistischen Schreiben arbeitete Sie als Moderatorin bei Veranstaltungen, so das Sie gut mit Ihrem Einkommen zurechtkam. Sie ging gern unter Leute und flirtete auch gern. Ihre schlanke Figur, sie hatte immer noch eine Taille von 63 cm, und sie wog bei 1,66 Meter Körpergröße nur 59 Kilo. Die Männer starrten Ihr immer wieder auf den Busen, so das Sie davon ausging, dass Ihre 85B Körbchen immer noch gut in Form waren (sonst würden die Männer wohl nicht so schauen). Sie merkte, dass Sie älter wurde und versuchte sich, halbwegs regelmäßig, im Fitness Studio fit zu halten, zudem konnte Sie sich auch den einen oder anderen Mann dort in Ruhe ansehen, während Sie auf dem Laufband oder dem Cross-Trainer ihre Ausdauer prüfte.</w:t>
      </w:r>
    </w:p>
    <w:p w14:paraId="13A93C52"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Eine Ihrer Eigenschaften, war, dass Sie sich in ein Thema vertiefen konnte. Ihre Kollegen meinten dann immer, dass an ihr ein Pitbull verloren gegangen sei. Wenn das Thema aber dann abgearbeitet war, dann war sie auch ein der Lage sich wieder auf Ruhepuls 55 zu bringen. Genau das aber, hatte der ‚Spiegel‘ Ihr aber nun verdorben, als sie ihr die Unterlagen von Joost van der Dijkstraat zum Sichten gaben.</w:t>
      </w:r>
    </w:p>
    <w:p w14:paraId="5E7BC930"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p>
    <w:p w14:paraId="4DE22781" w14:textId="77777777" w:rsidR="00944672" w:rsidRPr="00944672" w:rsidRDefault="00944672" w:rsidP="00944672">
      <w:pPr>
        <w:suppressAutoHyphens/>
        <w:autoSpaceDE w:val="0"/>
        <w:autoSpaceDN w:val="0"/>
        <w:adjustRightInd w:val="0"/>
        <w:spacing w:after="0" w:line="292" w:lineRule="auto"/>
        <w:jc w:val="both"/>
        <w:rPr>
          <w:rFonts w:ascii="Arial" w:hAnsi="Arial" w:cs="Arial"/>
          <w:sz w:val="24"/>
          <w:szCs w:val="24"/>
        </w:rPr>
      </w:pPr>
      <w:r w:rsidRPr="00944672">
        <w:rPr>
          <w:rFonts w:ascii="Arial" w:hAnsi="Arial" w:cs="Arial"/>
          <w:noProof/>
          <w:sz w:val="24"/>
          <w:szCs w:val="24"/>
        </w:rPr>
        <w:lastRenderedPageBreak/>
        <w:t>***</w:t>
      </w:r>
    </w:p>
    <w:p w14:paraId="78125D5F"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7394F9B9"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commentReference w:id="471"/>
      </w:r>
      <w:r w:rsidRPr="00944672">
        <w:rPr>
          <w:rFonts w:ascii="Arial" w:hAnsi="Arial" w:cs="Arial"/>
          <w:sz w:val="24"/>
          <w:szCs w:val="24"/>
        </w:rPr>
        <w:t xml:space="preserve">&gt;&gt;&gt; </w:t>
      </w:r>
      <w:r w:rsidRPr="00944672">
        <w:rPr>
          <w:rFonts w:ascii="Arial" w:hAnsi="Arial" w:cs="Arial"/>
          <w:b/>
          <w:bCs/>
          <w:sz w:val="24"/>
          <w:szCs w:val="24"/>
        </w:rPr>
        <w:t>Ottensen, Hamburg</w:t>
      </w:r>
      <w:r w:rsidRPr="00944672">
        <w:rPr>
          <w:rFonts w:ascii="Arial" w:hAnsi="Arial" w:cs="Arial"/>
          <w:sz w:val="24"/>
          <w:szCs w:val="24"/>
        </w:rPr>
        <w:t xml:space="preserve"> &lt;&lt;&lt;</w:t>
      </w:r>
    </w:p>
    <w:p w14:paraId="353D23EC"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So nahm sich Corinna Brandenburg die Unterlagen und las das Deckblatt der Ermittlungsakte:</w:t>
      </w:r>
    </w:p>
    <w:p w14:paraId="0597D600"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Eintrag in die polizeiliche Untersuchungsakte zur Untersuchung des Todes von Joost van der Dijkstraat, der mit dem Flug </w:t>
      </w:r>
      <w:r w:rsidRPr="00944672">
        <w:rPr>
          <w:rFonts w:ascii="Arial" w:hAnsi="Arial" w:cs="Arial"/>
          <w:noProof/>
          <w:sz w:val="24"/>
          <w:szCs w:val="24"/>
        </w:rPr>
        <w:t>MH17</w:t>
      </w:r>
      <w:r w:rsidRPr="00944672">
        <w:rPr>
          <w:rFonts w:ascii="Arial" w:hAnsi="Arial" w:cs="Arial"/>
          <w:sz w:val="24"/>
          <w:szCs w:val="24"/>
        </w:rPr>
        <w:t xml:space="preserve"> am 17. Juli 2014 verunglückt ist. Die Untersuchung wurde von der Staatsanwaltschaft angeordnet, da Herr Joost van der Dijkstraat nicht unter seinem Namen an Bord von Flug </w:t>
      </w:r>
      <w:r w:rsidRPr="00944672">
        <w:rPr>
          <w:rFonts w:ascii="Arial" w:hAnsi="Arial" w:cs="Arial"/>
          <w:noProof/>
          <w:sz w:val="24"/>
          <w:szCs w:val="24"/>
        </w:rPr>
        <w:t>MH17</w:t>
      </w:r>
      <w:r w:rsidRPr="00944672">
        <w:rPr>
          <w:rFonts w:ascii="Arial" w:hAnsi="Arial" w:cs="Arial"/>
          <w:sz w:val="24"/>
          <w:szCs w:val="24"/>
        </w:rPr>
        <w:t xml:space="preserve"> war. Zum anderen war Joost van der Dijkstraat nicht auf dem Passenger Manifest aufgeführt, weder unter seinem Namen noch unter einem anderen.</w:t>
      </w:r>
    </w:p>
    <w:p w14:paraId="2CF9797F"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Nachfragen bei Malaysia Airlines ergaben, dass er als sogenannter </w:t>
      </w:r>
      <w:r w:rsidRPr="00944672">
        <w:rPr>
          <w:rFonts w:ascii="Arial" w:hAnsi="Arial" w:cs="Arial"/>
          <w:noProof/>
          <w:sz w:val="24"/>
          <w:szCs w:val="24"/>
        </w:rPr>
        <w:t>Dead</w:t>
      </w:r>
      <w:r w:rsidRPr="00944672">
        <w:rPr>
          <w:rFonts w:ascii="Arial" w:hAnsi="Arial" w:cs="Arial"/>
          <w:sz w:val="24"/>
          <w:szCs w:val="24"/>
        </w:rPr>
        <w:t xml:space="preserve"> Head an Bord war. Eingetragen war er als Flugbegleiter unter dem Namen „Joost </w:t>
      </w:r>
      <w:r w:rsidRPr="00944672">
        <w:rPr>
          <w:rFonts w:ascii="Arial" w:hAnsi="Arial" w:cs="Arial"/>
          <w:noProof/>
          <w:sz w:val="24"/>
          <w:szCs w:val="24"/>
        </w:rPr>
        <w:t>Soetebaum</w:t>
      </w:r>
      <w:r w:rsidRPr="00944672">
        <w:rPr>
          <w:rFonts w:ascii="Arial" w:hAnsi="Arial" w:cs="Arial"/>
          <w:sz w:val="24"/>
          <w:szCs w:val="24"/>
        </w:rPr>
        <w:t>“, vermeintlicher niederländischer Staatsangehöriger.</w:t>
      </w:r>
    </w:p>
    <w:p w14:paraId="79B6B927"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Der niederländische AIVD, hatte Malaysia Airlines um diesen Gefallen gebeten und kam auch für die Flugkosten auf. Dass Herr van der Dijkstraat / </w:t>
      </w:r>
      <w:r w:rsidRPr="00944672">
        <w:rPr>
          <w:rFonts w:ascii="Arial" w:hAnsi="Arial" w:cs="Arial"/>
          <w:noProof/>
          <w:sz w:val="24"/>
          <w:szCs w:val="24"/>
        </w:rPr>
        <w:t>Soetebaum</w:t>
      </w:r>
      <w:r w:rsidRPr="00944672">
        <w:rPr>
          <w:rFonts w:ascii="Arial" w:hAnsi="Arial" w:cs="Arial"/>
          <w:sz w:val="24"/>
          <w:szCs w:val="24"/>
        </w:rPr>
        <w:t xml:space="preserve"> mit dem Mitreisenden niederländischen Abgeordneten </w:t>
      </w:r>
      <w:r w:rsidRPr="00944672">
        <w:rPr>
          <w:rFonts w:ascii="Arial" w:hAnsi="Arial" w:cs="Arial"/>
          <w:noProof/>
          <w:sz w:val="24"/>
          <w:szCs w:val="24"/>
        </w:rPr>
        <w:t>Witteveen</w:t>
      </w:r>
      <w:r w:rsidRPr="00944672">
        <w:rPr>
          <w:rFonts w:ascii="Arial" w:hAnsi="Arial" w:cs="Arial"/>
          <w:sz w:val="24"/>
          <w:szCs w:val="24"/>
        </w:rPr>
        <w:t xml:space="preserve"> bekannt war, war eine Koinzidenz und es lässt sich kein Zusammenhang hierzu darstellen.</w:t>
      </w:r>
    </w:p>
    <w:p w14:paraId="71E9F9F6"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Die obenstehenden Informationen wurden an den BND vom AIVD übergeben. Der BND hat die Informationen, soweit bekannt an das Hamburger LKA weitergeleitet und um weiter Informationen / Aufklärung gebeten.</w:t>
      </w:r>
    </w:p>
    <w:p w14:paraId="382748AE"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LKA und Staatsanwaltschaft haben die Ermittlungen beauftragt, es liegt keine prioritäre Bearbeitungsanweisung vor; die Hamburger Kriminalpolizei ermittelt. </w:t>
      </w:r>
    </w:p>
    <w:p w14:paraId="561C0DDB"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Es wurde ein Durchsuchungsbeschluss für die Wohnung von Herrn van der Dijkstraat / </w:t>
      </w:r>
      <w:r w:rsidRPr="00944672">
        <w:rPr>
          <w:rFonts w:ascii="Arial" w:hAnsi="Arial" w:cs="Arial"/>
          <w:noProof/>
          <w:sz w:val="24"/>
          <w:szCs w:val="24"/>
        </w:rPr>
        <w:t>Soetebaum</w:t>
      </w:r>
      <w:r w:rsidRPr="00944672">
        <w:rPr>
          <w:rFonts w:ascii="Arial" w:hAnsi="Arial" w:cs="Arial"/>
          <w:sz w:val="24"/>
          <w:szCs w:val="24"/>
        </w:rPr>
        <w:t xml:space="preserve"> erwirkt. Ermittelte Wohnanschrift: Deichstraße 24, Hamburg.</w:t>
      </w:r>
    </w:p>
    <w:p w14:paraId="0D4C71D0"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Bei der Durchsuchung der Wohnung von Joost van der Dijkstraat in Hamburg wurden Dokumente gefunden, welche an seinen Verleger weitergereicht wurden. Der Verleger wurde darüber informiert, dass Kopien der Unterlagen der polizeilichen Untersuchungsakte beigefügt wurden.</w:t>
      </w:r>
    </w:p>
    <w:p w14:paraId="48B6F794"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Informationen/Dokumente welche in der Wohnung des Joost van der Dijkstraat gefunden wurden:</w:t>
      </w:r>
    </w:p>
    <w:p w14:paraId="2E44B964"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1. Geschichtliches zu Korea, 1 kleine Akte</w:t>
      </w:r>
    </w:p>
    <w:p w14:paraId="1D88F5E4"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2. Informationen im internationalen Bankwesen, 2 Ordner</w:t>
      </w:r>
    </w:p>
    <w:p w14:paraId="2A4DE706"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3. Informationen zu nordkoreanischer Marine, 1 kleine Akte</w:t>
      </w:r>
    </w:p>
    <w:p w14:paraId="09A497B1"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4. Recherchematerial zu Flug MH370, 10 Ordner</w:t>
      </w:r>
    </w:p>
    <w:p w14:paraId="0A5C11DC"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5. Unfalluntersuchungsbericht New York, 2011, 6 Seiten</w:t>
      </w:r>
    </w:p>
    <w:p w14:paraId="0925CD03"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6. diverse elektronisch gespeicherte Materialien zu anderen Themen.</w:t>
      </w:r>
    </w:p>
    <w:p w14:paraId="0A36A663"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Von diesen Materialien wurden Duplikate erstellt. Je ein Satz zur Verteilung an LKA und BND.</w:t>
      </w:r>
    </w:p>
    <w:p w14:paraId="6D99E394"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p>
    <w:p w14:paraId="43BC86C6" w14:textId="77777777" w:rsidR="00944672" w:rsidRPr="00944672" w:rsidRDefault="00944672" w:rsidP="00944672">
      <w:pPr>
        <w:suppressAutoHyphens/>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w:t>
      </w:r>
    </w:p>
    <w:p w14:paraId="328B23E3"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p>
    <w:p w14:paraId="1EEC79A8" w14:textId="77777777" w:rsidR="00944672" w:rsidRPr="00944672" w:rsidRDefault="00944672" w:rsidP="00944672">
      <w:pPr>
        <w:suppressAutoHyphens/>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„Oh man, Beamtendeutsch ist schon anders.“ Dachte sich Corinna, als Sie die Unterlagen zu lesen begann. Aber sobald sie an die zusammengetragenen Daten kam, wurde sie gepackt. Erstaunlich, was Joost hier zusammengetragen hatte.</w:t>
      </w:r>
    </w:p>
    <w:p w14:paraId="7103F2BA"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Erst hatte Sie geflucht, als ihr aufgetragen wurde, die Materialien zu sichten, aber Joost und Sie waren beide Mitglieder im internationalen Recherchenetzwerk, und da lag es nahe, dass sich jemand aus dem Netzwerk um die Datensichtung kümmern musste, um gegebenenfalls die Untersuchung fortführen zu können.</w:t>
      </w:r>
    </w:p>
    <w:p w14:paraId="3F83BB76"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Die zwei anderen Kollegen aus Norddeutschland waren mit anderen Projekten beschäftigt, und Sie hatte gerade einen umfangreichen Bericht über Schlepperstrukturen veröffentlicht, der hohe Welle geschlagen hatte.</w:t>
      </w:r>
    </w:p>
    <w:p w14:paraId="3BBB7B4E"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Das ICIJ - </w:t>
      </w:r>
      <w:r w:rsidRPr="00944672">
        <w:rPr>
          <w:rFonts w:ascii="Arial" w:hAnsi="Arial" w:cs="Arial"/>
          <w:noProof/>
          <w:sz w:val="24"/>
          <w:szCs w:val="24"/>
        </w:rPr>
        <w:t>International</w:t>
      </w:r>
      <w:r w:rsidRPr="00944672">
        <w:rPr>
          <w:rFonts w:ascii="Arial" w:hAnsi="Arial" w:cs="Arial"/>
          <w:sz w:val="24"/>
          <w:szCs w:val="24"/>
        </w:rPr>
        <w:t xml:space="preserve"> </w:t>
      </w:r>
      <w:r w:rsidRPr="00944672">
        <w:rPr>
          <w:rFonts w:ascii="Arial" w:hAnsi="Arial" w:cs="Arial"/>
          <w:noProof/>
          <w:sz w:val="24"/>
          <w:szCs w:val="24"/>
        </w:rPr>
        <w:t>Consortium</w:t>
      </w:r>
      <w:r w:rsidRPr="00944672">
        <w:rPr>
          <w:rFonts w:ascii="Arial" w:hAnsi="Arial" w:cs="Arial"/>
          <w:sz w:val="24"/>
          <w:szCs w:val="24"/>
        </w:rPr>
        <w:t xml:space="preserve"> </w:t>
      </w:r>
      <w:r w:rsidRPr="00944672">
        <w:rPr>
          <w:rFonts w:ascii="Arial" w:hAnsi="Arial" w:cs="Arial"/>
          <w:noProof/>
          <w:sz w:val="24"/>
          <w:szCs w:val="24"/>
        </w:rPr>
        <w:t>of</w:t>
      </w:r>
      <w:r w:rsidRPr="00944672">
        <w:rPr>
          <w:rFonts w:ascii="Arial" w:hAnsi="Arial" w:cs="Arial"/>
          <w:sz w:val="24"/>
          <w:szCs w:val="24"/>
        </w:rPr>
        <w:t xml:space="preserve"> </w:t>
      </w:r>
      <w:r w:rsidRPr="00944672">
        <w:rPr>
          <w:rFonts w:ascii="Arial" w:hAnsi="Arial" w:cs="Arial"/>
          <w:noProof/>
          <w:sz w:val="24"/>
          <w:szCs w:val="24"/>
        </w:rPr>
        <w:t>Investigative</w:t>
      </w:r>
      <w:r w:rsidRPr="00944672">
        <w:rPr>
          <w:rFonts w:ascii="Arial" w:hAnsi="Arial" w:cs="Arial"/>
          <w:sz w:val="24"/>
          <w:szCs w:val="24"/>
        </w:rPr>
        <w:t xml:space="preserve"> </w:t>
      </w:r>
      <w:r w:rsidRPr="00944672">
        <w:rPr>
          <w:rFonts w:ascii="Arial" w:hAnsi="Arial" w:cs="Arial"/>
          <w:noProof/>
          <w:sz w:val="24"/>
          <w:szCs w:val="24"/>
        </w:rPr>
        <w:t>Journalists</w:t>
      </w:r>
      <w:r w:rsidRPr="00944672">
        <w:rPr>
          <w:rFonts w:ascii="Arial" w:hAnsi="Arial" w:cs="Arial"/>
          <w:sz w:val="24"/>
          <w:szCs w:val="24"/>
        </w:rPr>
        <w:t xml:space="preserve"> ist eine einzigartige Organisation. Als gemeinnützige Organisation mit Sitz in den USA ist sie sowohl ein kleiner, findiger Newsroom mit einem eigenen Berichtsteam als auch ein globales Netzwerk von Reportern und Medienorganisationen, die zusammenarbeiten, um die wichtigsten Geschichten der Welt zu untersuchen. Die ICIJ stützt sich uns auf das Fachwissen und die Reichweite ihres Netzwerks und arbeitet an bahnbrechenden Untersuchungen, um die Wahrheit ans Licht zu bringen und die Mächtigen zur Rechenschaft ziehen will. Dabei werden gleichzeitig die höchsten Standards in Bezug auf Fairness und Genauigkeit einhalten.</w:t>
      </w:r>
    </w:p>
    <w:p w14:paraId="22762638"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Corinna war durch Joost in das Netzwerk gekommen, und da sie immer auf Ihre Kollegen in anderen Ländern zurückgreifen konnte, kam sie auch leichter an bestimmte Informationen heran. So hatte Sie in Ihrer letzten Recherche Hilfe aus Algerien von </w:t>
      </w:r>
      <w:r w:rsidRPr="00944672">
        <w:rPr>
          <w:rFonts w:ascii="Arial" w:hAnsi="Arial" w:cs="Arial"/>
          <w:noProof/>
          <w:sz w:val="24"/>
          <w:szCs w:val="24"/>
        </w:rPr>
        <w:t>Lyas</w:t>
      </w:r>
      <w:r w:rsidRPr="00944672">
        <w:rPr>
          <w:rFonts w:ascii="Arial" w:hAnsi="Arial" w:cs="Arial"/>
          <w:sz w:val="24"/>
          <w:szCs w:val="24"/>
        </w:rPr>
        <w:t xml:space="preserve"> </w:t>
      </w:r>
      <w:r w:rsidRPr="00944672">
        <w:rPr>
          <w:rFonts w:ascii="Arial" w:hAnsi="Arial" w:cs="Arial"/>
          <w:noProof/>
          <w:sz w:val="24"/>
          <w:szCs w:val="24"/>
        </w:rPr>
        <w:t>Hallas</w:t>
      </w:r>
      <w:r w:rsidRPr="00944672">
        <w:rPr>
          <w:rFonts w:ascii="Arial" w:hAnsi="Arial" w:cs="Arial"/>
          <w:sz w:val="24"/>
          <w:szCs w:val="24"/>
        </w:rPr>
        <w:t xml:space="preserve"> erhalten, der ihr einige Türen öffnen konnte und mit Ihren Informationen eine eigene Geschichte gemacht hatte. Eine Hand wäscht die andere, wie es so schön heißt.</w:t>
      </w:r>
    </w:p>
    <w:p w14:paraId="29A505BE"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Eigentlich war sie erschöpft und wollte etwas Pause machen, aber dann kamen diese Informationen.</w:t>
      </w:r>
    </w:p>
    <w:p w14:paraId="3ADA03DE"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Joost war freischaffend für den Spiegel tätig. Im Herbst 2014 wollte der Spiegel ein Online-Portal live schalten und hatte allen Freelancern gesagt, dass deren </w:t>
      </w:r>
      <w:r w:rsidRPr="00944672">
        <w:rPr>
          <w:rFonts w:ascii="Arial" w:hAnsi="Arial" w:cs="Arial"/>
          <w:noProof/>
          <w:sz w:val="24"/>
          <w:szCs w:val="24"/>
        </w:rPr>
        <w:t>Stories</w:t>
      </w:r>
      <w:r w:rsidRPr="00944672">
        <w:rPr>
          <w:rFonts w:ascii="Arial" w:hAnsi="Arial" w:cs="Arial"/>
          <w:sz w:val="24"/>
          <w:szCs w:val="24"/>
        </w:rPr>
        <w:t xml:space="preserve"> auf jeden Fall online und ggf. im Heft veröffentlicht werden. Die Journalisten hatten gemurrt, denn keiner wusste, ob das Portal funktionieren würde, und der Spiegel wollte auch nur weniger zahlen. Die Begründung </w:t>
      </w:r>
      <w:r w:rsidRPr="00944672">
        <w:rPr>
          <w:rFonts w:ascii="Arial" w:hAnsi="Arial" w:cs="Arial"/>
          <w:noProof/>
          <w:sz w:val="24"/>
          <w:szCs w:val="24"/>
        </w:rPr>
        <w:t>des ‚Spiegel</w:t>
      </w:r>
      <w:r w:rsidRPr="00944672">
        <w:rPr>
          <w:rFonts w:ascii="Arial" w:hAnsi="Arial" w:cs="Arial"/>
          <w:sz w:val="24"/>
          <w:szCs w:val="24"/>
        </w:rPr>
        <w:t>‘ war, dass so auf jeden Fall eine Veröffentlichung gewährleistet werden konnte, und die Regel war: Geld nur bei Veröffentlichung.</w:t>
      </w:r>
    </w:p>
    <w:p w14:paraId="58D33E2E"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Da so gleichzeitig mehr Material veröffentlicht werden würde, wollte der Verlag auch nur noch weniger bezahlen.</w:t>
      </w:r>
    </w:p>
    <w:p w14:paraId="3B053F15"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lastRenderedPageBreak/>
        <w:t>Sie hatte veröffentlicht und der ‚Spiegel‘ hatte sie gebeten, die Daten zu sichten. Sollte sich eine Geschichte ergeben, würde diese auf jeden Fall durch den Verlag abgenommen werden. So ein Angebot bekam man auch nicht oft, also hatte Sie ja gesagt und die Unterlagen wurden per Kurier zu Ihr nach Hause gebracht.</w:t>
      </w:r>
    </w:p>
    <w:p w14:paraId="5351D056"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Als sie den kleinen, beiliegenden Hefter zur Hand nahm, konnte Sie erkennen, dass zu oberst ein Deckblatt mit Grundsatzinformationen vorhanden war.</w:t>
      </w:r>
    </w:p>
    <w:p w14:paraId="04B24691"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Dort stand zu lesen:</w:t>
      </w:r>
    </w:p>
    <w:p w14:paraId="4649DB8D"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b/>
          <w:bCs/>
          <w:sz w:val="24"/>
          <w:szCs w:val="24"/>
        </w:rPr>
      </w:pPr>
      <w:r w:rsidRPr="00944672">
        <w:rPr>
          <w:rFonts w:ascii="Arial" w:hAnsi="Arial" w:cs="Arial"/>
          <w:b/>
          <w:bCs/>
          <w:sz w:val="24"/>
          <w:szCs w:val="24"/>
        </w:rPr>
        <w:t>Deckblatt zu einem Finanznetzwerk mit Basis in Korea.</w:t>
      </w:r>
    </w:p>
    <w:p w14:paraId="1A7896E1"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Dieser Hefter wurde angelegt, damit sich ein dritter meine Recherchen einarbeiten kann. Die in den Ordnern gesammelten Informationen, Clustern insgesamt drei verschiedene Bereiche:</w:t>
      </w:r>
    </w:p>
    <w:p w14:paraId="1F40E35F"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I) Unstimmigkeiten beim Verschwinden von Flug MH 370</w:t>
      </w:r>
    </w:p>
    <w:p w14:paraId="175F7EBE"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II) geschichtlicher Hintergrund Korea</w:t>
      </w:r>
    </w:p>
    <w:p w14:paraId="458E0096"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III) Aufbau des Bankenwesens und des Schattenbankenwesens</w:t>
      </w:r>
    </w:p>
    <w:p w14:paraId="73B951DB"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Nachtrag: Ich arbeite gerade an einer Personendatenbank, dafür sollte ein separater Ordner vorhanden sein.</w:t>
      </w:r>
    </w:p>
    <w:p w14:paraId="278636D2"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Anmerkung zum weiteren Vorgehen: Das Material ist zu umfangreich, um es in einem Artikel darzustellen/zu komprimieren, ich denke, dass das Material in einem Buch veröffentlicht werden muss.</w:t>
      </w:r>
    </w:p>
    <w:p w14:paraId="62F1DE4B"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Es bieten sich zwei Artikel an:</w:t>
      </w:r>
    </w:p>
    <w:p w14:paraId="73E9D270"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Banken und Schattenbanken (eventuell Handelsblatt oder Wirtschaftswoche anfragen) – Corinna kannte natürlich beide Blätter:</w:t>
      </w:r>
    </w:p>
    <w:p w14:paraId="6C3B01CE"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Das </w:t>
      </w:r>
      <w:r w:rsidRPr="00944672">
        <w:rPr>
          <w:rFonts w:ascii="Arial" w:hAnsi="Arial" w:cs="Arial"/>
          <w:i/>
          <w:iCs/>
          <w:sz w:val="24"/>
          <w:szCs w:val="24"/>
        </w:rPr>
        <w:t>Handelsblatt</w:t>
      </w:r>
      <w:r w:rsidRPr="00944672">
        <w:rPr>
          <w:rFonts w:ascii="Arial" w:hAnsi="Arial" w:cs="Arial"/>
          <w:sz w:val="24"/>
          <w:szCs w:val="24"/>
        </w:rPr>
        <w:t xml:space="preserve"> ist eine deutsche Tageszeitung. Die Wirtschafts- und Finanzzeitung in deutscher Sprache wird von der Düsseldorfer Handelsblatt Media Group publiziert.</w:t>
      </w:r>
    </w:p>
    <w:p w14:paraId="2EC12410"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Die Wirtschaftswoche ist eine deutsche Wirtschaftszeitschrift. Die </w:t>
      </w:r>
      <w:r w:rsidRPr="00944672">
        <w:rPr>
          <w:rFonts w:ascii="Arial" w:hAnsi="Arial" w:cs="Arial"/>
          <w:i/>
          <w:iCs/>
          <w:sz w:val="24"/>
          <w:szCs w:val="24"/>
        </w:rPr>
        <w:t>Wirtschaftswoche</w:t>
      </w:r>
      <w:r w:rsidRPr="00944672">
        <w:rPr>
          <w:rFonts w:ascii="Arial" w:hAnsi="Arial" w:cs="Arial"/>
          <w:sz w:val="24"/>
          <w:szCs w:val="24"/>
        </w:rPr>
        <w:t xml:space="preserve"> hat ihren Redaktionssitz in Düsseldorf und wird von der Handelsblatt Media Group herausgegeben. Sie erscheint wöchentlich immer freitags und ist Pflichtblatt der Wertpapierbörsen in Frankfurt am Main und Düsseldorf.</w:t>
      </w:r>
    </w:p>
    <w:p w14:paraId="429146C4"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Ihr viel sofort auf, dass, wenn Joost daran gedacht hatte, dort zu veröffentlichen, er eine ziemlich gute Datenbasis haben musste, denn die Ansprüche an die Veröffentlichungen in diesen beiden Publikationen waren extrem hoch, da beide mit dieser Qualität auch ihren Ruf untermauerten.</w:t>
      </w:r>
    </w:p>
    <w:p w14:paraId="5A549595"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Personen / Verbindungen von grauem Finanzmarkt und Schwarzgeld zu Persönlichkeiten im öffentlichen Leben (Spiegel)</w:t>
      </w:r>
    </w:p>
    <w:p w14:paraId="79FB60CC"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Dass Joost diesen Artikel dem Spiegel zuschlug, war wohl seinem Verhältnis zum Verlag geschuldet. Trotzdem war davon auszugehen, dass es sich nicht um einen profanen Society-Text handeln würde, sondern, dass auch hier fundiert dargestellt werden würde.</w:t>
      </w:r>
    </w:p>
    <w:p w14:paraId="3BBD72FD"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lastRenderedPageBreak/>
        <w:t>Denn, Joost van der Dijkstraat hatte sich den Ruf erarbeitet, dass er immer wohl recherchierte Artikel veröffentlichte, die sich auch vor Gericht behaupteten. Joost war so manches Mal verklagt worden, aber immer hatten die Gerichte seine Recherche bestätigt.</w:t>
      </w:r>
    </w:p>
    <w:p w14:paraId="6DF11791"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p>
    <w:p w14:paraId="552216B4" w14:textId="77777777" w:rsidR="00944672" w:rsidRPr="00944672" w:rsidRDefault="00944672" w:rsidP="00944672">
      <w:pPr>
        <w:suppressAutoHyphens/>
        <w:autoSpaceDE w:val="0"/>
        <w:autoSpaceDN w:val="0"/>
        <w:adjustRightInd w:val="0"/>
        <w:spacing w:after="0" w:line="292" w:lineRule="auto"/>
        <w:jc w:val="both"/>
        <w:rPr>
          <w:rFonts w:ascii="Arial" w:hAnsi="Arial" w:cs="Arial"/>
          <w:sz w:val="24"/>
          <w:szCs w:val="24"/>
        </w:rPr>
      </w:pPr>
      <w:r w:rsidRPr="00944672">
        <w:rPr>
          <w:rFonts w:ascii="Arial" w:hAnsi="Arial" w:cs="Arial"/>
          <w:noProof/>
          <w:sz w:val="24"/>
          <w:szCs w:val="24"/>
        </w:rPr>
        <w:t>***</w:t>
      </w:r>
    </w:p>
    <w:p w14:paraId="17CDC924"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p>
    <w:p w14:paraId="4CAA2412" w14:textId="77777777" w:rsidR="00944672" w:rsidRPr="00944672" w:rsidRDefault="00944672" w:rsidP="00944672">
      <w:pPr>
        <w:suppressAutoHyphens/>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Über das Verschwinden von Flug MH 370 hatte Corinna wie alle anderen aus der Zeitung erfahren und war einigermaßen darüber im Bilde, was vorgefallen war. Anscheinend war das Flugzeug irgendwo zwischen Australien und Antarktis ins Meer gestürzt und verschwunden. Diesen Teil würde sie später lesen.</w:t>
      </w:r>
    </w:p>
    <w:p w14:paraId="3636B702"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Sie blätterte etwas vor, zu dem Teil, der sich mit koreanischer Geschichte befasst, und setzte sich bequem hin.</w:t>
      </w:r>
    </w:p>
    <w:p w14:paraId="6C1793DA"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„Mal sehen, warum Joost sich mit koreanischer Geschichte befasst hat.“ Dachte Sie bei sich und begann zu lesen. Was sie vor sich hatte, waren Computerausdrucke, die mit handschriftlichen Notizen versehen waren. Gleich bei der ersten Anmerkung stöhnte sie auf, weil Joost eine so schreckliche Handschrift hatte.</w:t>
      </w:r>
    </w:p>
    <w:p w14:paraId="5F900103"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Anmerkung: Ich muss zu diesen Themen Professor Mark Peterson, </w:t>
      </w:r>
      <w:r w:rsidRPr="00944672">
        <w:rPr>
          <w:rFonts w:ascii="Arial" w:hAnsi="Arial" w:cs="Arial"/>
          <w:noProof/>
          <w:sz w:val="24"/>
          <w:szCs w:val="24"/>
        </w:rPr>
        <w:t>Bringham</w:t>
      </w:r>
      <w:r w:rsidRPr="00944672">
        <w:rPr>
          <w:rFonts w:ascii="Arial" w:hAnsi="Arial" w:cs="Arial"/>
          <w:sz w:val="24"/>
          <w:szCs w:val="24"/>
        </w:rPr>
        <w:t xml:space="preserve"> Young Universität kontaktieren. Falls ich etwas übersehen habe. – stand handschriftlich neben dem Text. </w:t>
      </w:r>
    </w:p>
    <w:p w14:paraId="3283C2CE"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p>
    <w:p w14:paraId="03D53633" w14:textId="77777777" w:rsidR="00944672" w:rsidRPr="00944672" w:rsidRDefault="00944672" w:rsidP="00944672">
      <w:pPr>
        <w:suppressAutoHyphens/>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w:t>
      </w:r>
    </w:p>
    <w:p w14:paraId="258D0271"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p>
    <w:p w14:paraId="2DA38092" w14:textId="77777777" w:rsidR="00944672" w:rsidRPr="00944672" w:rsidRDefault="00944672" w:rsidP="00944672">
      <w:pPr>
        <w:suppressAutoHyphens/>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 xml:space="preserve">Im Text stand: </w:t>
      </w:r>
    </w:p>
    <w:p w14:paraId="74881A82"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Nach </w:t>
      </w:r>
      <w:r w:rsidRPr="00944672">
        <w:rPr>
          <w:rFonts w:ascii="Arial" w:hAnsi="Arial" w:cs="Arial"/>
          <w:noProof/>
          <w:sz w:val="24"/>
          <w:szCs w:val="24"/>
        </w:rPr>
        <w:t>abendländischer</w:t>
      </w:r>
      <w:r w:rsidRPr="00944672">
        <w:rPr>
          <w:rFonts w:ascii="Arial" w:hAnsi="Arial" w:cs="Arial"/>
          <w:sz w:val="24"/>
          <w:szCs w:val="24"/>
        </w:rPr>
        <w:t xml:space="preserve"> </w:t>
      </w:r>
      <w:r w:rsidRPr="00944672">
        <w:rPr>
          <w:rFonts w:ascii="Arial" w:hAnsi="Arial" w:cs="Arial"/>
          <w:noProof/>
          <w:sz w:val="24"/>
          <w:szCs w:val="24"/>
        </w:rPr>
        <w:t>Zeitrechnung</w:t>
      </w:r>
      <w:r w:rsidRPr="00944672">
        <w:rPr>
          <w:rFonts w:ascii="Arial" w:hAnsi="Arial" w:cs="Arial"/>
          <w:sz w:val="24"/>
          <w:szCs w:val="24"/>
        </w:rPr>
        <w:t xml:space="preserve"> existierte das Königreich Baekje, seit dem Jahr 18 von Christus und alle Quellen deuten auf eine Auslöschung des </w:t>
      </w:r>
      <w:r w:rsidRPr="00944672">
        <w:rPr>
          <w:rFonts w:ascii="Arial" w:hAnsi="Arial" w:cs="Arial"/>
          <w:noProof/>
          <w:sz w:val="24"/>
          <w:szCs w:val="24"/>
        </w:rPr>
        <w:t>Königsreiches</w:t>
      </w:r>
      <w:r w:rsidRPr="00944672">
        <w:rPr>
          <w:rFonts w:ascii="Arial" w:hAnsi="Arial" w:cs="Arial"/>
          <w:sz w:val="24"/>
          <w:szCs w:val="24"/>
        </w:rPr>
        <w:t xml:space="preserve"> im Jahr 660 nach Christus. Zum Höhepunkt seiner Macht reichte das Reich vom heutigen Pyeongyang bis an die Südspitze der koreanischen Halbinsel und bedeckte damit den gesamten Südwesten der koreanischen Halbinsel. </w:t>
      </w:r>
    </w:p>
    <w:p w14:paraId="246DD348"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Dem Königreich Baekje wird nachgesagt, dass es eine bedeutende regionale Seemacht mit politischen und Handelsbeziehungen zu China und Japan war. Seine nautischen Fähigkeiten, vergleichbar mit denen der Phönizier, die viel später existierten, trugen maßgeblich zur Verbreitung des Buddhismus in ganz Ostasien und der kontinentalen Kultur in Japan bei. 660 wurde es von einer Allianz aus dem Königreich ‚Silla‘ und der chinesischen ‚Tang-Dynastie‘ besiegt und dem vereinigten ‚Silla‘ unterworfen. </w:t>
      </w:r>
    </w:p>
    <w:p w14:paraId="244F33EB"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Abweichend aller koreanischen Gegebenheiten, wurden alle Mitglieder der Herrscherfamilie und alle Adligen getötet. Das ist insofern etwas Besonderes, als dass damit alle Namen ausgelöscht wurden. Dieses ist in bzw. nach keinem anderen Krieg in Korea passiert. </w:t>
      </w:r>
    </w:p>
    <w:p w14:paraId="0D879225"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p>
    <w:p w14:paraId="24FE4BC4" w14:textId="77777777" w:rsidR="00944672" w:rsidRPr="00944672" w:rsidRDefault="00944672" w:rsidP="00944672">
      <w:pPr>
        <w:suppressAutoHyphens/>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lastRenderedPageBreak/>
        <w:t>***</w:t>
      </w:r>
    </w:p>
    <w:p w14:paraId="4AAD6C21"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7A1A043A"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commentReference w:id="472"/>
      </w:r>
      <w:r w:rsidRPr="00944672">
        <w:rPr>
          <w:rFonts w:ascii="Arial" w:hAnsi="Arial" w:cs="Arial"/>
          <w:sz w:val="24"/>
          <w:szCs w:val="24"/>
        </w:rPr>
        <w:t xml:space="preserve">&gt;&gt;&gt; </w:t>
      </w:r>
      <w:r w:rsidRPr="00944672">
        <w:rPr>
          <w:rFonts w:ascii="Arial" w:hAnsi="Arial" w:cs="Arial"/>
          <w:b/>
          <w:bCs/>
          <w:sz w:val="24"/>
          <w:szCs w:val="24"/>
        </w:rPr>
        <w:t xml:space="preserve">Königreich Baekje, Korea, 650-660 AD </w:t>
      </w:r>
      <w:r w:rsidRPr="00944672">
        <w:rPr>
          <w:rFonts w:ascii="Arial" w:hAnsi="Arial" w:cs="Arial"/>
          <w:sz w:val="24"/>
          <w:szCs w:val="24"/>
        </w:rPr>
        <w:t>&lt;&lt;&lt;</w:t>
      </w:r>
    </w:p>
    <w:p w14:paraId="532127E5"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Im Jahr 600 nach Christi hatte sich das Königreich Baekje zu einer, nein sogar zu der regionalen Handelsmacht entwickelt und etabliert. Doch in dieser Zeit unternahm das Königreich </w:t>
      </w:r>
      <w:r w:rsidRPr="00944672">
        <w:rPr>
          <w:rFonts w:ascii="Arial" w:hAnsi="Arial" w:cs="Arial"/>
          <w:noProof/>
          <w:sz w:val="24"/>
          <w:szCs w:val="24"/>
        </w:rPr>
        <w:t>Goguryeo</w:t>
      </w:r>
      <w:r w:rsidRPr="00944672">
        <w:rPr>
          <w:rFonts w:ascii="Arial" w:hAnsi="Arial" w:cs="Arial"/>
          <w:sz w:val="24"/>
          <w:szCs w:val="24"/>
        </w:rPr>
        <w:t xml:space="preserve"> im Norden Koreas immer wieder aggressive Positionen gegen das Königreich </w:t>
      </w:r>
      <w:r w:rsidRPr="00944672">
        <w:rPr>
          <w:rFonts w:ascii="Arial" w:hAnsi="Arial" w:cs="Arial"/>
          <w:noProof/>
          <w:sz w:val="24"/>
          <w:szCs w:val="24"/>
        </w:rPr>
        <w:t>Silla</w:t>
      </w:r>
      <w:r w:rsidRPr="00944672">
        <w:rPr>
          <w:rFonts w:ascii="Arial" w:hAnsi="Arial" w:cs="Arial"/>
          <w:sz w:val="24"/>
          <w:szCs w:val="24"/>
        </w:rPr>
        <w:t xml:space="preserve"> im Südosten der koreanischen Halbinsel und gegen die ‚Tang‘ in China ein. Silla reagierte, indem es sich schließlich eng mit Tang China verbündete und das Königreich Baekje in der Mitte bedrohte.</w:t>
      </w:r>
    </w:p>
    <w:p w14:paraId="3A045BBA"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Die Hauptstadt des Königreiches von Baekje war die Festung </w:t>
      </w:r>
      <w:r w:rsidRPr="00944672">
        <w:rPr>
          <w:rFonts w:ascii="Arial" w:hAnsi="Arial" w:cs="Arial"/>
          <w:noProof/>
          <w:sz w:val="24"/>
          <w:szCs w:val="24"/>
        </w:rPr>
        <w:t>Busosanseong</w:t>
      </w:r>
      <w:r w:rsidRPr="00944672">
        <w:rPr>
          <w:rFonts w:ascii="Arial" w:hAnsi="Arial" w:cs="Arial"/>
          <w:sz w:val="24"/>
          <w:szCs w:val="24"/>
        </w:rPr>
        <w:t xml:space="preserve"> in Buyeo. Die Festung war auch unter dem Namen Sabi, Sabiseong oder Soburiseong bekannt. Aus heutiger Sicht ist das wahrscheinlich Dialekt-Varianten. Die Festung selber besteht aus der inneren Festung, die durch Straßen geteilt ist, welche wiederum auf den königlichen Palast zentriert sind. Einer Verteidigungsfestung namens ‚Buso Mountain Fortress‘ und Außenmauern, die den Palast umgeben. Der innere Teil der Festung umfasst 5 Bezirke, in denen die Grenzen eines jeden des Bezirks durch Felsen, Dachziegel und Holztafeln mit dem Namen der Verwaltungsgebiete bestätigt wurde. </w:t>
      </w:r>
    </w:p>
    <w:p w14:paraId="543FB8C0"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Im Jahr 641 nach Christus starb König </w:t>
      </w:r>
      <w:r w:rsidRPr="00944672">
        <w:rPr>
          <w:rFonts w:ascii="Arial" w:hAnsi="Arial" w:cs="Arial"/>
          <w:noProof/>
          <w:sz w:val="24"/>
          <w:szCs w:val="24"/>
        </w:rPr>
        <w:t>Mu</w:t>
      </w:r>
      <w:r w:rsidRPr="00944672">
        <w:rPr>
          <w:rFonts w:ascii="Arial" w:hAnsi="Arial" w:cs="Arial"/>
          <w:sz w:val="24"/>
          <w:szCs w:val="24"/>
        </w:rPr>
        <w:t xml:space="preserve"> von Baekje und Uija, sein erster Sohn, folgte auf dem Thron. Uija unternahm verschiedene Angriffe gegen das Königreich Silla und sein Berater Buyeo Seong'chung versuchte immer wieder, dem König zu raten, sein Verhalten zu ändern. Verärgert über seinen Rat brachte ihn der König ins Gefängnis. Im Jahr 655 begab sich Folgendes:</w:t>
      </w:r>
    </w:p>
    <w:p w14:paraId="2B9F70D9"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An den Ufern des Seidenflusses, des Geumgang, wurde die Stadt Sabi vor 117 Jahren zur Hauptstadt von Baekje, da sich die alte Hauptstadt schlechter verteidigen ließ und in Sabi die Festung einen Berg im Rücken hatte. In dieser Zeit hatte sich eine wichtige kulturelle Szene entwickelt die z.B. mit ihren Tempelbauten auch andere Gebiete, z.B. auch Japan, beeinflusste. Mit Japan und den chinesischen Provinzen am gelben Meer bestanden enger Handelskontakt, da der Seidenfluss bis Sabi schiffbar war. Dieses war einer der Faktoren, der die wirtschaftliche und kulturelle Stärke des Königreiches begründete.</w:t>
      </w:r>
    </w:p>
    <w:p w14:paraId="1EB8F92B"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An einem sonnigen Nachmittag im April des Jahres 655 nach Christus erreichte ein Bote des Hauses Hyeop das Gebäude im dritten Bezirk, das von dem ehrenwerten Kaufmann Mok bewohnt und bewirtschaftet wurde. Nachdem er in den Hof vorgelassen wurde, überbrachte er die Einladung zu einem gemeinsamen Essen, das 4 Tage später im Haus seines Herren stattfinden sollte. Er informierte den Kaufmann Mok darüber, dass auch der Kaufmann Baek zu diesem Essen erscheinen würde, und dass er diesen gleich aufsuchen würde, um die Einladung zu überbringen. Herr Mok möchte bitte bis morgen, seinen Herrn, den Kaufmann Hyeop, darüber informieren, ob er die Einladung annehmen </w:t>
      </w:r>
      <w:r w:rsidRPr="00944672">
        <w:rPr>
          <w:rFonts w:ascii="Arial" w:hAnsi="Arial" w:cs="Arial"/>
          <w:sz w:val="24"/>
          <w:szCs w:val="24"/>
        </w:rPr>
        <w:lastRenderedPageBreak/>
        <w:t>würde. Der Bote verließ den Hof und machte sich auf zum Hause des Kaufmanns Baek, um diesen eine gleichlautende Einladung zu überbringen.</w:t>
      </w:r>
    </w:p>
    <w:p w14:paraId="393BB346"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Die Einladung löste Verwirrung aus, da die drei Kaufmannshäuser nicht in direkter Konkurrenz standen und auch verschiedene Schwerpunkte im Handelsgeschäft gesetzt wurden, gab es keine direkte Möglichkeit der Zusammenarbeit. Aber eben diese Unabhängigkeit voneinander war es auch, die</w:t>
      </w:r>
      <w:ins w:id="473" w:author="Jens Schnügger" w:date="2021-05-23T15:28:00Z">
        <w:r w:rsidRPr="00944672">
          <w:rPr>
            <w:rFonts w:ascii="Arial" w:hAnsi="Arial" w:cs="Arial"/>
            <w:sz w:val="24"/>
            <w:szCs w:val="24"/>
          </w:rPr>
          <w:t xml:space="preserve"> die</w:t>
        </w:r>
      </w:ins>
      <w:r w:rsidRPr="00944672">
        <w:rPr>
          <w:rFonts w:ascii="Arial" w:hAnsi="Arial" w:cs="Arial"/>
          <w:sz w:val="24"/>
          <w:szCs w:val="24"/>
        </w:rPr>
        <w:t xml:space="preserve"> Neugier auslöste, was der Kaufmann Hyeop mit dieser Einladung bezwecken würde.</w:t>
      </w:r>
    </w:p>
    <w:p w14:paraId="4259574D"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Beide entsandten also einen Boten, der die Einladung annahm. Ein sonniger Apriltag neigte sich dem Ende und als die Sonne die Bergspitze des Berges </w:t>
      </w:r>
      <w:r w:rsidRPr="00944672">
        <w:rPr>
          <w:rFonts w:ascii="Arial" w:hAnsi="Arial" w:cs="Arial"/>
          <w:noProof/>
          <w:sz w:val="24"/>
          <w:szCs w:val="24"/>
        </w:rPr>
        <w:t>Busosan</w:t>
      </w:r>
      <w:r w:rsidRPr="00944672">
        <w:rPr>
          <w:rFonts w:ascii="Arial" w:hAnsi="Arial" w:cs="Arial"/>
          <w:sz w:val="24"/>
          <w:szCs w:val="24"/>
        </w:rPr>
        <w:t xml:space="preserve"> in Sabi berührte, erschienen die Kaufleute Mok und </w:t>
      </w:r>
      <w:r w:rsidRPr="00944672">
        <w:rPr>
          <w:rFonts w:ascii="Arial" w:hAnsi="Arial" w:cs="Arial"/>
          <w:noProof/>
          <w:sz w:val="24"/>
          <w:szCs w:val="24"/>
        </w:rPr>
        <w:t>Beak</w:t>
      </w:r>
      <w:r w:rsidRPr="00944672">
        <w:rPr>
          <w:rFonts w:ascii="Arial" w:hAnsi="Arial" w:cs="Arial"/>
          <w:sz w:val="24"/>
          <w:szCs w:val="24"/>
        </w:rPr>
        <w:t xml:space="preserve"> im Hofe des Hauses von Kaufmann Hyeop im ersten Bezirk zum verabredeten Abendessen.</w:t>
      </w:r>
    </w:p>
    <w:p w14:paraId="7876FAC3"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„Verehrte Kollegen Kaufleute, ich freue mich, dass Sie meine Einladung nachgekommen sind.“ Begrüßte Sie der Kaufmann Hyeop. </w:t>
      </w:r>
    </w:p>
    <w:p w14:paraId="077F0A39"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Die Eingangshalle des Hauses war geräumig und mit verschiedenen Schmuckstücken aus Japan dekoriert, und plötzlich wussten die beiden eingeladenen, was die Gemeinsamkeit war: Alle drei hatten ihren Handelsschwerpunkt mit Japan, da sie aber in verschiedenen Gebiete und Bereichen agierten, waren sie sich nie wirklich begegnet beziehungsweise in die Quere gekommen. </w:t>
      </w:r>
    </w:p>
    <w:p w14:paraId="2FB7D818"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Herr Hyeop sah, dass die Augen der beiden sich kurz weiteten, als sie dieses erkannten und lächelte sie an. „Ich sehe, dass Sie verstehen. Wenn ich Sie hereinbitten darf?“</w:t>
      </w:r>
    </w:p>
    <w:p w14:paraId="3AE9CAB7" w14:textId="77777777" w:rsidR="00944672" w:rsidRPr="00944672" w:rsidRDefault="00944672" w:rsidP="00944672">
      <w:pPr>
        <w:suppressAutoHyphens/>
        <w:autoSpaceDE w:val="0"/>
        <w:autoSpaceDN w:val="0"/>
        <w:adjustRightInd w:val="0"/>
        <w:spacing w:after="0" w:line="292" w:lineRule="auto"/>
        <w:ind w:firstLine="227"/>
        <w:jc w:val="both"/>
        <w:rPr>
          <w:rFonts w:ascii="Arial" w:hAnsi="Arial" w:cs="Arial"/>
          <w:sz w:val="24"/>
          <w:szCs w:val="24"/>
        </w:rPr>
      </w:pPr>
    </w:p>
    <w:p w14:paraId="36129896" w14:textId="77777777" w:rsidR="00944672" w:rsidRPr="00944672" w:rsidRDefault="00944672" w:rsidP="00944672">
      <w:pPr>
        <w:suppressAutoHyphens/>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w:t>
      </w:r>
    </w:p>
    <w:p w14:paraId="02747EA0" w14:textId="77777777" w:rsidR="00944672" w:rsidRPr="00944672" w:rsidRDefault="00944672" w:rsidP="00944672">
      <w:pPr>
        <w:keepNext/>
        <w:keepLines/>
        <w:pageBreakBefore/>
        <w:numPr>
          <w:ilvl w:val="0"/>
          <w:numId w:val="1"/>
        </w:numPr>
        <w:suppressAutoHyphens/>
        <w:autoSpaceDE w:val="0"/>
        <w:autoSpaceDN w:val="0"/>
        <w:adjustRightInd w:val="0"/>
        <w:spacing w:before="744" w:after="120" w:line="417" w:lineRule="auto"/>
        <w:jc w:val="center"/>
        <w:outlineLvl w:val="0"/>
        <w:rPr>
          <w:rFonts w:ascii="Arial" w:hAnsi="Arial" w:cs="Arial"/>
          <w:b/>
          <w:bCs/>
          <w:sz w:val="24"/>
          <w:szCs w:val="24"/>
        </w:rPr>
      </w:pPr>
      <w:bookmarkStart w:id="474" w:name="Veränderungen"/>
      <w:bookmarkEnd w:id="474"/>
      <w:r w:rsidRPr="00944672">
        <w:rPr>
          <w:rFonts w:ascii="Arial" w:hAnsi="Arial" w:cs="Arial"/>
          <w:b/>
          <w:bCs/>
          <w:sz w:val="24"/>
          <w:szCs w:val="24"/>
        </w:rPr>
        <w:lastRenderedPageBreak/>
        <w:t xml:space="preserve">- </w:t>
      </w:r>
      <w:del w:id="475" w:author="info" w:date="2025-01-03T10:40:00Z">
        <w:r w:rsidRPr="00944672" w:rsidDel="00000013">
          <w:rPr>
            <w:rFonts w:ascii="Arial" w:hAnsi="Arial" w:cs="Arial"/>
            <w:b/>
            <w:bCs/>
            <w:sz w:val="24"/>
            <w:szCs w:val="24"/>
          </w:rPr>
          <w:delText>Veränderungen</w:delText>
        </w:r>
      </w:del>
      <w:ins w:id="476" w:author="info" w:date="2025-01-03T10:40:00Z">
        <w:r w:rsidRPr="00944672">
          <w:rPr>
            <w:rFonts w:ascii="Arial" w:hAnsi="Arial" w:cs="Arial"/>
            <w:b/>
            <w:bCs/>
            <w:sz w:val="24"/>
            <w:szCs w:val="24"/>
          </w:rPr>
          <w:t>Malysia</w:t>
        </w:r>
      </w:ins>
    </w:p>
    <w:p w14:paraId="4A2A6238"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commentReference w:id="477"/>
      </w:r>
      <w:r w:rsidRPr="00944672">
        <w:rPr>
          <w:rFonts w:ascii="Arial" w:hAnsi="Arial" w:cs="Arial"/>
          <w:sz w:val="24"/>
          <w:szCs w:val="24"/>
        </w:rPr>
        <w:t>&gt;&gt;&gt; Malaysia, Royal Belum National Park, 04. Februar 2015 &lt;&lt;&lt;</w:t>
      </w:r>
    </w:p>
    <w:p w14:paraId="5706CA9F"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Seit einer Woche verfolgten Sie eine Schmugglerbande. Diese Bande operierte im Gebiet rund um die Stadt Gerik </w:t>
      </w:r>
      <w:r w:rsidRPr="00944672">
        <w:rPr>
          <w:rFonts w:ascii="Arial" w:hAnsi="Arial" w:cs="Arial"/>
          <w:noProof/>
          <w:sz w:val="24"/>
          <w:szCs w:val="24"/>
        </w:rPr>
        <w:t>und</w:t>
      </w:r>
      <w:r w:rsidRPr="00944672">
        <w:rPr>
          <w:rFonts w:ascii="Arial" w:hAnsi="Arial" w:cs="Arial"/>
          <w:sz w:val="24"/>
          <w:szCs w:val="24"/>
        </w:rPr>
        <w:t xml:space="preserve"> </w:t>
      </w:r>
      <w:r w:rsidRPr="00944672">
        <w:rPr>
          <w:rFonts w:ascii="Arial" w:hAnsi="Arial" w:cs="Arial"/>
          <w:noProof/>
          <w:sz w:val="24"/>
          <w:szCs w:val="24"/>
        </w:rPr>
        <w:t>machte</w:t>
      </w:r>
      <w:r w:rsidRPr="00944672">
        <w:rPr>
          <w:rFonts w:ascii="Arial" w:hAnsi="Arial" w:cs="Arial"/>
          <w:sz w:val="24"/>
          <w:szCs w:val="24"/>
        </w:rPr>
        <w:t xml:space="preserve">, mit </w:t>
      </w:r>
      <w:r w:rsidRPr="00944672">
        <w:rPr>
          <w:rFonts w:ascii="Arial" w:hAnsi="Arial" w:cs="Arial"/>
          <w:noProof/>
          <w:sz w:val="24"/>
          <w:szCs w:val="24"/>
        </w:rPr>
        <w:t>brutalen</w:t>
      </w:r>
      <w:r w:rsidRPr="00944672">
        <w:rPr>
          <w:rFonts w:ascii="Arial" w:hAnsi="Arial" w:cs="Arial"/>
          <w:sz w:val="24"/>
          <w:szCs w:val="24"/>
        </w:rPr>
        <w:t xml:space="preserve"> Überfällen, von sich reden.</w:t>
      </w:r>
    </w:p>
    <w:p w14:paraId="3A982328"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Wann </w:t>
      </w:r>
      <w:r w:rsidRPr="00944672">
        <w:rPr>
          <w:rFonts w:ascii="Arial" w:hAnsi="Arial" w:cs="Arial"/>
          <w:noProof/>
          <w:sz w:val="24"/>
          <w:szCs w:val="24"/>
        </w:rPr>
        <w:t>immer</w:t>
      </w:r>
      <w:r w:rsidRPr="00944672">
        <w:rPr>
          <w:rFonts w:ascii="Arial" w:hAnsi="Arial" w:cs="Arial"/>
          <w:sz w:val="24"/>
          <w:szCs w:val="24"/>
        </w:rPr>
        <w:t xml:space="preserve"> ein Unternehmer kein Schutzgeld zahlen wollte oder konnte, kam es zu Gewaltexzessen. Ein Kaufmann musste zusehen, wie erst sein Ladengeschäft abgebrannt wurde, und im Anschluss wurden, vor seinen Augen, zwei seiner Angestellten erschossen. Dem Inhaber wurden das rechte Bein und der linke Arm gebrochen.</w:t>
      </w:r>
    </w:p>
    <w:p w14:paraId="798996D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Trotz dieser Gewalt hatte sich der Kaufmann an die Special Branch gewandt, die </w:t>
      </w:r>
      <w:r w:rsidRPr="00944672">
        <w:rPr>
          <w:rFonts w:ascii="Arial" w:hAnsi="Arial" w:cs="Arial"/>
          <w:noProof/>
          <w:sz w:val="24"/>
          <w:szCs w:val="24"/>
        </w:rPr>
        <w:t>jetzt</w:t>
      </w:r>
      <w:r w:rsidRPr="00944672">
        <w:rPr>
          <w:rFonts w:ascii="Arial" w:hAnsi="Arial" w:cs="Arial"/>
          <w:sz w:val="24"/>
          <w:szCs w:val="24"/>
        </w:rPr>
        <w:t xml:space="preserve"> die Verfolgung der Banditen aufgenommen hatte.</w:t>
      </w:r>
    </w:p>
    <w:p w14:paraId="2E6D7441"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Gerik liegt nahe der Grenze nach Thailand und die Gangster hatten sich immer wieder vor der Verfolgung nach Thailand abgesetzt. Die Kampfgruppe hatte den Auftrag, die Gangster festzusetzen.</w:t>
      </w:r>
    </w:p>
    <w:p w14:paraId="38119EAE"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Der Regenwald machte seinen Namen alle Ehre. Von den Blättern der Bäume rieselte das Wasser. Von </w:t>
      </w:r>
      <w:r w:rsidRPr="00944672">
        <w:rPr>
          <w:rFonts w:ascii="Arial" w:hAnsi="Arial" w:cs="Arial"/>
          <w:noProof/>
          <w:sz w:val="24"/>
          <w:szCs w:val="24"/>
        </w:rPr>
        <w:t>unten</w:t>
      </w:r>
      <w:r w:rsidRPr="00944672">
        <w:rPr>
          <w:rFonts w:ascii="Arial" w:hAnsi="Arial" w:cs="Arial"/>
          <w:sz w:val="24"/>
          <w:szCs w:val="24"/>
        </w:rPr>
        <w:t xml:space="preserve"> erhoben sich Schwaden, die aufstiegen, verdunsteten </w:t>
      </w:r>
      <w:r w:rsidRPr="00944672">
        <w:rPr>
          <w:rFonts w:ascii="Arial" w:hAnsi="Arial" w:cs="Arial"/>
          <w:noProof/>
          <w:sz w:val="24"/>
          <w:szCs w:val="24"/>
        </w:rPr>
        <w:t>und</w:t>
      </w:r>
      <w:r w:rsidRPr="00944672">
        <w:rPr>
          <w:rFonts w:ascii="Arial" w:hAnsi="Arial" w:cs="Arial"/>
          <w:sz w:val="24"/>
          <w:szCs w:val="24"/>
        </w:rPr>
        <w:t xml:space="preserve"> wieder gen Boden tropften.</w:t>
      </w:r>
    </w:p>
    <w:p w14:paraId="1701547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Die Special Branch hatte ihr bestes Team, den Zug 1 der P-Squad, nach Gerik entsandt.</w:t>
      </w:r>
    </w:p>
    <w:p w14:paraId="291288F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Einen Tag nach dem Notruf war der Zug in Kampfstärke im Ort und nahm erste Erkundigungen vor. Wie zu erwarten, hatten die Anwohner Angst, und Sie verloren </w:t>
      </w:r>
      <w:r w:rsidRPr="00944672">
        <w:rPr>
          <w:rFonts w:ascii="Arial" w:hAnsi="Arial" w:cs="Arial"/>
          <w:noProof/>
          <w:sz w:val="24"/>
          <w:szCs w:val="24"/>
        </w:rPr>
        <w:t>wertvolle</w:t>
      </w:r>
      <w:r w:rsidRPr="00944672">
        <w:rPr>
          <w:rFonts w:ascii="Arial" w:hAnsi="Arial" w:cs="Arial"/>
          <w:sz w:val="24"/>
          <w:szCs w:val="24"/>
        </w:rPr>
        <w:t xml:space="preserve"> Zeit, bis Sie wussten, wohin die Gangster verschwunden waren.</w:t>
      </w:r>
    </w:p>
    <w:p w14:paraId="471C3701"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Über die Route 4 waren sie in Richtung Jeli aufgebrochen. Da es normales Verhalten der Gesetzlosen war, sich nach Thailand abzusetzen, wurde davon ausgegangen, dass sie einen Weg durch den Royal Belum Nationl Park nach Thailand nehmen würden.</w:t>
      </w:r>
    </w:p>
    <w:p w14:paraId="2076F6B5"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Die Bande operierte </w:t>
      </w:r>
      <w:r w:rsidRPr="00944672">
        <w:rPr>
          <w:rFonts w:ascii="Arial" w:hAnsi="Arial" w:cs="Arial"/>
          <w:noProof/>
          <w:sz w:val="24"/>
          <w:szCs w:val="24"/>
        </w:rPr>
        <w:t>hier</w:t>
      </w:r>
      <w:r w:rsidRPr="00944672">
        <w:rPr>
          <w:rFonts w:ascii="Arial" w:hAnsi="Arial" w:cs="Arial"/>
          <w:sz w:val="24"/>
          <w:szCs w:val="24"/>
        </w:rPr>
        <w:t xml:space="preserve"> </w:t>
      </w:r>
      <w:r w:rsidRPr="00944672">
        <w:rPr>
          <w:rFonts w:ascii="Arial" w:hAnsi="Arial" w:cs="Arial"/>
          <w:noProof/>
          <w:sz w:val="24"/>
          <w:szCs w:val="24"/>
        </w:rPr>
        <w:t>schon</w:t>
      </w:r>
      <w:r w:rsidRPr="00944672">
        <w:rPr>
          <w:rFonts w:ascii="Arial" w:hAnsi="Arial" w:cs="Arial"/>
          <w:sz w:val="24"/>
          <w:szCs w:val="24"/>
        </w:rPr>
        <w:t xml:space="preserve"> länger, </w:t>
      </w:r>
      <w:r w:rsidRPr="00944672">
        <w:rPr>
          <w:rFonts w:ascii="Arial" w:hAnsi="Arial" w:cs="Arial"/>
          <w:noProof/>
          <w:sz w:val="24"/>
          <w:szCs w:val="24"/>
        </w:rPr>
        <w:t>so das</w:t>
      </w:r>
      <w:r w:rsidRPr="00944672">
        <w:rPr>
          <w:rFonts w:ascii="Arial" w:hAnsi="Arial" w:cs="Arial"/>
          <w:sz w:val="24"/>
          <w:szCs w:val="24"/>
        </w:rPr>
        <w:t xml:space="preserve"> ebenfalls davon ausgegangen werden konnte, dass sie verschiedene Fluchtrouten haben würden.</w:t>
      </w:r>
    </w:p>
    <w:p w14:paraId="0EE3535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In Kuala Lumpur wurde entschieden, dass der Zug 2 zusätzlich an dem Einsatz teilnehmen würde. Zugführerin war Chand Sahib ‚Bibi‘ Kaur, die sich nach einer harten Prüfung gegen Ahmad ‚Ahab‘ Muhaddir durchgesetzt hatte. </w:t>
      </w:r>
    </w:p>
    <w:p w14:paraId="42005B4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Ahab wurde ihr Stellvertreter. Beide wollten die Leistung Ihres Zuges verbessern, </w:t>
      </w:r>
      <w:r w:rsidRPr="00944672">
        <w:rPr>
          <w:rFonts w:ascii="Arial" w:hAnsi="Arial" w:cs="Arial"/>
          <w:noProof/>
          <w:sz w:val="24"/>
          <w:szCs w:val="24"/>
        </w:rPr>
        <w:t>so das</w:t>
      </w:r>
      <w:r w:rsidRPr="00944672">
        <w:rPr>
          <w:rFonts w:ascii="Arial" w:hAnsi="Arial" w:cs="Arial"/>
          <w:sz w:val="24"/>
          <w:szCs w:val="24"/>
        </w:rPr>
        <w:t xml:space="preserve"> Zug 1 nicht mehr die unbestrittene Nummer 1 war. Im internen Ranking aller Züge war Zug 2 etablierter zweiter, aber Bibi und Ahab sahen noch Luft nach oben.</w:t>
      </w:r>
    </w:p>
    <w:p w14:paraId="22B9F77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Dass Sie jetzt eine gemeinsame Operation mit Zug 1 machten, war eine der seltenen Gelegenheiten von den Taktiken und Verhaltensweisen der ‚Einser‘ zu lernen.</w:t>
      </w:r>
    </w:p>
    <w:p w14:paraId="5356D60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Die ‚Einser‘ hatten die Bande bis zum Seegebiet des Tasik Temenggor verfolgt. Hier war die Bande auf zwei Boote umgestiegen. Für Drohnen war es zu spät, da man nicht wusste, wo man suchen sollte. </w:t>
      </w:r>
    </w:p>
    <w:p w14:paraId="455D05C2"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lastRenderedPageBreak/>
        <w:t>Vor der Brücke über den See war eine Kaserne. Die Soldaten waren in Alarm versetzt worden und kontrollierten jedes Fahrzeug. Zug 2 wurde per Helikopter direkt zum Landeplatz auf dem Kasernengelände geflogen.</w:t>
      </w:r>
    </w:p>
    <w:p w14:paraId="1CB2C70F"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noProof/>
          <w:sz w:val="24"/>
          <w:szCs w:val="24"/>
        </w:rPr>
        <w:t>Ungefähr</w:t>
      </w:r>
      <w:r w:rsidRPr="00944672">
        <w:rPr>
          <w:rFonts w:ascii="Arial" w:hAnsi="Arial" w:cs="Arial"/>
          <w:sz w:val="24"/>
          <w:szCs w:val="24"/>
        </w:rPr>
        <w:t xml:space="preserve"> fünf Straßen-Kilometer vor der Brücke hatte die Bande die Straße verlassen, und überwanden eine Strecke von 500 Meter Luftlinie, um an eine Bucht zu gelangen, an der Sie Boote bereitliegen hatten.</w:t>
      </w:r>
    </w:p>
    <w:p w14:paraId="118B4D4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Geografisch führte der Weg Sie zwar an der Kaserne vorbei, bei Nacht und in </w:t>
      </w:r>
      <w:r w:rsidRPr="00944672">
        <w:rPr>
          <w:rFonts w:ascii="Arial" w:hAnsi="Arial" w:cs="Arial"/>
          <w:noProof/>
          <w:sz w:val="24"/>
          <w:szCs w:val="24"/>
        </w:rPr>
        <w:t>langsamer</w:t>
      </w:r>
      <w:r w:rsidRPr="00944672">
        <w:rPr>
          <w:rFonts w:ascii="Arial" w:hAnsi="Arial" w:cs="Arial"/>
          <w:sz w:val="24"/>
          <w:szCs w:val="24"/>
        </w:rPr>
        <w:t xml:space="preserve"> Fahrt würde Ihnen das gelingen, da der See an dieser Stelle 500 Meter breit war.</w:t>
      </w:r>
    </w:p>
    <w:p w14:paraId="2820C442"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Eine andere Route konnte ausgeschlossen werden, da kein anderer Weg Richtung Thailand führte.</w:t>
      </w:r>
    </w:p>
    <w:p w14:paraId="0C15F08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Eine Rundfrage ergab eine verspätete Antwort von Camp Angkatan Tentera, dass dort zwei Bote vorbeigefahren waren. Die Soldaten hatte sie für Touristenboote gehalten, die Touristen hatten ihnen zugewinkt.</w:t>
      </w:r>
    </w:p>
    <w:p w14:paraId="40B9D2C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Die Kaserne stellten den Soldaten Boote und Bootsführer zur Verfügung, damit die beiden Züge die Verfolgung aufnehmen konnten.</w:t>
      </w:r>
    </w:p>
    <w:p w14:paraId="33D8AED5"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Zug zwei hielt kurz am Camp Angkatan Tentera und ließ sich alle verfügbaren Informationen geben. Der Leutnant, der das Camp leitete, sah die Soldaten kommen und wusste, dass es besser war, vollständig zu kooperieren. Seine Soldaten sahen die Kommandosoldaten und hielten instinktiv Abstand. Hier lag Ärger in der Luft.</w:t>
      </w:r>
    </w:p>
    <w:p w14:paraId="1AB7E93D"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Bei der Befragung stellte sich heraus, dass einer der Soldaten aus der Region kam und sich hier gut auskannte.</w:t>
      </w:r>
    </w:p>
    <w:p w14:paraId="1C7B840E"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Die Zugführerin rief ihn zu sich. „Prebet! Sie kennen sich hier aus?“ „Ja, Staf Sarjan.“ Kam die ängstliche Antwort. „Gut. Wenn man von hier nach Thailand flüchten will, welchen Weg würden Sie dann nehmen.“ „Es gibt zwei Möglichkeiten. Oberhalb des Camps führt ein Flussarm nach rechts, besser Nordnordwest. Das ist der kürzeste Weg, aber der ist sehr beschwerlich. Ich würde dem See, Luftlinie 5 Kilometer folgen und den nächsten Arm nach Nordnordwest folgen. Nach rund 10 Seekilometern geht der See in einen Fluss über. Dem folgen Sie noch einmal 2 Kilometer, danach geht es nur noch durch den Wald. Luftlinie sind das noch 6 Kilometer, aber durch die Berge verlängert sich der Weg auf gut 10-12 Kilometer.“</w:t>
      </w:r>
    </w:p>
    <w:p w14:paraId="4985DE15"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„Würden Sie den See eher verlassen?“ „Nein, eher würde den Landweg nur komplizierter gestalten.“ „Danke, Prebet, Sie können wegtreten.“ „Ja, Staf Saran.“ Sagte der ängstliche Soldat, dann fasste er seinen ganzen Mut zusammen: „Staf Saran?“ „Ja?!“ „Krigen Sie die?“ Jetzt lächelte Bibi, „Ganz bestimmt!“ Dann überlegte Sie kurz und sagte dann, „Wenn Ihre Beschreibung zutreffend ist, müssen wir sie im Wald einholen. Haben Sie noch einen Tipp?“ „Leider nein. Im Wald gibt es zwei Routen, da sich der Weg teilt. Mehr kann ich nicht dazu sagen.“ „Danke, das war ein guter Hinweis.“</w:t>
      </w:r>
    </w:p>
    <w:p w14:paraId="2FA5B308"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lastRenderedPageBreak/>
        <w:t>Bibi drehte sich zu Ihrem Funker: „Sagen Sie Zug 1 Bescheid. Wir fahren den beschriebenen Weg. Wir gehen volles Risiko und vertrauen dem Prebet Jang und seiner Beschreibung.“ Private Jang hörte das und freute sich über diese Reaktion.</w:t>
      </w:r>
    </w:p>
    <w:p w14:paraId="02D206DD"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„Zum Boot! Wir müssen los!“ Befahl Bibi und alle liefen zu dem Boot. Dem Fahrer befahl Bibi: „Wir fahren Vollgas, bis wir Zug 1 eingeholt haben. Die sind vor uns und prüfen die Ufer, so das wir gut aufholen können.“ Natürlich würden Sie während der Fahrt auch das Ufer absuchen, aber Sie ging davon aus, dass der Private recht hatte.</w:t>
      </w:r>
    </w:p>
    <w:p w14:paraId="4E5DEE4D"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Bei der Abzweigung nach Nordnordwest hatten sie das andere Boot eingeholt. Ab jetzt fuhren die Boote versetzt, um die Ufer besser im Blick halten zu können.</w:t>
      </w:r>
    </w:p>
    <w:p w14:paraId="048BEBA7"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 Wie Private Jang es beschrieben hatte, hörte der See auf und ging in einen Zufluss über. Was Jang nicht gesagt hatte, war, dass die Flusswindungen durch offenes Gelände gingen und von allen Seiten gut einsehbar waren. Die Boote fuhren in großem Abstand, so das sie kein leichtes Ziel boten. Dann kamen Sie an die Stelle, an der die Verbrecher den Fluss verlassen hatten. Die Stelle war leicht zu erkennen, denn die Boote lagen dort am Strand.</w:t>
      </w:r>
    </w:p>
    <w:p w14:paraId="06DC0A76"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Die Soldaten verließen die Boote und die Fluchtboote wurden von den eigenen Booten in Schlepptau genommen. Damit war den Gangstern der Rückweg per Boot nicht mehr möglich.</w:t>
      </w:r>
    </w:p>
    <w:p w14:paraId="428A0B76"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Zug 1 übernahm die Führung, Zug 2 übernahm die Deckung, so drangen sie in den Dschungel ein.</w:t>
      </w:r>
    </w:p>
    <w:p w14:paraId="44E6895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Sie erreichten die von, Pevat Jang beschriebene Gabelung. </w:t>
      </w:r>
    </w:p>
    <w:p w14:paraId="5B30399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Zwei Handzeichen. Alle gingen in Deckung und je ein Scout überprüfte einen Abzweig. Der Scout von Zug 2 kam als Erster zurück. „Eine falsche Spur!“ Darauf kam das Kommando: „Abrücken.“ Nachdem sie 20 Minuten gegangen waren, fanden sie den Scout auf einem Felsen sitzend und wartend. „Kommt ihr auch schon?“ Grinste er, dann sagte er: „Die müssen schwer tragen, die Spuren sind tief eingerückt. Selbst die Büsche haben Beschädigungen. Und ... Nein, das keine absichtliche Spur. Dafür sind die Beschädigungen zu unregelmäßig.“ Der Scout von Zug 2 nutzte die Gelegenheit, die Spuren zu prüfen, und war voller Respekt vor seinem Kollegen.</w:t>
      </w:r>
    </w:p>
    <w:p w14:paraId="641DD49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Sie drangen tiefer in den Regenwald ein. Plötzlich sahen alle das Kommando der geballten erhobenen Faust. Das internationale Zeichen für Stopp. Dann gingen drei Finger in die Höhe und die Mitglieder hörten noch: ‚Tucan‘, dann war Zug 1 plötzlich wie vom Boden verschwunden.</w:t>
      </w:r>
    </w:p>
    <w:p w14:paraId="67712E98"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Bibi konnte kaum glauben, was Sie da eben erlebt hatte. ‚Tucan‘ war der Befehl für ‚Macht Euch unsichtbar‘. Es war klar, dass hier jetzt Gefahr drohte, sofort reagierte sie und winkte mit je zwei Fingern gleichzeitig nach rechts und links. Die Hälfte Ihrer Leute verschwanden nach rechts und links, um die Umgebung zu sichern. Der Rest fächerte sich auf, um kein leichtes Ziel zu bieten.</w:t>
      </w:r>
    </w:p>
    <w:p w14:paraId="7C156E95"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lastRenderedPageBreak/>
        <w:t xml:space="preserve">Der Scout ging nach von, um den Weg zu sichern, vorsichtig pirschten Sie weiter. Nach rund 800 Metern kamen Sie an eine Lichtung und blieben in Deckung. Dieser Ort war prädestiniert für eine Falle. </w:t>
      </w:r>
    </w:p>
    <w:p w14:paraId="5D40438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Ein Soldat in der Uniform der thailändischen Spezialkräfte trat auf die Lichtung. Er hob den Arm und zeigte mit der ganzen Hand auf Bibi und sagte dann: „Sein Sie bitte so freundlich, nehmen Sie die Gewehre runter und kommen Sie heraus.“ Natürlich bewegte sich keiner. Dann raschelte es hinter Bibi. Sie fuhr herum, hatte die Waffe direkt im Anschlag, und sah in das Gewehr eines thailändischen Soldaten. Sie senkte die Waffe und erhob sich. Das Gewehr gab ihr ein Zeichen, dass Sie zur Lichtung gehen sollte.</w:t>
      </w:r>
    </w:p>
    <w:p w14:paraId="056ADC5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„Mein Name ist Captain Ingkaphirom. Ich habe schon von einer malaiischen Spezialeinheit gehört, die von einer Frau befehligt wird. Angeblich soll Sie sehr gut sein. Dafür aber, waren Sie leicht zu überwältigen. Darf ich fragen, was Sie jenseits der Grenze, bei uns in Thailand suchen.?“</w:t>
      </w:r>
    </w:p>
    <w:p w14:paraId="6F93068F"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„Captain Ingkaphirom, es mir ein Vergnügen, Sie kennenlernen zu dürfen. Nach meiner Information sind jedoch Sie ‚jenseits der Grenze‘, wie Sie es nennen. Wir verfolgen eine Bande von Verbrechern, die bereits mehrere Menschen ermordet haben. Darf ich fragen, ob Ihnen vor kurzem Menschen hier begegnet sind?“</w:t>
      </w:r>
    </w:p>
    <w:p w14:paraId="766F94CE"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„Das mit der Grenze können wir klären. Darf ich vorschlagen, dass Ihr Scout dort, er zeigte auf einen Teil des Waldes, aus dem jetzt der Scout mit erhobenen Armen kam, sich mit meinem Scout, hinter ihm, über die aktuelle Position verständigen?“ Sagte der Thai mit der üblichen Freundlichkeit seines Volkes. „... Und würden Sie mir Ihren Namen verraten?“</w:t>
      </w:r>
    </w:p>
    <w:p w14:paraId="31ACA297"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 „Captain Ingkaphirom, darf ich davon ausgehen, dass Sie drei Soldaten abgestellt haben, die die Umgebung sichern sollen?“ Fragte Bibi unschuldig. „Und davon zwei für die nähere Umgebung sowie einen Scharfschützen etwas entfernt?“</w:t>
      </w:r>
    </w:p>
    <w:p w14:paraId="46E64928"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„Was bitte veranlasst Sie zu dieser Frage?“ Fragte Captain Ingkaphirom jetzt etwas irritiert. „Nun ja, die beiden Gefangenen hinter Ihnen, sehen wie thailändische Soldaten aus. Und bei dem Scharfschützen gehe ich davon aus, dass er sich nicht melden wird.“ Jetzt lächelte Bibi den Captain an. „Zudem wäre ich Ihnen sehr verbunden, wenn Sie jetzt bitte die Hände heben würden, Captain Ingkaphirom.“ In diesem Augenblick traten alle Thai Soldaten mit erhobenen Händen auf die Lichtung, jeweils gefolgt von einem malaiischen Soldaten.</w:t>
      </w:r>
    </w:p>
    <w:p w14:paraId="0B915641"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„Ich darf sagen, dass Ihnen die Überraschung gelungen ist. Warum sind Sie sich so sicher mit dem Scharfschützen?“ Fragte Captain Ingkaphirom.</w:t>
      </w:r>
    </w:p>
    <w:p w14:paraId="61A6C378"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„Mein Name ist Staf Saran Chand Sahib Kaur, P-Squad, Zug 2.“ antwortete Bibi, „Wenn Sie jetzt bitte Ihren Scharfschützen anfunken würden?!“ Der Captain zeigte auf einen Soldaten. „Darf er?“ Bibi nickte. Der Soldat sprach in sein Funkgerät, dann blickte er zu seinem Captain. „Eine Frau Pegawai Waran Chow?! Sie sagt, Sie hätte Sie im Visier, und </w:t>
      </w:r>
      <w:r w:rsidRPr="00944672">
        <w:rPr>
          <w:rFonts w:ascii="Arial" w:hAnsi="Arial" w:cs="Arial"/>
          <w:sz w:val="24"/>
          <w:szCs w:val="24"/>
        </w:rPr>
        <w:lastRenderedPageBreak/>
        <w:t>dass Gewehr sei etwas kopflastig. Dem Lance Corporal ginge es gut, er habe sich von dem Schock schnell erholt.“</w:t>
      </w:r>
    </w:p>
    <w:p w14:paraId="55A5B3D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„Dann gehe ich davon aus, dass Pegawai Waran Chow die Frau ist, von der ich gehört habe?“ Jetzt nickte Bibi und sagte, bitte sagen Sie Ihrem Lance Corporal, dass er doch bitte, ohne Widerstand zu leisten, zu uns auf die Lichtung kommt.“ Der Captain nickte dem Funker zu, der den Befehl weitergab. Als Antwort klickte das Funkgerät einmal.</w:t>
      </w:r>
    </w:p>
    <w:p w14:paraId="50F18331"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Nach rund 10 Minuten erschien der Lance Corporal gefolgt von Satria Chow. Beide gingen entspannt, jeder wusste, wer der andere war.</w:t>
      </w:r>
    </w:p>
    <w:p w14:paraId="5C42D63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Tia sah zu Bibi und sagte: „Entschuldige, dass ich Dich habe in die Falle laufen lassen. Wir hatten alles unter Kontrolle.“</w:t>
      </w:r>
    </w:p>
    <w:p w14:paraId="0B2055D8"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„Ich habe heute wieder viel von Dir gelernt, aber mulmig war mir trotzdem.“</w:t>
      </w:r>
    </w:p>
    <w:p w14:paraId="728A07D9"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Tia drehte sich zu dem Captain. „Captain Ingkaphirom, wenn ich das richtig sehe, fehlt Ihnen ein Mann. Wir haben Spuren gesehen, die nach Nordwesten führen.“ Begann Tia, „Ist es richtig, dass Sie eine Gruppe von Menschen gesehen haben, die Ihnen gesagt hat, dass wir kommen würden? Und ist es weiterhin richtig, dass Sie diese Gruppe, vorsichtshalber, observieren lassen?“</w:t>
      </w:r>
    </w:p>
    <w:p w14:paraId="345BFB81"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Der Captain nickte, „Jetzt bin ich mir sicher, dass Sie die Dame sind, von der ich gehört habe. Und ja, Sie habe recht.“</w:t>
      </w:r>
    </w:p>
    <w:p w14:paraId="47CC5E7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„Vielen Dank für die Antwort.“ Sagte Tia. Sie schaute sich kurz um, sah die beiden Scouts und winkte beide zu sich heran. Obwohl sie keine Befehlsgewalt über die thailändischen Soldaten hatte, gehorchte der Thai. Dann verglichen die beiden die Position und einigten sich darauf, dass diese Lichtung exakt auf der Grenze lag.</w:t>
      </w:r>
    </w:p>
    <w:p w14:paraId="065052C6"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„Captain, wir müssen leider thailändischen Boden betreten, um der Gangster habhaft zu werden. Würden Sie die Führung übernehmen, damit wir diese Bastarde hochnehmen können?“ Der Tonfall in Tias Stimme sagte alles. </w:t>
      </w:r>
    </w:p>
    <w:p w14:paraId="5284261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„Im Sinne der internationalen Verständigung, würde ich vorschlagen, dass wir eine gemeinsame Übung durchführen.“ „Gut, Vorschlag angenommen. Ich vermute, Sie würden gern als Beobachter die Übung verfolgen?“ Das war die charmante Art, ihm zu sagen, dass er nichts zu sagen hatte. „Meine Soldaten wollten imm schon einmal Einblicke in die malayischen Taktiken bekommen. Da sie zu dieser Übung zwei Züge mitgebracht habe, würde ich vorschlagen, dass ich meinen Zug hälftig teile?!“ „Mein lieber Captain Ingkaphirom, das wäre genau mein Vorschlag gewesen. Wollen Sie mich begleiten?!“ </w:t>
      </w:r>
    </w:p>
    <w:p w14:paraId="32B6D225"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Die Thai teilten sich auf, dann wurde die Aufgabenverteilung vorgenommen. Tia schaute zu Bibi: „Bibi, Dein Scout geht mit dem Thai,“ Sie schaute in die Runde, eine Hand ging hoch, Sie nickte dem Thai zu. „Voraus und Ihr verfolgt die Bande.“ Jetzt blickte Sie den thailändischen Scharfschützen an: „Wo können die uns einen Hinterhalt legen? Und wo können wir die abfangen?“ Der Scharfschütze schaute kurz zu seinem Captain, der nickte, dann sagte der Scharfschütze, während er eine Karte herausholte: „Pegawai </w:t>
      </w:r>
      <w:r w:rsidRPr="00944672">
        <w:rPr>
          <w:rFonts w:ascii="Arial" w:hAnsi="Arial" w:cs="Arial"/>
          <w:sz w:val="24"/>
          <w:szCs w:val="24"/>
        </w:rPr>
        <w:lastRenderedPageBreak/>
        <w:t xml:space="preserve">Waran, wenn Ihnen das auf der Karte zeigen darf?“ „Bitte.“ Alle rückten jetzt zusammen, ab jetzt wurde es Ernst. „Wir sind hier.“ Sein Finger markierte die Stelle. „Sie haben mich hier gefunden.“ Der Tonfall war etwas verbittert. Aus der zweiten Reihe meldete sich Ahab zu Wort: „Mach Dir nichts draus. Sie hat uns alle erwischt. Sie hat einen sechsten Sinn hinter Ihrem Zweiten Gesicht.“ </w:t>
      </w:r>
    </w:p>
    <w:p w14:paraId="2AA8A458"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Ein kurzes Auflachen ging durch die Reihen der Malaien. Als der Scharfschütze aufblickte, nickten alle Soldaten zustimmend. „Sie hat den Zug geteilt und Euch aufgelauert, bevor ich überhaupt wusste, dass Ihr in der Nähe seid.“ Sagte Bibi. Dieses Lob der Zugführerin ließ den thailändischen Captain kurz zusammenzucken, auch er war ihr in die Falle gegangen. „Jetzt verstehe ich die Gerüchte, die über Sie im Umlauf sind. Ihnen werden wundersame Dinge nachgesagt.“ Sagte der Captain zu Satria Chow und fuhr dann fort. „Ich habe den höheren Rang und wir sind in meinem Land, trotzdem möchte ich Sie bitten, die Führung zu übernehmen.“ Zu seinen Soldaten gewandt sagte er: „Die Pegawai Waran Chow übernimmt das Oberkommando.“ Die thailändischen Soldaten salutierten, diese Frage war geklärt. </w:t>
      </w:r>
    </w:p>
    <w:p w14:paraId="22B581B6"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Der Captain blickte zu seinem Scharfschützen, „Was wolltest Du noch sagen?“ „Von meinem Standpunkt hatte ich einen guten Überblick. Einen Hinterhalt würde ich hier legen.“ Sein Finger deutete auf eine Stelle auf der Karte. „Wenn sie umgehen könnten, würde ich hier einen Abfangpunkt einrichten.“ „Da sind viele Berge im Weg,“ sagte der thailändische Scout, „als Umgehung müssten wir hier lang, aber das kostet viel Zeit.“ „Ich stimme zu.“ Sagte sein malaiischer Kollege, dann zeigte er auf die Karte und fragte: „Was ist mit dem Bachlauf? Kommen wir da durch?“ „Gute Idee, aber nicht alle, das würde uns aufhalten.“ Sagte der Thai. Satria Chow sagte: „Ok. Dann: Zug 2: Ihr geht den Fluss hoch. Scharfschützen, ich brauche Euch hier.“ Ihr Finger kreiste ein kleines Gebiet ein. „Sucht einen guten Standpunkt mit Blick in zwei Richtungen.“ Die beiden Schützen nickten und packte Ihre Sachen um sich auf den Weg zu machen. „Zug 1: Wir gehen ins Risiko. Wir folgen der Bande, also müssen wir mit Beschuss rechnen. Die beiden Scouts, gehen voraus. Nehmt Kontakt mit dem Soldaten auf, welcher der Gruppe folgt. Er soll sagen wie weit wir ohne Gefahr aufschließen können. Und ... er soll bitte nicht auf uns schießen.“ Ein kurzes Lachen ging durch die Gruppe. „Noch Fragen?“ Tia schaute in die Runde. Nur der Captain sagte: „Dafür, dass Sie sich hier nicht auskennen, guter Plan.“ „Danke. Dann abrücken.“</w:t>
      </w:r>
    </w:p>
    <w:p w14:paraId="283DF05F"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Bei einbrechender Dunkelheit hatten sie die Bande eingeholt. Die Scouts hatten den thailändischen Soldaten eingeholt und auf den neuesten Stand gebracht. Den beiden Zügen wurde mitgeteilt, dass man von 12 bewaffneten Personen ausgehen müsse. Die Scharfschützen meldeten, dass das Licht noch für ca. 45 Minuten für einen sicheren Schuss und 15 weitere Minuten mit sinkender Genauigkeit ausreichen würde.</w:t>
      </w:r>
    </w:p>
    <w:p w14:paraId="6B3B2A66"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Zug 2 unter dem Kommando von Chand Sahib Kaur hatte die Gruppe umgangen und legte einen Hinterhalt. Zug 1 war aufgerückt und schnitt der Bande den Rückweg ab. </w:t>
      </w:r>
      <w:r w:rsidRPr="00944672">
        <w:rPr>
          <w:rFonts w:ascii="Arial" w:hAnsi="Arial" w:cs="Arial"/>
          <w:sz w:val="24"/>
          <w:szCs w:val="24"/>
        </w:rPr>
        <w:lastRenderedPageBreak/>
        <w:t>Plötzlich gab Satria Chow das Zeichen anzuhalten und aufzurücken. „Hier stimmt etwas nicht. Drei Mann gehen rechts in den Wald, mindestens 300 Meter, dann parallel zu uns. Zwei Mann nach links, 100 Meter Abstand.“ Sie zeigte auf 2 Ihrer Männer und auf einen Thai und deutete nach rechts. Ohne weitere Fragen verschwanden die drei im Dickicht. Der Thai würde unterwegs Informationen erhalten. Ein weiterer Thai und ein Malaie wurden nach links geschickt.</w:t>
      </w:r>
    </w:p>
    <w:p w14:paraId="57D68C9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„Was ist los?“ Fragte der Captain. „Hier ist eine Falle aufgebaut. Wir umgehen die erste Linie und bereiten den Kampf vor.“ Antwortete Tia konzentriert. Sie winkte dem Funker, „Warnung an Bibi. Kann sein, dass auch da drüben etwas vorbereitet wurde.“ Der Funker nickte und nahm Kontakt mit Zug 2 auf. „Die sind schon vor uns und wollten Funkstille halten. Sind vorsichtig und warten auf Info.“ „Danke.“ Nickte Tia. Der Captain wunderte sich: „Sie geben wenig Befehle. Wie funktioniert das?“ „Wir haben im Training abgesprochen, wie wir uns wann verhalten. Das Training zahlt sich in Kampfsituationen aus.“ Meinte Tia lakonisch. Sie winkte ihren Bombenexperten vor. „Wo würdest Du eine Falle aufbauen?“ Sie schaute den Captain an, dem schon wieder eine Frage auf der Zunge lag. „Ich vertraue auf das Fachwissen meiner Leute. Wem ich nicht vertrauen kann, der oder die kommt nicht in den Zug. Beantwortet das Ihre Frage?“ Stumm nickte der Captain, er hatte sich eben die Finger verbrannt.</w:t>
      </w:r>
    </w:p>
    <w:p w14:paraId="5CDCF265"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Den Lippen des Sprengstoffexperten umspielte ein Lächeln. Auf einen Blick von Tia wurde er sofort Ernst. „Ich habe mit dem Glas die Gegend erkundet. Bei dem Durchgang dort drüben vermute ich eine Sprengfalle. Wenn wir die rechts umgehen, wird dort eine weitere Falle liegen. Links können wir nicht entlang, da ist zu wenig Platz. Schach.“</w:t>
      </w:r>
    </w:p>
    <w:p w14:paraId="234BEF99"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„Woher haben Sie gewusst, dass es hier eine Falle gibt?“ Konnte der Captain die Frage nicht unterdrücken. „Die Landschaft sieht danach aus.“ Antwortete Tia. Zu ihrem Experten gewandt sagte sie: „Wenn ich Dich dahin schicke, bist Du tot. Rechts außen liegen mindesten drei Gewehre in der Deckung. Wie lange brauchst Du, um eine Claymore zu entschärfen?“ Sie hob die Hand, um den Captain an der nächsten Frage zu hindern. „Rechts ist schwierig, weil der Draht besser durch Gebüsch geschützt ist. Im Durchgang maximal 2 Minuten.“</w:t>
      </w:r>
    </w:p>
    <w:p w14:paraId="3333916E"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Tia griff direkt zum Funkgerät: „Schütze bitte kommen.“ „Ja Boss?“ „Wir markieren Euch zwei Stellen per Laser.“ „Beide im Visier.“ „Da müssten zwei Claymore sein. Vorschläge?“ „Moment.“ Die Pause dauerte eine gefühlte Ewigkeit. </w:t>
      </w:r>
    </w:p>
    <w:p w14:paraId="5C5F026D"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„Boss?!“ „Go Ahead.“ „Der thailändische Kollege hat eine Sammlung von Long-Range Klein-Granaten. Die haben wir beide geladen. Die Schüsse damit sind nicht so präzise wie gewünscht. Bitte möglichst genau die Stellen markieren.“ </w:t>
      </w:r>
    </w:p>
    <w:p w14:paraId="43ECE4C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Sie schaute zu ihren Leuten: „Vorschläge?“ Ein Thai meldete sich. „Ja?“ „Wenn Sie mir 3 Minuten geben, dann klettere ich auf den Baum hinter uns. Von oben liefere ich Kamerabilder, die Sie dann nutzen können.“ „Ok. Los! Einer zur Deckung!“ Sofort verliessen zwei Mann die Gruppe. „Schütze! Info in 3.“ Klick.</w:t>
      </w:r>
    </w:p>
    <w:p w14:paraId="7212076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lastRenderedPageBreak/>
        <w:t xml:space="preserve">Der Captain sah zu Tia und sagte: „Das werde ich mir merken.“ Tia nickte und sah zum Funker: „Status rechts und links?“ </w:t>
      </w:r>
    </w:p>
    <w:p w14:paraId="38B1E097"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Der Funker holte die Informationen ein. „Links ist neben dem Durchgang. Die habe ich gewarnt. Augenblick.“ Er hörte noch auf das Gesagte. „Rechts ist hinter den Angreifern. 3 Personen: 1 Frau mit MG, 2 Männer mit Gewehren.“ „Danke. Info an rechts. Wenn die Granaten einschlagen. Gegner ausschalten.“ „Ja Boss.“</w:t>
      </w:r>
    </w:p>
    <w:p w14:paraId="1B01DE4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„Was macht der Baum?“ „Bild kommt. Jetzt auf dem Schirm.“ Tia besah die Situation, dann schaute sie zum Bombenexperten: „Hier und hier?“ „Ich würde sagen, hier. Der andere, ja.“ „Mist.“ Sie sah zum Captain, „Entschuldigung.“ „Kein Problem.“ Er sah zum Funker: „Fragen sie bitte wie schnell die Schützen nachladen können. Wir benötigen zwei Doppelschüsse.“ „Augenblick.“ „Einschläge sollten in 15 Sekunden Abstand kommen.“ „Danke. Dann empfehle ich, dass ein Schuss lang, auf Ziel rechts, und einer kurz, auf den Durchgang, geht. Die zweiten Schüsse überkreuz, damit die Granaten andere Winkel abdecken.“ Tia nickte: „Rückfrage an die Schützen. Und jetzt sie ersten Ziele markieren.“ Die Schützen nahmen Maß und das Feedback kam. „OK, machbar.“</w:t>
      </w:r>
    </w:p>
    <w:p w14:paraId="31B9AA21"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„Sagen Sie links, dass wir schießen.“ „Die sind in Deckung. Rechts ist bereit.“ „Schützen. Feuer frei wenn bereit.“</w:t>
      </w:r>
    </w:p>
    <w:p w14:paraId="3AC08762"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Wumm. Wumm. Zwei Granaten waren eingeschlagen. Wumm. Wumm. Die zweiten Granaten hatten die beiden Sprengfallen vernichtet. „Rechts meldet. Drei kampfunfähig.“ „Bis kurz vor die Sprengungen vorrücken.“</w:t>
      </w:r>
    </w:p>
    <w:p w14:paraId="07169AD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Kaum hatten sie die Position erreicht, hörten sie Schüsse aus dem Dickicht. „Zug 2 meldet, 2 Angreifer kampfunfähig.“ Der Captain nahm ein Mikrofon und sagte: „Hier spricht die thailändische Armee. Ergeben Sie sich. Hände Hoch und auf die Lichtung treten.“ Als Antwort wurde wild in alle Richtungen geschossen.</w:t>
      </w:r>
    </w:p>
    <w:p w14:paraId="093DD9B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„Aufrücken und Gegner ausschalten.“ Sagte der Captain und Tia nickte. Nach 5 Minuten war es still. Von den 12 Banditen hatte fünf überlebt. „Sagen Sie allen. Gold. Sammeln.“ Wandte sie sich an den Funker, der das weitergab. „Loben Sie Ihre Leute?“ Fragte der Captain, „Na ja.“ Sagte Tia und richtete Ihre Pistole auf den Captain. „Gold heißt nur, dass Sie alle festgenommen werden.“</w:t>
      </w:r>
    </w:p>
    <w:p w14:paraId="24D6AF4E"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„Was soll das?“ Fragte der Captain. „Wenn Sie sich das nächste Mal verkleiden, dann sollten Sie auf die auf die Kleinigkeiten achten.“ „Also. Ich muss doch bitten.“ „Binde ihm die Hände.“ Sagte Sie zu Ihrem Funker. „Wir stellen Sie in Malaysia vor Gericht. Sie sind der Kopf hinter der Bande.“ Stellte Tia fest.</w:t>
      </w:r>
    </w:p>
    <w:p w14:paraId="5B100B0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„Wie kommen Sie auf die Idee einen internationalen Zwischenfall auszulösen?“ Fragte der Captain. „Ich löse keinen Zwischenfall aus, sondern ich löse ein Problem.“ „So, so.“ Der Captain dachte schnell nach, aber äußerlich behielt der die Ruhe. „Warum sind Sie der Meinung, dass ich nicht Captain Ingkaphirom, sondern ein Bandenchef bin?“</w:t>
      </w:r>
    </w:p>
    <w:p w14:paraId="11847852"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 „Weil Preeya Ingkaphirom ein Buch über thailändische Grammatik geschrieben hat.“ „Das habe ich zusammen mit Shoichi Iwasaki geschrieben. Ihr Argument läuft ins Leere.“ </w:t>
      </w:r>
      <w:r w:rsidRPr="00944672">
        <w:rPr>
          <w:rFonts w:ascii="Arial" w:hAnsi="Arial" w:cs="Arial"/>
          <w:sz w:val="24"/>
          <w:szCs w:val="24"/>
        </w:rPr>
        <w:lastRenderedPageBreak/>
        <w:t xml:space="preserve">„Ah, ich sehe, Sie haben sich gut vorbereitet.“ Lächelte Satria Chow. „Dann seien Sie bitte so gut und erklären mir diese beiden Abzeichen, die Sie hier auf der Brust tragen. Captain.“ Das letzte Wort sprach sie verächtlich aus. „Die goldene Nadel habe ich für besondere Tapferkeit bei einem geheimen Einsatz erhalten. Das Zweite steht für die Befähigung zum Bergeinssatz.“ „Ach, so ist das!?“ „Was genau wollen Sie von mir, Pegawai Waran Chow? Sie sind in meinem Land. So können Sie mit einem Offizier der thailändischen Armee nicht umgehen.“ </w:t>
      </w:r>
    </w:p>
    <w:p w14:paraId="220894A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„Das würde ich auch nicht.“ Antwortete Tia ungerührt. Ihre Soldaten hörten dem Gespräch zu, Sie waren von Ihr schon kurz nach dem gemeinsamen Aufbruch von der Lichtung informiert worden. „Wie bitte?“ Erboste sich der Captain, der nun versuchte, mit der Stimme Dominanz aufzubauen. „Was erlauben Sie sich? Binden Sie mich los, und ich werden Sie und Ihre Leute nicht vor ein Kriegsgericht stellen lassen.“ „Ach sein Sie einfach ruhig und sehen Sie ein, dass Sie verloren haben.“ Fuhr Tia ihm über den Mund. „Und erklären Sie mir doch noch einmal, woher Sie diese Abzeichen haben? Das, was Sie als ‚goldene Nadel‘ bezeichnet haben, ist eine Qualifikationsspange der Fallschirmspringer der Armee Myanmars. Und auf diesem hübschen, silbernen Orden steht ‚Burma General Hospital‘. Zweitens: Das Wort ‚Oberkommando‘ ist belegt, dass haben Sie falsch verwandt. Drittens: Die ‚Long-Range Klein-Granaten‘ gehören nicht zur militärischen Ausrüstung. Kein Soldat würde die bei sich haben. Viertens: Ihre Männer tragen unterschiedliche Uniformen. Ein paar von denen kommen gerade vom Militär, die haben anders auf Befehle reagiert, als der Rest Ihrer Truppe. Fünftens: Die Beschreibung, die Ihr Schütze zum Hinterhalt gegeben hat, war zwar korrekt, zeigte mir aber auch, wo der Hinterhalt gelegt wurde. Sechstens: Kein Offizier würde sich so exponieren, wie Sie es, auf der Lichtung, gemacht haben. Das machen nur Idioten mit einem übergroßen Ego. Dann würde ein Offizier nie auf seinen Rang verzichten und zu guter Letzt: Sie sprechen immer von ‚meinem Land‘. Ein Offizier spricht immer vom Land, bezeichnet es aber nicht als ‚seines‘. Alles in allem, haben Sie zwar viel gelernt, aus den vielen Filmen die Sie geschaut haben, aber mit echten Soldaten sollten Sie sich nicht anlegen.“ Der verächtliche Tonfall, den Sie benutze, wirke wie Peitschenhiebe auf den vermeintlichen Captain. Er hob an, um etwas zu sagen, aber Satria Chow unterbrach ihn einfach: „Wenn Sie nicht den Mund halten, werden Sie geknebelt.“ Dann wandte Sie sich an den Funker, der sich ein Grinsen nicht verkneifen konnte. „Sind alle gesammelt?“ „Ja, Boss. Zug zwei ist schon aufgebrochen. Die haben vier Gefangene dabei.“ „Gut, Chand Sahib Kaur lernt schnell. Haben Sie die Koordinaten, wo wir die Boote verlassen haben?“ Der Funker nickte. „Dann bestellen Sie uns mal ...“ Sie schaute in die Runde und zählte schnell durch. „.. drei Helikopter, bei Sonnenaufgang, zur Mündung. Dann brauchen wir nicht solange laufen.“ Sie schaute Ihr Team an. „Gut gemacht, Danke. Jetzt Abmarsch, wir lagern am Fluss.“</w:t>
      </w:r>
    </w:p>
    <w:p w14:paraId="3E3C2469"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244DA424"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lastRenderedPageBreak/>
        <w:t>***</w:t>
      </w:r>
    </w:p>
    <w:p w14:paraId="519EC44E"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52DDCC43"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commentReference w:id="478"/>
      </w:r>
      <w:r w:rsidRPr="00944672">
        <w:rPr>
          <w:rFonts w:ascii="Arial" w:hAnsi="Arial" w:cs="Arial"/>
          <w:sz w:val="24"/>
          <w:szCs w:val="24"/>
        </w:rPr>
        <w:t>&gt;&gt; Kuala Lumpur, 09. Februar 2015 &lt;&lt;&lt;</w:t>
      </w:r>
    </w:p>
    <w:p w14:paraId="21F1FDB5"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Die Gefangennahme der Bande hatte sowohl in Malaysia, als auch in Thailand, ein großes Medienecho ausgelöst. Die gesamte Special Branch heimste das Lob ein. Nach einem langen Debriefing bekam Tia zwei Tage Sonderurlaub. Nach der langen Zeit im Dschungel, entschied Sie sich, einfach nur mal Frau zu sein und durch die Einkaufswelten zu bummeln. Sie hatte zu Hause ein kleines Frühstück zu sich genommen und wollte sich einen, lang gehegten Wunsch erfüllen. </w:t>
      </w:r>
    </w:p>
    <w:p w14:paraId="5B9EDAA6"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Als im Madarin Oriental das Restaurant ‚Lounge on the Park‘ öffnete, fand Sie sich dort ein, um in der entspannten Atmosphäre, auf der Terrasse einen Tee und etwas Süßes zu genießen. Sie bekam einen Tisch am Geländer, aber als Sie die Terrasse betrat, kribbelte Ihr Nacken. Sie sah sich um, konnte aber nichts Auffälliges erkennen. Sie bat um einen anderen Tisch. Sie wollte lieber mit dem Rücken zur Wand sitzen.</w:t>
      </w:r>
    </w:p>
    <w:p w14:paraId="78370099"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Jeder Mitarbeiter im Service weiß, dass Kunden oft die merkwürdigsten Wünsche haben, ohne mit der Wimper zu zucken wurde Sie an einen anderen Tisch platziert. Äußerlich entspannt trank sie Ihren Tee und aß genüsslich eine ‚Triologie von internationalen Backwaren‘.</w:t>
      </w:r>
    </w:p>
    <w:p w14:paraId="711ED5CE"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Sie hatten einen perfekten Überblick über alle Gäste und die Umgebung, da Sie zusätzlich auch noch einen Eckplatz bekommen hatte. Alles was hier passiert war absolut im Rahmen des Normalen. Sie hatte gelernt, auf Ihr Gefühl zu hören, daher spielte Sie die Entspannte, war aber auf das höchste konzentriert. Diese Situation konnte sie nicht so entspannt genießen, wie sie eigentlich vorhatte. Auch ließ ihr ‚Warnsignal‘ nicht nach. Sie hatte schon überlegt, Hilfe anzufordern, aber Sie konnte die Situation nicht erfassen. Plan B wäre, mit der Hotel Security Kontakt aufzunehmen, aber die waren für solche Situationen, in denen sich Ihr Instinkt meldete, nicht ausgebildet.</w:t>
      </w:r>
    </w:p>
    <w:p w14:paraId="46FD3327"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Sie entschied sich, zu zahlen und in Ruhe durch das Hotel zu schlendern, damit sie die Situation einschätzen konnte. Im Hotel war keine Gefahr zu erkennen, daher entschied Sie sich zurück in den Garten und weiter in den angrenzenden, Park zu gehen. </w:t>
      </w:r>
    </w:p>
    <w:p w14:paraId="7AA0279F"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Sie schlenderte durch den Park, und hatte das Gefühl, dass Sie beobachtet wurde. Sie blieb an einer Park-Karte stehen, um sich den Wegeplan anzusehen. Alles war ruhig, aber das Gefühl blieb. </w:t>
      </w:r>
    </w:p>
    <w:p w14:paraId="6D1CF166"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Sie entschied sich, am Symphonie-Lake vorbei in das Suria-KLCC-Einkaufszentrum zu gehen. Dort waren zwar mehr Menschen, aber Sie konnte in alle Ruhe die Menschen beobachten, ohne dass es auffallen würde. Sie hielt sich vom Food-Court fern und suchte sich ein kleines Café, wo Sie zum Einen geschützt saß und zum Anderen das Publikum beobachten konnte.</w:t>
      </w:r>
    </w:p>
    <w:p w14:paraId="0A65D2F7"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lastRenderedPageBreak/>
        <w:t>Sie hatte sich einen Espresso bestellt, und sich so gesetzt, dass Sie schnell aufspringen könnte. Als Waffe hatte Sie nur ein Springmesser in Ihrer Handtasche, Sie hatte leichtsinnigerweise ihre Glock zu Hause weggeschlossen.</w:t>
      </w:r>
    </w:p>
    <w:p w14:paraId="7F5AF969"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„Jeder macht mal Fehler.“ Dachte Sie bei sich, als sie einen mittelalten Mann mit asiatischem Aussehen den Gang herannahen sah. Der Mann sah Sie direkt an. Als Tia Augenkontakt hatte, nickte der Mann ihr zu, öffnete die Hände und zeigte ihr zwei leere Handflächen. Ein Friedensangebot. Tia neigte den Kopf so, dass es aussah, als böte sie ihm einen Platz am Tisch an. Der Mann nickte leicht und kam auf den Tisch zu. Während der ganzen Zeit ging er so, dass zum einen Tia immer seine Hände sehen konnte und zum anderen so, dass er so wenig Menschen wie möglich verdeckte. Er wollte zu erkennen geben, dass er allein kommen würde.</w:t>
      </w:r>
    </w:p>
    <w:p w14:paraId="601F2D6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Der nahm Platz und eröffnete das Gespräch. „Frau Chow, vielen Dank, dass ich mich zu ihnen setzen durfte. Gute Arbeit, die Sie an der thailändischen Grenzen geleistet haben.“ „Wer sind Sie? Was wollen Sie? Und woher kennen Sie meinen Namen? Das war nicht in der Presse.“</w:t>
      </w:r>
    </w:p>
    <w:p w14:paraId="271C9C0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„Mein Name ist Geon Park. Aber das ist unbedeutend. Ich arbeite für die Dobneun-Son und möchte Ihnen ein Angebot unterbreiten.“ „Dob.. was? Das klang eher koreanisch für mich!? Ich frage noch einmal, was möchten Sie von mir?“</w:t>
      </w:r>
    </w:p>
    <w:p w14:paraId="0F99D44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„Sie habe ein gutes Gehör. Ja, das ist ein koreanischer Name. Wir möchten Sie anstellen. Wir möchten, dass Sie die Abteilung Special-Security aufbauen. Sie werden bei uns die Position im Äquivalent zum Rang eines Mejar Jeneral bekleiden. Natürlich mit den entsprechenden Befugnissen. Sie dürfen, bzw. wir bitten sogar darum, dass Sie einige Ihrer aktuellen Kollegen in der Special Branch mitbringen.“ </w:t>
      </w:r>
    </w:p>
    <w:p w14:paraId="1B71F36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Er hob die Hand, um eine Unterbrechung zu verhindern. „Wir wissen weit mehr, als das, was ich Ihnen gerade angedeutet habe. Ich gebe Ihnen eine Karte, damit Sie mich erreichen können.“ Damit reichte er Ihr eine Business-Karte. </w:t>
      </w:r>
    </w:p>
    <w:p w14:paraId="7D92713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Dann fuhr er fort: „Ich werde vorsichtig in meine Tasche greifen, um einen Brief herauszuholen.“ Langsam griff er in seine Innentasche und holte einen Briefumschlag hervor. „Damit sie sicher sein können, dass kein Gift enthalten ist, öffne ich den Brief jetzt.“ </w:t>
      </w:r>
    </w:p>
    <w:p w14:paraId="760DD518"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„Sie könnten ein Selbstmord-Attentäter sein.“ Gab Tia zu bedenken. „Stimmt. Aber ich kann Ihnen versichern, dass ich ein entspanntes Leben im Ruhestand anstrebe.“ Lächelte der Mann zurück. Er öffnete den Umschlag, holte drei gefaltete Blatt Papier hervor und klopfte mit der Schmalseite der Faltung auf den Tisch. Es fiel nichts heraus.</w:t>
      </w:r>
    </w:p>
    <w:p w14:paraId="0BB4E7A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„Was Sie hier vorfinden werden, sind Teile des Informationspaketes, das Joost van der Dijkstraat Ihnen am 18. März 2014 übergeben wollte.“ Tias Augen verengten sich kurz. Diese Regung entging dem Mann nicht. „Wir hatten dem AVNL Informationen zukommen lassen. Auf Seiten der Niederländer betreute die Cyberforensikerin Anique Smits das Projekt. Das Telefonat, das zum Treffen mit Frau Brigadier Jeneral Nor Mawar Abdul Haqq führen sollte, führte Herr Flim Dijkwijk.“ Jetzt musste Tia doch einmal tief Luftholen. </w:t>
      </w:r>
      <w:r w:rsidRPr="00944672">
        <w:rPr>
          <w:rFonts w:ascii="Arial" w:hAnsi="Arial" w:cs="Arial"/>
          <w:sz w:val="24"/>
          <w:szCs w:val="24"/>
        </w:rPr>
        <w:lastRenderedPageBreak/>
        <w:t>„Ich sehe, Sie sind mit dem Vorgang vertraut. Bitte lesen Sie diese Informationen, um im Anschluß Ihre Entscheidung zu fällen. Wenn Sie mich jetzt entschuldigen möchten.“ Ohne eine Reaktion abzuwarten, stand der Mann, der sich Geon Park nannte, auf und ging.</w:t>
      </w:r>
    </w:p>
    <w:p w14:paraId="3627440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Tias Sonderurlaub hatte soeben eine unerwartete Wendung genommen. Sie war sich sicher, dass Herr Park gewusst hatte, dass Sie heute frei hatte. Das bedeutet, dass Ihr Gefühl sie nicht getrogen hatte. Sie war beschattet worden. Wer immer das war, die waren gut, sogar verdammt gut, wie Tia einräumen musste.</w:t>
      </w:r>
    </w:p>
    <w:p w14:paraId="1B69F5B9"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Sie würde direkt nach Hause gehen und erst einmal den Brief lesen, bevor Sie weitere Maßnahmen unternahm.</w:t>
      </w:r>
    </w:p>
    <w:p w14:paraId="4B0475A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0521568B"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w:t>
      </w:r>
    </w:p>
    <w:p w14:paraId="6B01B6AF"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3BCA4D83"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p>
    <w:p w14:paraId="5B0C70D5"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commentReference w:id="479"/>
      </w:r>
      <w:r w:rsidRPr="00944672">
        <w:rPr>
          <w:rFonts w:ascii="Arial" w:hAnsi="Arial" w:cs="Arial"/>
          <w:sz w:val="24"/>
          <w:szCs w:val="24"/>
        </w:rPr>
        <w:t>&gt;&gt;&gt; Deen Haag, 09. Feb. 2015 &lt;&lt;&lt;</w:t>
      </w:r>
    </w:p>
    <w:p w14:paraId="075177D8"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Das Chatfenster ging auf: „Hallo Anique, wie geht es Dir? Wenn ich Dich so ansehe ... Nicht so gut.“ Lächelte Johann Dahlleiter Sie aus dem Fenster an. „Duke, wenn Du weitermachst, darfst Du mich nur noch ‘Siezen’. Es ist aber trotzdem schön, mit zu sprechen.“ </w:t>
      </w:r>
    </w:p>
    <w:p w14:paraId="5B6F527D"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Seit Anique Zugriff auf die Daten hatte, die Thomas der Welt hinterlassen hatte, hatten Sie sich mit dem Duke Cloud angefreundet. Es liefen keine Gespräche über die Leitungen des AIVD, es sei denn es lagen offizielle Themen an. </w:t>
      </w:r>
    </w:p>
    <w:p w14:paraId="58BC680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„Duke, ich weiß nicht, wie es sagen soll ...“ Setzte Anique an, hörte wieder auf und sah verzweifelt in die Kamera. Johann blieb still und wartete ab, was Anique sagen wollte. „Im Augenblick ist es zum verrückt werden. Die ganze Arbeit macht keinen Spaß. Die Aufträge sind ... nah sagen wir mal: langweilig. Ich habe einfach das Gefühl, dass ich nicht mehr zum Wohle der Menschheit arbeite, sondern nur mit Mist beworfen werde.“</w:t>
      </w:r>
    </w:p>
    <w:p w14:paraId="4EEF3CC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„Ok ...“ Setzte Duke an. „Was genau willst Du mir sagen?“ „Ich weiß auch nicht.“ „Es klingt, als würdest Du Dich bei mir bewerben, aber ich bin kein Unternehmen ...“ „Ich weiß, Duke, nur ist es im Büro einfach, dass ic das Gefühl habe, die wollen mich loswerden. Weißt Du nicht jemanden, der mich gebrauchen könnte?“ „So schlimm? Was sagt denn Flim? Kannst Du Dich nicht zu ihm versetzen lassen?“ </w:t>
      </w:r>
    </w:p>
    <w:p w14:paraId="4AFBFB55"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„Die haben keine eigenen IT. Die greifen fast immer auf uns zurück, weil ich denen mit unseren Ressourcen schnelle Informationen liefern kann. Die werden nicht für mich einen neue IT-Abteilung aus dem Boden stampfen.“ Anique klang frustriert. Duke wusste, dass Anique schon einige Stunden recherchiert hatte, bevor sie ihn darauf ansprach. </w:t>
      </w:r>
    </w:p>
    <w:p w14:paraId="3FE5BF9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„Ad-hoc weiß ich nichts, aber es gibt einige Kontakte, bei denen ich nachfragen kann. Gaming auf Malta und Partnerportale fallen für Dich weg, wir müssten schon einen guten Industrie-Background finden. Sonst lassen die Dich nicht gehen. Damit entfallen auch die Israelis. Die suchen immer und zahlen gut.“ Anique begleitete diese Feststellungen mit </w:t>
      </w:r>
      <w:r w:rsidRPr="00944672">
        <w:rPr>
          <w:rFonts w:ascii="Arial" w:hAnsi="Arial" w:cs="Arial"/>
          <w:sz w:val="24"/>
          <w:szCs w:val="24"/>
        </w:rPr>
        <w:lastRenderedPageBreak/>
        <w:t>einem Kopfschütteln und sagte dann: „Das sind so ziemlich die gleichen Gedankengänge, die ich hatte. ... und Israel, da sind einige coole Unternehmen und spannendere und hochgradig interessante Projekte, aber ja, da kann ich nicht hin.“ „Entschuldige, ich habe nur laut gedacht.“ Meinte Johann. „Nein, ich muss mich entschuldigen, dass war kein Angriff, ich bin froh, dass Du mir behilflich bist.“ Aniques Stimme klang frustriert.</w:t>
      </w:r>
    </w:p>
    <w:p w14:paraId="6BF3401E"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„Lass uns das Thema wechseln.“ Setzte Anique an. „Was machen wie mit den Informationen, die wir über die MH 17 haben?“ „Ich habe mir gedacht, dass wir die Informationen ich Paketen an Bellingcat geben.“ Antwortete Johann. „Wer ist Bellingcat?“ „Das eine Gruppe von investigativen Journalisten und freiwilligen Rechercheuren, die gerade anfängt, und die ich beobachte. Die scheinen gut zu sein. Die arbeiten daran, alles schlechte aufzudecken.“ „Das klingt doch gut. Schicke denen die Informationen, die wir zu der Raketeneinheit haben. Wenn die etwas daraus machen, sehen wir weiter..!“ „Ja Chef!“ Lachte Johann. „Oh, hatte ich schon wieder den Kommandoton? Tut mir echt leid.“ „Das ist schon ok. Ich finde es gut, wie schnell Du Input in Entscheidungen umsetzt. Ich war noch am überlegen, was ich denen anbieten soll. Ich schicke denen das über den InBev104-Account und frage, ob die damit etwas anfangen können.“ Sagte Johann, „Dann können wir auch verfolgen wie die arbeiten.“</w:t>
      </w:r>
    </w:p>
    <w:p w14:paraId="6DEFB74E"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„Gut, so machen wir das.“ Sagte Anique, „und Duke?! Danke!“ „Für Dich immer gern. Es macht Spaß mit Dir zu arbeiten. Jetzt ist gleich 23:30 Uhr. Sieh zu, dass Du noch Schlaf bekommst, Du hast heute wieder etwas Gutes getan!“ „Dank Duke. Schlaf gut!“ Damit schaltete Anique den Kanal ab und klappte den das Laptop zu.</w:t>
      </w:r>
    </w:p>
    <w:p w14:paraId="205827A5"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70F5A59A"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w:t>
      </w:r>
    </w:p>
    <w:p w14:paraId="1ADEFBC9"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776E04CA"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In den Tiefen des Internets.</w:t>
      </w:r>
    </w:p>
    <w:p w14:paraId="52BAB11E"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Stimme 1: „Wo ist der Recruiter?“  </w:t>
      </w:r>
    </w:p>
    <w:p w14:paraId="5F29AFED"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Stimme 2: „Hat die Akquise in Kuala Lumpur initiiert.“</w:t>
      </w:r>
    </w:p>
    <w:p w14:paraId="5D4F03BE"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Stimme 1: „Gut. Er soll nach Amsterdam fliegen. Sie ist soweit.“</w:t>
      </w:r>
    </w:p>
    <w:p w14:paraId="3B4F7866"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Stimme 2: „Ok, ich lasse die Reise vorbereiten. Das Flugzeug kann nicht durchfliegen, die A319 ist in einem ‘Mog’-Einsatz. Sollen wir in Dubai landen, oder haben Sie andere Pläne?“</w:t>
      </w:r>
    </w:p>
    <w:p w14:paraId="72CABBDD"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Stimme 1: „Ah! Guter Hinweis! Planen Sie mit Riyadh, unser Kontakt dort benötigt Dokumente, die wir mitschicken.“</w:t>
      </w:r>
    </w:p>
    <w:p w14:paraId="6696132E"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 Stimme 2: „Das Flugzeug wird in ca. 3 Stunden fertig sein.“</w:t>
      </w:r>
    </w:p>
    <w:p w14:paraId="266ABC5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67C7BC94" w14:textId="77777777" w:rsidR="00944672" w:rsidRPr="00944672" w:rsidRDefault="00944672" w:rsidP="00944672">
      <w:pPr>
        <w:autoSpaceDE w:val="0"/>
        <w:autoSpaceDN w:val="0"/>
        <w:adjustRightInd w:val="0"/>
        <w:spacing w:after="0" w:line="292" w:lineRule="auto"/>
        <w:jc w:val="both"/>
        <w:rPr>
          <w:rFonts w:ascii="Arial" w:hAnsi="Arial" w:cs="Arial"/>
          <w:vanish/>
          <w:sz w:val="24"/>
          <w:szCs w:val="24"/>
        </w:rPr>
      </w:pPr>
      <w:r w:rsidRPr="00944672">
        <w:rPr>
          <w:rFonts w:ascii="Arial" w:hAnsi="Arial" w:cs="Arial"/>
          <w:sz w:val="24"/>
          <w:szCs w:val="24"/>
        </w:rPr>
        <w:t>***</w:t>
      </w:r>
    </w:p>
    <w:p w14:paraId="749A6057"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 </w:t>
      </w:r>
    </w:p>
    <w:p w14:paraId="616EDCFE"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commentReference w:id="480"/>
      </w:r>
      <w:r w:rsidRPr="00944672">
        <w:rPr>
          <w:rFonts w:ascii="Arial" w:hAnsi="Arial" w:cs="Arial"/>
          <w:sz w:val="24"/>
          <w:szCs w:val="24"/>
        </w:rPr>
        <w:t>&gt;&gt;&gt; Kuala Lumpur – Riyadh – Amsterdam, 09. Feb. 2015 &lt;&lt;&lt;</w:t>
      </w:r>
    </w:p>
    <w:p w14:paraId="7520F1F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lastRenderedPageBreak/>
        <w:t xml:space="preserve">Die Embraer Legacy 650 hatte </w:t>
      </w:r>
      <w:r w:rsidRPr="00944672">
        <w:rPr>
          <w:rFonts w:ascii="Arial" w:hAnsi="Arial" w:cs="Arial"/>
          <w:noProof/>
          <w:sz w:val="24"/>
          <w:szCs w:val="24"/>
        </w:rPr>
        <w:t>ruhig</w:t>
      </w:r>
      <w:r w:rsidRPr="00944672">
        <w:rPr>
          <w:rFonts w:ascii="Arial" w:hAnsi="Arial" w:cs="Arial"/>
          <w:sz w:val="24"/>
          <w:szCs w:val="24"/>
        </w:rPr>
        <w:t xml:space="preserve"> ihre Bahn von Kuala Lumpur, an der Südspitze von Indien vorbei, zur arabischen Halbinsel gezogen. Die Flugzeit betrug 8 Stunden 20 Minuten und Geon Park, der Recruiter, hatte die Zeit genutzt, um Daten aufzuarbeiten, und per Video-Konferenz sich über die neuesten Entwicklungen informiert. Die Crew hatte ihn arbeiten lassen und er hatte nach dem Start eine Kanne Darjeeling und ein paar Sandwiches serviert bekommen. Seine Priorität auf dem ersten Teilstück, war das Aufarbeiten und die Vorbereitung für das Gespräch in Riyadh. Zusätzlich hatte er Zeit gefunden, Informationen zu seinem Gespräch in den Niederlanden zusammenzustellen.</w:t>
      </w:r>
    </w:p>
    <w:p w14:paraId="0BF0381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Der Recruiter war die einzige Person die die Dobneun-Son in der Öffentlichkeit zeigten. Das Rekrutieren von neuen Mitarbeitern setzte einen persönlichen Kontakt voraus. Interessanterweise wurde er oft für ein Mitglied aus der Führungsriege gehalten, aber das war der Führung nur recht, denn so konnten sie in Ruhe ihrer Arbeit nachgehen und hatten den Recruiter als Filter zwischengeschaltet.</w:t>
      </w:r>
    </w:p>
    <w:p w14:paraId="19A4F21F"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Um 19:00 Uhr Ortszeit war das Flugzeug in Kuala Lumpur gestartet, um 08:20 Uhr Ortszeit schwebte die Legacy 650 in Riyadh ein. Das Flugzeug hatte eine zweite Crew an Bord, aber trotzdem würde der Aufenthalt rund drei Stunden dauern. </w:t>
      </w:r>
    </w:p>
    <w:p w14:paraId="67E95D56"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Im Four Seasons Hotel Riyadh At Kingdom Center war die Presidential Suite für die Besprechung angemietet worden. Ein Frühstück war vorbereitet für die Zeit, nachdem Geon Park dort geduscht und sich frisch gemacht hatte.</w:t>
      </w:r>
    </w:p>
    <w:p w14:paraId="7EAE906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Sein Besuch würde um 10:00 Uhr erscheinen und beim Frühstück würden sie die aktuelle Situation auf der arabischen Halbinsel diskutieren. Zwischen 11 Uhr und 11:30 Uhr war die Rückfahrt zum Flughafen geplant. Die Legacy 650 würde um 12:00 Uhr zu ihrem Flug nach Amsterdam aufbrechen. Der Flug war mit 6 Stunden 20 Minuten geplant, so das sie um 20:20 Uhr Ortszeit in Amsterdam landen würden. Zwar bestand auf dem zweiten Teilstück die Möglichkeit zu entspannen, aber Geon Park freute sich schon auf sein Bett im Waldorf Astoria Amsterdam.</w:t>
      </w:r>
    </w:p>
    <w:p w14:paraId="09E75375" w14:textId="77777777" w:rsidR="00944672" w:rsidRPr="00944672" w:rsidRDefault="00944672" w:rsidP="00944672">
      <w:pPr>
        <w:autoSpaceDE w:val="0"/>
        <w:autoSpaceDN w:val="0"/>
        <w:adjustRightInd w:val="0"/>
        <w:spacing w:after="0" w:line="292" w:lineRule="auto"/>
        <w:ind w:firstLine="227"/>
        <w:jc w:val="both"/>
        <w:rPr>
          <w:rFonts w:ascii="Arial" w:hAnsi="Arial" w:cs="Arial"/>
          <w:vanish/>
          <w:sz w:val="24"/>
          <w:szCs w:val="24"/>
        </w:rPr>
      </w:pPr>
      <w:r w:rsidRPr="00944672">
        <w:rPr>
          <w:rFonts w:ascii="Arial" w:hAnsi="Arial" w:cs="Arial"/>
          <w:sz w:val="24"/>
          <w:szCs w:val="24"/>
        </w:rPr>
        <w:t>Sein Job war es durch die Welt zu reisen und mit Menschen zu sprechen und ggf. einzustellen. Es klang immer beeindruckend, wenn er erzählte, dass er viel mit privaten Flugzeugen reiste und in den besten Hotels nächtigte, aber er benötigte die Hotels, um zur Ruhe zu kommen. Das Letzte, was er wollte, war, dass das Hotel laut war und er keinen Schlaf bekam. Manche Strecken flog er mit Linienflügen in First Class, sofern die Zeiten an seine Pläne passten. Bei diesen Flügen nutzte er die Möglichkeit als letzter an Bord gehen zu können, so das er nicht so viel Zeit am Flughafen vertrödeln musste. Die Fluggesellschaften sahen es zwar nicht gern, dass Gäste spät zum Flughafen kommen, aber bei den vollzahlenden Gästen der Ersten Klasse drückte man ein Auge zu.</w:t>
      </w:r>
    </w:p>
    <w:p w14:paraId="0A796947" w14:textId="77777777" w:rsidR="00944672" w:rsidRPr="00944672" w:rsidRDefault="00944672" w:rsidP="00944672">
      <w:pPr>
        <w:autoSpaceDE w:val="0"/>
        <w:autoSpaceDN w:val="0"/>
        <w:adjustRightInd w:val="0"/>
        <w:spacing w:after="0" w:line="292" w:lineRule="auto"/>
        <w:ind w:firstLine="227"/>
        <w:jc w:val="both"/>
        <w:rPr>
          <w:rFonts w:ascii="Arial" w:hAnsi="Arial" w:cs="Arial"/>
          <w:vanish/>
          <w:sz w:val="24"/>
          <w:szCs w:val="24"/>
        </w:rPr>
      </w:pPr>
    </w:p>
    <w:p w14:paraId="6EC87DFD" w14:textId="77777777" w:rsidR="00944672" w:rsidRPr="00944672" w:rsidRDefault="00944672" w:rsidP="00944672">
      <w:pPr>
        <w:autoSpaceDE w:val="0"/>
        <w:autoSpaceDN w:val="0"/>
        <w:adjustRightInd w:val="0"/>
        <w:spacing w:after="0" w:line="292" w:lineRule="auto"/>
        <w:jc w:val="both"/>
        <w:rPr>
          <w:rFonts w:ascii="Arial" w:hAnsi="Arial" w:cs="Arial"/>
          <w:vanish/>
          <w:sz w:val="24"/>
          <w:szCs w:val="24"/>
        </w:rPr>
      </w:pPr>
      <w:r w:rsidRPr="00944672">
        <w:rPr>
          <w:rFonts w:ascii="Arial" w:hAnsi="Arial" w:cs="Arial"/>
          <w:vanish/>
          <w:sz w:val="24"/>
          <w:szCs w:val="24"/>
        </w:rPr>
        <w:t>***</w:t>
      </w:r>
    </w:p>
    <w:p w14:paraId="1C9651C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4DCB939C"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commentReference w:id="481"/>
      </w:r>
      <w:r w:rsidRPr="00944672">
        <w:rPr>
          <w:rFonts w:ascii="Arial" w:hAnsi="Arial" w:cs="Arial"/>
          <w:sz w:val="24"/>
          <w:szCs w:val="24"/>
        </w:rPr>
        <w:t>&gt;&gt;&gt;Den Haag, Amsterdam 10. &amp; 12. Feb. 2015 &lt;&lt;&lt;</w:t>
      </w:r>
    </w:p>
    <w:p w14:paraId="15EAA57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lastRenderedPageBreak/>
        <w:t>Anique hatte sich den Tag über mt Recherchen über das Einsickern der mexikanischen Drogenkartelle in die Niederlande beschäftigt. Es wurden jetzt vermehrt Crack-Küchen in den Niederlanden entdeckt, und das gab den Behörden zu denken. Aktuell ging man davon aus, dass das Sinaloa-Kartell, testweise, Crack-Köche entsandte, um den Markt zu testen. Zu Beginn der 2010er Jahre gewann das Verbrechersyndikat aus Sinaloa zunehmend an Einfluss und wird mittlerweile wieder als das mächtigste Kartell Mexikos gehandelt. Hiervon ausgehend, war es nicht unwahrscheinlich, dass man in Mexiko international dachte.</w:t>
      </w:r>
    </w:p>
    <w:p w14:paraId="65DB4968"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Die Recherche war erbrachte frustrierende Ergebnisse und so war Anique froh, dass der Arbeitstag vorbei war.</w:t>
      </w:r>
    </w:p>
    <w:p w14:paraId="289BFFF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Für morgen hatte Sie ein Treffen mit Flim Dijkwijk vereinbart. Sie wollten sich um 11:30 Uhr in der Bar Tarawa treffen und erst Informationen austauschen um dann anschließend sich von Picard ein Mittagessen empfehlen lassen, oder anders herum, je nach Gusto. </w:t>
      </w:r>
    </w:p>
    <w:p w14:paraId="03B655E9"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Die Straßenbahn von Zoetermer Centrum-West brauchte rund 20 Minuten zum Hauptbahnhof in Den Haag. Die Fahrzeit mit der Bahn von Den Haag nach Amsterdam dauert rund eine Stunde und in Amsterdam würde sie noch einmal 20 Minuten bis zur Bar benötigen. Sie hätte also bereits um 09:30 Uhr wieder das Büro verlassen müssen und daher hatte Sie entschieden, dass es besser ist, wenn sie nicht ins Büro gehen, sondern ausschlafen würde. </w:t>
      </w:r>
    </w:p>
    <w:p w14:paraId="050A7635"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Auch mit dem Duke würde Sie heute nicht chatten, sondern einfach auf der Couch einen Wein trinken und durch das TV-Programm zappen.</w:t>
      </w:r>
    </w:p>
    <w:p w14:paraId="7D658952"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3B52063A"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w:t>
      </w:r>
    </w:p>
    <w:p w14:paraId="54C5A73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3DAD32D6"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Am nächsten Morgen fühlte Anique sich, leidlich erholt hatte aber nicht so gut geschlafen, wie sie gehofft hatte. Nach dem ausgiebigen Duschen überlegte Sie kurz, was sie frühstücken sollte und entschied sich dann für ein Frühstück im Zug.</w:t>
      </w:r>
    </w:p>
    <w:p w14:paraId="3884229F"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Sie machte sich auf den Weg nach Den Haag Centraal und besorgte sich an verschiedenen Stellen ihr Patchwork-Frühstück und begab sich zu dem Bahnsteig, von dem der Zug sie nach Amsterdam bringen würde.</w:t>
      </w:r>
    </w:p>
    <w:p w14:paraId="4030F04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Sie hatte sich einen Platz reserviert und richtete sich dort für die Fahrt ein. Laptop und Ähnliches blieb in ihrer Tasche, arbeiten wollte sie nicht. Sie hatte einiges zu überdenken.</w:t>
      </w:r>
    </w:p>
    <w:p w14:paraId="307F78D7"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Das Gespräch mit Duke war ihr in Erinnerung geblieben und sie überlegte, ob sie Flim fragen sollte, ob sie zu ihm in die Abteilung wechseln könnte. </w:t>
      </w:r>
    </w:p>
    <w:p w14:paraId="254B92C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Der Zug war schon 20 Minuten unterwegs, als ihr auffiel, dass sie noch nicht gefrühstückt hatte. Das holte sie jetzt nach und begann mit einem Schluck frischgepresstem Orangensaft.</w:t>
      </w:r>
    </w:p>
    <w:p w14:paraId="5F4B428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Pi mal Daumen hatte sie erst dreimal abgebissen, als sie realisierte, dass der Zug gleich Amsterdam Centraal erreichen würde.</w:t>
      </w:r>
    </w:p>
    <w:p w14:paraId="6544D5A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lastRenderedPageBreak/>
        <w:t>Irritiert schüttelte sie den Kopf, sie war so in Gedanken gewesen, dass Fahrt wie im Flug vorbeigegangen war. Zu dumm war nur, dass sie nicht wusste, worüber sie nachgedacht hatte.</w:t>
      </w:r>
    </w:p>
    <w:p w14:paraId="1CC5CEAD"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Nach dem Aussteigen receyclete</w:t>
      </w:r>
      <w:ins w:id="482" w:author="info" w:date="2025-01-03T10:41:00Z">
        <w:r w:rsidRPr="00944672">
          <w:rPr>
            <w:rFonts w:ascii="Arial" w:hAnsi="Arial" w:cs="Arial"/>
            <w:sz w:val="24"/>
            <w:szCs w:val="24"/>
          </w:rPr>
          <w:t xml:space="preserve"> </w:t>
        </w:r>
      </w:ins>
      <w:r w:rsidRPr="00944672">
        <w:rPr>
          <w:rFonts w:ascii="Arial" w:hAnsi="Arial" w:cs="Arial"/>
          <w:sz w:val="24"/>
          <w:szCs w:val="24"/>
        </w:rPr>
        <w:t>sie den Rest ihres Frühstücks und schlenderte zur Bar Tarawa.</w:t>
      </w:r>
    </w:p>
    <w:p w14:paraId="6B96763F"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Um 11:20 Uhr erreichte Sie die Bar die noch geschlossen hatte. Sie schaute durch die Fenster in die Bar und Picard wurde auf sie aufmerksam. Er kam zur Tür, um sie hereinzulassen.</w:t>
      </w:r>
    </w:p>
    <w:p w14:paraId="06433FF5"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Als Anique durch die Tür die Bar betrat, sah Picard kurz einen Mann mit asiatischem Aussehen. Dieser Anblick ließ ihn kurz innehalten, nach den damaligen Geschehnissen mit den Nordkoreanern war er noch aufmerksamer als sonst. </w:t>
      </w:r>
    </w:p>
    <w:p w14:paraId="5CF9513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Picard schloss die Tür und drehte sich zu Anique: „Hallo Anique, viel zu lange her, dass Du hier warst.“ „Das stimmt allerdings, mein lieber Picard.“ Lächelte Anique den Barbesitzer an. „Willst Du einen doppelten Espresso, bevor Flim kommt?“ „Picard?!“ Anique zog den Namen so, dass es eher wie ein Vorwurf klang. „Jupp, Du siehst aus, als könntest Du einen gebrauchen.“ Grinste Picard zurück. „Wenn ich nicht wüsste, von wem das kommt, wäre ich jetzt – </w:t>
      </w:r>
      <w:r w:rsidRPr="00944672">
        <w:rPr>
          <w:rFonts w:ascii="Arial" w:hAnsi="Arial" w:cs="Arial"/>
          <w:noProof/>
          <w:sz w:val="24"/>
          <w:szCs w:val="24"/>
        </w:rPr>
        <w:t>sehr</w:t>
      </w:r>
      <w:r w:rsidRPr="00944672">
        <w:rPr>
          <w:rFonts w:ascii="Arial" w:hAnsi="Arial" w:cs="Arial"/>
          <w:sz w:val="24"/>
          <w:szCs w:val="24"/>
        </w:rPr>
        <w:t xml:space="preserve"> – gekränkt!“ Lächelte Anique zurück und fuhr fort: „Du hast Recht, mir geht es zur Zeit nicht so gut. Sieht man mir das so doll an?“ „Nur wenn man Dich so gut kennt, wie ich Dich kenne.“ Klärte Picard glaubwürdig die Situation.</w:t>
      </w:r>
    </w:p>
    <w:p w14:paraId="63ADF2E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Picard schaute Anique an. „Wenn Du Hilfe brauchst, mußt Du nur Bescheid geben. Ich helfe gern.“ „Du bist lieb. Danke Picard.“ „Ich habe für Euch den Tisch in der Ecke vorgesehen, da kannst Du Dich schon mal hinsetzen. Und ... Du bekommst heute das ‘Healthy Special’ Frühstück. Keine Widerrede!“ „Ja Chef.“ Antwortete Anique und begab sich zu Ihrem Tisch.</w:t>
      </w:r>
    </w:p>
    <w:p w14:paraId="234BDFF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Die beiden Mitarbeiter lächelten, während sie dem Gespräch lauschten und so taten, als würden sie arbeiten. Picard hatte das natürlich mitbekommen: „Hey, ich bezahle Euch nicht dafür, dass Ihr mir nachspioniert.“ Rief der den beiden mit einem Lächeln zu. „Seht zu, dass die Bar geöffnet wird und wir Gäste zu Frühstück bekommen.“ Die Zwei lachten laut auf – die Stimmung in der Bar war wie immer kollegial und entspannt. </w:t>
      </w:r>
    </w:p>
    <w:p w14:paraId="30DC812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Die Tür wurde geöffnet und Tafeln mit dem Tagesangebot auf dem Vorplatz aufgestellt.</w:t>
      </w:r>
    </w:p>
    <w:p w14:paraId="16531D92"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Um 10:35 Uhr betrat Flim Dijkwijk das Bistro und schaute sich um, als sein Blick auf Anique und Ihren Kaffee fiel, sagte er: „Ach hier steckst Du. Ich stehe draußen in der Kälte und Du sitzt im Warmen und trinkst Kaffee. Toll!“ </w:t>
      </w:r>
    </w:p>
    <w:p w14:paraId="0DA2153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Von der Seite näherte sich Picard und sagte mit einem Lachen: „Wer Kunden in meinem Bistro behelligt wird hier nicht bedient.“ Flim drehte sich mit einem breiten Lächeln um und bedeutete ihm: „Super, dann entferne doch gleich mal diese Dame da, die mich behelligt.“ Lachend umarmten sich die beiden, die sich seit den Geschehnissen im vergangenen Jahr, angefreundet hatten.</w:t>
      </w:r>
    </w:p>
    <w:p w14:paraId="1E1410F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lastRenderedPageBreak/>
        <w:t xml:space="preserve">„Ich glaube, dass Anique vorhin von einem Asiaten verfolgt worden ist.“ Flüsterte Picard Flim ins Ohr und fuhr fort, „Daher der Tisch an der Wand, mit Blick ins Bistro.“ Ohne sich eine Reaktion anmerken zu lassen, grinst Flim ihn an: „Danke für den Tisch, dann sitzen wir heute gemütlich in der Ecke.“ </w:t>
      </w:r>
    </w:p>
    <w:p w14:paraId="02DC43A8"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„Ach ja, bevor Du Dich setzt. Was möchtest Du frühstücken?“ „Hat Anique schon bestellt?“ „Nein, ich habe Ihr gesagt, dass Sie heute das ‘Healthy Special’ Frühstück bekommt.“ </w:t>
      </w:r>
    </w:p>
    <w:p w14:paraId="571C28A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„Ich denke, das nehme ich dann auch, und einen Becher Kaffee bitte.“ „Kommt!“ Antworte Picard und Flim setzte sich zu Anique.</w:t>
      </w:r>
    </w:p>
    <w:p w14:paraId="6E512181"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„OK Flim. Was hat Picard Dir in Ohr geflüstert? Ich konnte ‘Anique’ von den Lippen lesen.“ „Du bist wirklich gut, Dir entgeht kaum etwas.“ Sagte Flim, ohne ausweichen zu wollen fuhr er fort: „Picard war der Meinung, dass Du von einem Asiaten verfolgt worden bist. Daher hat uns an diesen Tisch gesetzt. Von hier können wir die Bar und den Eingang überblicken. Und jetzt möchte ich Dich bitte etwas zur Seite zu rutschen, damit ich den Rücken frei habe und die Bar einsehen kann.“ </w:t>
      </w:r>
    </w:p>
    <w:p w14:paraId="397F4C99"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 In machen Momenten</w:t>
      </w:r>
      <w:del w:id="483" w:author="Jens Schnügger" w:date="2021-05-23T16:35:00Z">
        <w:r w:rsidRPr="00944672" w:rsidDel="00000001">
          <w:rPr>
            <w:rFonts w:ascii="Arial" w:hAnsi="Arial" w:cs="Arial"/>
            <w:sz w:val="24"/>
            <w:szCs w:val="24"/>
          </w:rPr>
          <w:delText xml:space="preserve"> muss </w:delText>
        </w:r>
      </w:del>
      <w:ins w:id="484" w:author="Jens Schnügger" w:date="2021-05-23T16:36:00Z">
        <w:r w:rsidRPr="00944672">
          <w:rPr>
            <w:rFonts w:ascii="Arial" w:hAnsi="Arial" w:cs="Arial"/>
            <w:sz w:val="24"/>
            <w:szCs w:val="24"/>
          </w:rPr>
          <w:t xml:space="preserve"> hat man keine andere Wahl und </w:t>
        </w:r>
      </w:ins>
      <w:r w:rsidRPr="00944672">
        <w:rPr>
          <w:rFonts w:ascii="Arial" w:hAnsi="Arial" w:cs="Arial"/>
          <w:sz w:val="24"/>
          <w:szCs w:val="24"/>
        </w:rPr>
        <w:t xml:space="preserve">man </w:t>
      </w:r>
      <w:ins w:id="485" w:author="Jens Schnügger" w:date="2021-05-23T16:35:00Z">
        <w:r w:rsidRPr="00944672">
          <w:rPr>
            <w:rFonts w:ascii="Arial" w:hAnsi="Arial" w:cs="Arial"/>
            <w:sz w:val="24"/>
            <w:szCs w:val="24"/>
          </w:rPr>
          <w:t xml:space="preserve">lässt </w:t>
        </w:r>
      </w:ins>
      <w:r w:rsidRPr="00944672">
        <w:rPr>
          <w:rFonts w:ascii="Arial" w:hAnsi="Arial" w:cs="Arial"/>
          <w:sz w:val="24"/>
          <w:szCs w:val="24"/>
        </w:rPr>
        <w:t>den Profis den benötigten Platz</w:t>
      </w:r>
      <w:ins w:id="486" w:author="Jens Schnügger" w:date="1970-01-01T01:00:00Z">
        <w:r w:rsidRPr="00944672">
          <w:rPr>
            <w:rFonts w:ascii="Arial" w:hAnsi="Arial" w:cs="Arial"/>
            <w:sz w:val="24"/>
            <w:szCs w:val="24"/>
          </w:rPr>
          <w:t xml:space="preserve">, </w:t>
        </w:r>
      </w:ins>
      <w:del w:id="487" w:author="Jens Schnügger" w:date="2021-05-23T16:35:00Z">
        <w:r w:rsidRPr="00944672" w:rsidDel="00000001">
          <w:rPr>
            <w:rFonts w:ascii="Arial" w:hAnsi="Arial" w:cs="Arial"/>
            <w:sz w:val="24"/>
            <w:szCs w:val="24"/>
          </w:rPr>
          <w:delText xml:space="preserve"> lassen</w:delText>
        </w:r>
      </w:del>
      <w:r w:rsidRPr="00944672">
        <w:rPr>
          <w:rFonts w:ascii="Arial" w:hAnsi="Arial" w:cs="Arial"/>
          <w:sz w:val="24"/>
          <w:szCs w:val="24"/>
        </w:rPr>
        <w:t xml:space="preserve"> und so gab Anique den Platz ohne zu zögern frei. Flim sah die Frage in ihren Augen und lächelte sie an. „Nein, Du brauchst Dir keine Gedanken machen. Picard ist es gewohnt auf solche Dinge zu achten, daher hat er Bescheid gesagt. Wir wiederum werden alles tun, um kein unnötiges Risiko einzugehen.“</w:t>
      </w:r>
    </w:p>
    <w:p w14:paraId="63AA517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Sie unterhielten sich über aktuelle Themen, bis das Frühstück gebracht wurde.</w:t>
      </w:r>
    </w:p>
    <w:p w14:paraId="180316F2"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Das ‘Healthy Special’ entpuppte sich als Vollkornbrot belegt mit 2 Scheiben Speck auf dem Avocado</w:t>
      </w:r>
      <w:ins w:id="488" w:author="Jens Schnügger" w:date="2021-05-23T16:36:00Z">
        <w:r w:rsidRPr="00944672">
          <w:rPr>
            <w:rFonts w:ascii="Arial" w:hAnsi="Arial" w:cs="Arial"/>
            <w:sz w:val="24"/>
            <w:szCs w:val="24"/>
          </w:rPr>
          <w:t>-</w:t>
        </w:r>
      </w:ins>
      <w:r w:rsidRPr="00944672">
        <w:rPr>
          <w:rFonts w:ascii="Arial" w:hAnsi="Arial" w:cs="Arial"/>
          <w:sz w:val="24"/>
          <w:szCs w:val="24"/>
        </w:rPr>
        <w:t xml:space="preserve"> und Tomatenscheiben lagen. Zu oberst waren zwei Spiegeleier und Petersilie. Dazu wurde ein Smoothie gereicht. Begeistert genossen sie das Frühstück. Erst nachdem sie aufgegessen hatten, nahmen sie ihr Gespräch wieder auf. </w:t>
      </w:r>
    </w:p>
    <w:p w14:paraId="499412E9"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Um kurz nach 11 Uhr betrat ein Asiate die Bar, und Flim setzte sich so hin, dass er den Fremden im Blick hatte. Picard hatte erst Flims Reaktion und dann den neuen Gast gesehen, er griff direkt zum Telefon. „Herr de Semois, Sie müssen keine Hilfe anfordern. Es droht hier keine Gefahr.“ Picard war überrascht, dass er mit seinem bürgerlichen Namen angesprochen wurde und schaute den fremden Mann an. „Was kann ich für Sie tun?“ „Ich möchte mit Herrn Dijkwijk und mit Frau Smits sprechen. Wäre es möglich, dass Sie die beiden um Erlaubnis bitten, dass ich mich nähere?“</w:t>
      </w:r>
    </w:p>
    <w:p w14:paraId="50A65C0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 Picard sah zu Flim und Anique, dann zu seinem Mitarbeiter. „Josua! Gehe bitte zum Tisch und frage nach.“ Dabei zeigte er auf den Weg an der Wand entlang, so war der Blick auf den Fremden nicht verstellten, wenn er sich nähern würde. „Herr de Semois, ich vermute, dass die Waffe geladen ist, die gerade auf mich gerichtet ist?“ „Selbstverständlich.“ „Das dachte ich mir. Insbesondere als Sie Josua zum Tisch geschickt haben.“ Der Fremde behielt einen angenehmen Tonfall bei und hielt seine </w:t>
      </w:r>
      <w:r w:rsidRPr="00944672">
        <w:rPr>
          <w:rFonts w:ascii="Arial" w:hAnsi="Arial" w:cs="Arial"/>
          <w:sz w:val="24"/>
          <w:szCs w:val="24"/>
        </w:rPr>
        <w:lastRenderedPageBreak/>
        <w:t>Hände immer so, dass die Handflächen zu sehen waren</w:t>
      </w:r>
      <w:ins w:id="489" w:author="Jens Schnügger" w:date="1970-01-01T01:00:00Z">
        <w:r w:rsidRPr="00944672">
          <w:rPr>
            <w:rFonts w:ascii="Arial" w:hAnsi="Arial" w:cs="Arial"/>
            <w:sz w:val="24"/>
            <w:szCs w:val="24"/>
          </w:rPr>
          <w:t>, er</w:t>
        </w:r>
      </w:ins>
      <w:del w:id="490" w:author="Jens Schnügger" w:date="2021-05-23T16:38:00Z">
        <w:r w:rsidRPr="00944672" w:rsidDel="00000001">
          <w:rPr>
            <w:rFonts w:ascii="Arial" w:hAnsi="Arial" w:cs="Arial"/>
            <w:sz w:val="24"/>
            <w:szCs w:val="24"/>
          </w:rPr>
          <w:delText>.</w:delText>
        </w:r>
      </w:del>
      <w:r w:rsidRPr="00944672">
        <w:rPr>
          <w:rFonts w:ascii="Arial" w:hAnsi="Arial" w:cs="Arial"/>
          <w:sz w:val="24"/>
          <w:szCs w:val="24"/>
        </w:rPr>
        <w:t xml:space="preserve"> </w:t>
      </w:r>
      <w:del w:id="491" w:author="Jens Schnügger" w:date="2021-05-23T16:38:00Z">
        <w:r w:rsidRPr="00944672" w:rsidDel="00000001">
          <w:rPr>
            <w:rFonts w:ascii="Arial" w:hAnsi="Arial" w:cs="Arial"/>
            <w:sz w:val="24"/>
            <w:szCs w:val="24"/>
          </w:rPr>
          <w:delText>augenscheinlich</w:delText>
        </w:r>
      </w:del>
      <w:r w:rsidRPr="00944672">
        <w:rPr>
          <w:rFonts w:ascii="Arial" w:hAnsi="Arial" w:cs="Arial"/>
          <w:sz w:val="24"/>
          <w:szCs w:val="24"/>
        </w:rPr>
        <w:t xml:space="preserve"> wollte </w:t>
      </w:r>
      <w:del w:id="492" w:author="Jens Schnügger" w:date="2021-05-23T16:38:00Z">
        <w:r w:rsidRPr="00944672" w:rsidDel="00000001">
          <w:rPr>
            <w:rFonts w:ascii="Arial" w:hAnsi="Arial" w:cs="Arial"/>
            <w:sz w:val="24"/>
            <w:szCs w:val="24"/>
          </w:rPr>
          <w:delText xml:space="preserve">er </w:delText>
        </w:r>
      </w:del>
      <w:r w:rsidRPr="00944672">
        <w:rPr>
          <w:rFonts w:ascii="Arial" w:hAnsi="Arial" w:cs="Arial"/>
          <w:sz w:val="24"/>
          <w:szCs w:val="24"/>
        </w:rPr>
        <w:t>vermeiden</w:t>
      </w:r>
      <w:ins w:id="493" w:author="Jens Schnügger" w:date="2021-05-23T16:38:00Z">
        <w:r w:rsidRPr="00944672">
          <w:rPr>
            <w:rFonts w:ascii="Arial" w:hAnsi="Arial" w:cs="Arial"/>
            <w:sz w:val="24"/>
            <w:szCs w:val="24"/>
          </w:rPr>
          <w:t xml:space="preserve"> als </w:t>
        </w:r>
      </w:ins>
      <w:del w:id="494" w:author="Jens Schnügger" w:date="2021-05-23T16:38:00Z">
        <w:r w:rsidRPr="00944672" w:rsidDel="00000001">
          <w:rPr>
            <w:rFonts w:ascii="Arial" w:hAnsi="Arial" w:cs="Arial"/>
            <w:sz w:val="24"/>
            <w:szCs w:val="24"/>
          </w:rPr>
          <w:delText xml:space="preserve">, dass er als </w:delText>
        </w:r>
      </w:del>
      <w:r w:rsidRPr="00944672">
        <w:rPr>
          <w:rFonts w:ascii="Arial" w:hAnsi="Arial" w:cs="Arial"/>
          <w:sz w:val="24"/>
          <w:szCs w:val="24"/>
        </w:rPr>
        <w:t xml:space="preserve">Gefahr angesehen </w:t>
      </w:r>
      <w:ins w:id="495" w:author="Jens Schnügger" w:date="2021-05-23T16:38:00Z">
        <w:r w:rsidRPr="00944672">
          <w:rPr>
            <w:rFonts w:ascii="Arial" w:hAnsi="Arial" w:cs="Arial"/>
            <w:sz w:val="24"/>
            <w:szCs w:val="24"/>
          </w:rPr>
          <w:t xml:space="preserve">zu </w:t>
        </w:r>
      </w:ins>
      <w:r w:rsidRPr="00944672">
        <w:rPr>
          <w:rFonts w:ascii="Arial" w:hAnsi="Arial" w:cs="Arial"/>
          <w:sz w:val="24"/>
          <w:szCs w:val="24"/>
        </w:rPr>
        <w:t>w</w:t>
      </w:r>
      <w:ins w:id="496" w:author="Jens Schnügger" w:date="1970-01-01T01:00:00Z">
        <w:r w:rsidRPr="00944672">
          <w:rPr>
            <w:rFonts w:ascii="Arial" w:hAnsi="Arial" w:cs="Arial"/>
            <w:sz w:val="24"/>
            <w:szCs w:val="24"/>
          </w:rPr>
          <w:t>e</w:t>
        </w:r>
      </w:ins>
      <w:del w:id="497" w:author="Jens Schnügger" w:date="2021-05-23T16:41:00Z">
        <w:r w:rsidRPr="00944672" w:rsidDel="00000001">
          <w:rPr>
            <w:rFonts w:ascii="Arial" w:hAnsi="Arial" w:cs="Arial"/>
            <w:sz w:val="24"/>
            <w:szCs w:val="24"/>
          </w:rPr>
          <w:delText>u</w:delText>
        </w:r>
      </w:del>
      <w:r w:rsidRPr="00944672">
        <w:rPr>
          <w:rFonts w:ascii="Arial" w:hAnsi="Arial" w:cs="Arial"/>
          <w:sz w:val="24"/>
          <w:szCs w:val="24"/>
        </w:rPr>
        <w:t>rde</w:t>
      </w:r>
      <w:ins w:id="498" w:author="Jens Schnügger" w:date="2021-05-23T16:38:00Z">
        <w:r w:rsidRPr="00944672">
          <w:rPr>
            <w:rFonts w:ascii="Arial" w:hAnsi="Arial" w:cs="Arial"/>
            <w:sz w:val="24"/>
            <w:szCs w:val="24"/>
          </w:rPr>
          <w:t>n</w:t>
        </w:r>
      </w:ins>
      <w:r w:rsidRPr="00944672">
        <w:rPr>
          <w:rFonts w:ascii="Arial" w:hAnsi="Arial" w:cs="Arial"/>
          <w:sz w:val="24"/>
          <w:szCs w:val="24"/>
        </w:rPr>
        <w:t>.</w:t>
      </w:r>
    </w:p>
    <w:p w14:paraId="1926055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Josua hatte Flim Bescheid gegeben und sich zurückgezogen. Flim nickte dem Fremden zu. Bevor er langsam zum Tisch ging sagte er noch: „Könnte ich bitte einen Espresso, und einen Orangensaft bekommen?!“</w:t>
      </w:r>
    </w:p>
    <w:p w14:paraId="62A69671"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Am Tisch angekommen sagte er: „Frau Smits, Herr Dijkwijk bitte entschuldigen Sie, dass ich so hereinplatze. Ich denke, sie beide hatte bereits Kontakt mit einem meiner Kollegen.“ Flim sah den Fremden aufmerksam an. Der Fremde verhielt sich so, dass er möglichst keinen Anlass zur Sorge gab. „Ich wüsste nicht, von wem Sie sprechen.“ „Herr Dijkwijk, es würde mich auch überraschen, wenn Sie anders reagiert hätten. Darf ich davon ausgehen, dass Ihre Glock auf mich gerichtet ist?“ „Sie dürfen.“ „Sie hatten ein Videogespräch mit Johann Dahlleiter, als mein Kollege mit Ihnen Kontakt aufgenommen hat.“</w:t>
      </w:r>
    </w:p>
    <w:p w14:paraId="2BE658B9"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„Seihen Sie vorsichtig, wann Sie welche Informationen preisgeben. Manche Überraschungen könnten negative Folgen haben.“ „Ich bin davon ausgegangen, dass Sie den Finger am Abzug unter Kontrolle haben, sonst wäre das Wagnis zu hoch für mich.“ Eine so coole Antwort hatte Flim nicht erwartet. </w:t>
      </w:r>
    </w:p>
    <w:p w14:paraId="3EE68BB9"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„Respekt, Ruhe können Sie bewahren.“ „Jetzt kann ich mir auch denken, woher Sie unsere Namen kennen.“ Anique ergriff das Wort: „Nehmen Sie Platz. Und ... Bitte sein Sie so freundlich die Hände auf dem Tisch zu lassen.“ Der Fremde nickte und setzte sich. „Ich bin Geon Park. Ich bin Südkoreaner, nur um das klarzustellen. Ich bin der ‘Recruiter’ und ich würde gern mit Frau Smits sprechen. Es ist gut, dass Sie, Herr Dijkwijk, dabei sind, denn hier soll es keine Geheimnisse geben.“ </w:t>
      </w:r>
    </w:p>
    <w:p w14:paraId="2D8AFBDE"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Annique sah ihn an und entschied: „Herr Park, </w:t>
      </w:r>
      <w:del w:id="499" w:author="Jens Schnügger" w:date="2021-05-23T16:40:00Z">
        <w:r w:rsidRPr="00944672" w:rsidDel="00000001">
          <w:rPr>
            <w:rFonts w:ascii="Arial" w:hAnsi="Arial" w:cs="Arial"/>
            <w:sz w:val="24"/>
            <w:szCs w:val="24"/>
          </w:rPr>
          <w:delText>ich</w:delText>
        </w:r>
      </w:del>
      <w:ins w:id="500" w:author="Jens Schnügger" w:date="2021-05-23T16:40:00Z">
        <w:r w:rsidRPr="00944672">
          <w:rPr>
            <w:rFonts w:ascii="Arial" w:hAnsi="Arial" w:cs="Arial"/>
            <w:sz w:val="24"/>
            <w:szCs w:val="24"/>
          </w:rPr>
          <w:t>Ihr</w:t>
        </w:r>
      </w:ins>
      <w:r w:rsidRPr="00944672">
        <w:rPr>
          <w:rFonts w:ascii="Arial" w:hAnsi="Arial" w:cs="Arial"/>
          <w:sz w:val="24"/>
          <w:szCs w:val="24"/>
        </w:rPr>
        <w:t xml:space="preserve"> auftreten hier überrascht, aber bitte, fahren Sie fort.“ Sie nickte in Richtung Picard, der sich entspannte und Josua bat, den Kaffee und den Orangensaft zu servieren. Nachdem Josua die Getränke gebracht hatte, fuhr Park fort. „Sie erinnern sich an den Namen Satria Chow?“ „Sie hatte gerade einen großen Erfolg an der malayisch-thailändischen Grenze, der mit viel Presse verbunden war.“ Sagte Annique, und somit nur dass, was in den Informationsmedien zu lesen war. „Es gefällt mir, dass Sie so vorsichtig sind.“ Sagte Geon Park und nickte zustimmend in Richtung Annique. „Ich möchte Ihnen beiden ein Angebot machen.“ Mit diesen Worten zog er vorsichtig ein Visitenkartenetui hervor und schob je eine Karte in Richtung Anique und Flim. „Ich möchte, dass Sie beide für uns arbeiten. Frau Smits, Sie werden die Abteilung ‘Informationsbeschaffung’ und Sie Herr Dijkwijk sollen die Abteilung ‘Innere Sicherheit’ übernehmen. Wenn Sie dieses Angebot annehmen möchten, so melden Sie bitte binnen einer Woche unter der Email-Adresse, die auf der Karte angegeben ist. Vielen Dank für Ihre Zeit.“ Damit wollte er sich erheben, aber Anique hielt ihn zurück. „Herr Park, oder wie immer Sie sonst heißen mögen. Wir haben erlebt, was Ihre IT-Abteilung kann, </w:t>
      </w:r>
      <w:r w:rsidRPr="00944672">
        <w:rPr>
          <w:rFonts w:ascii="Arial" w:hAnsi="Arial" w:cs="Arial"/>
          <w:noProof/>
          <w:sz w:val="24"/>
          <w:szCs w:val="24"/>
        </w:rPr>
        <w:t>Also</w:t>
      </w:r>
      <w:r w:rsidRPr="00944672">
        <w:rPr>
          <w:rFonts w:ascii="Arial" w:hAnsi="Arial" w:cs="Arial"/>
          <w:sz w:val="24"/>
          <w:szCs w:val="24"/>
        </w:rPr>
        <w:t xml:space="preserve">, wofür benötigen Sie mich?“ </w:t>
      </w:r>
    </w:p>
    <w:p w14:paraId="47ED4E5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lastRenderedPageBreak/>
        <w:t xml:space="preserve">„Die Kollegen mit denen Sie zu tun hatten, sind von ‘Counter-Intelligence’, wir haben einen mächtigen Gegenspieler, dem wir uns erwehren müssen.“ Jetzt wandte er sich an Flim Dijkwijk, „Wir werden demnächst ein neues Projekt starten. Hierfür wird eine neue Abteilung ins Leben gerufen. Die Abteilung ‘Äußere Sicherheit’ leitet Satria Chow. Beide Abteilungen arbeiten Hand in Hand nur mit unterschiedlichen Schwerpunkten. General Chow wird Attentate und andere Angriffe auf und um das neue Gelände verhindern. Sie Herr Dijkwijk, werden die Bodyguards und den allgemeinen Personenschutz koordinieren. Frau Chow hat die Gesamtverantwortung für beide Sicherheitsabteilungen. </w:t>
      </w:r>
    </w:p>
    <w:p w14:paraId="75E224A8"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Die zentrale Datenbeschaffung wird Frau Smits verantworten. Wenn es uns gelingt, würden wir gern noch Herrn Dahlleiter gewinnen, als Stellvertretung für Frau Smits. Sind damit Ihre Fragen beantwortet?“ Jetzt war es Flim zu intervenieren: „Nicht so ganz. Was genau ist das ‘neue Projekt’ von dem Sie sprachen?“ „Das, Herr Dijkwijk, kann ich Ihnen erst sagen, wenn Sie an Bord sind, da wir hier noch in der Planung und Vorbereitung sind. Es ist mir nur gestattet Ihnen zu sagen, dass Sie dann in einer Liga mit den Vereinten Nationen spielen.“ Damit stand er auf und verließ die Bar.</w:t>
      </w:r>
    </w:p>
    <w:p w14:paraId="7FA539D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Anique Smits und Flim Dijkwijk blieben sprachlos zurück. Sie vereinbarten, dass sie am nächsten Tag noch einmal miteinander sprechen würden, zahlten und gingen Ihrer Wege. Sie mussten das Gespräch erst einmal verarbeiten.</w:t>
      </w:r>
    </w:p>
    <w:p w14:paraId="00A7D947"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42471DE2" w14:textId="77777777" w:rsidR="00944672" w:rsidRPr="00944672" w:rsidRDefault="00944672" w:rsidP="00944672">
      <w:pPr>
        <w:autoSpaceDE w:val="0"/>
        <w:autoSpaceDN w:val="0"/>
        <w:adjustRightInd w:val="0"/>
        <w:spacing w:after="0" w:line="292" w:lineRule="auto"/>
        <w:jc w:val="center"/>
        <w:rPr>
          <w:rFonts w:ascii="Arial" w:hAnsi="Arial" w:cs="Arial"/>
          <w:sz w:val="24"/>
          <w:szCs w:val="24"/>
        </w:rPr>
      </w:pPr>
      <w:r w:rsidRPr="00944672">
        <w:rPr>
          <w:rFonts w:ascii="Arial" w:hAnsi="Arial" w:cs="Arial"/>
          <w:sz w:val="24"/>
          <w:szCs w:val="24"/>
        </w:rPr>
        <w:t>***</w:t>
      </w:r>
    </w:p>
    <w:p w14:paraId="3D523D92" w14:textId="77777777" w:rsidR="00944672" w:rsidRPr="00944672" w:rsidRDefault="00944672" w:rsidP="00944672">
      <w:pPr>
        <w:keepNext/>
        <w:keepLines/>
        <w:pageBreakBefore/>
        <w:numPr>
          <w:ilvl w:val="0"/>
          <w:numId w:val="1"/>
        </w:numPr>
        <w:suppressAutoHyphens/>
        <w:autoSpaceDE w:val="0"/>
        <w:autoSpaceDN w:val="0"/>
        <w:adjustRightInd w:val="0"/>
        <w:spacing w:before="744" w:after="120" w:line="417" w:lineRule="auto"/>
        <w:jc w:val="center"/>
        <w:outlineLvl w:val="0"/>
        <w:rPr>
          <w:rFonts w:ascii="Arial" w:hAnsi="Arial" w:cs="Arial"/>
          <w:b/>
          <w:bCs/>
          <w:sz w:val="24"/>
          <w:szCs w:val="24"/>
        </w:rPr>
      </w:pPr>
      <w:bookmarkStart w:id="501" w:name="My_First_Chapter"/>
      <w:bookmarkEnd w:id="501"/>
      <w:r w:rsidRPr="00944672">
        <w:rPr>
          <w:rFonts w:ascii="Arial" w:hAnsi="Arial" w:cs="Arial"/>
          <w:b/>
          <w:bCs/>
          <w:sz w:val="24"/>
          <w:szCs w:val="24"/>
        </w:rPr>
        <w:lastRenderedPageBreak/>
        <w:t xml:space="preserve"> – Afrika</w:t>
      </w:r>
      <w:r w:rsidRPr="00944672">
        <w:rPr>
          <w:rFonts w:ascii="Arial" w:hAnsi="Arial" w:cs="Arial"/>
          <w:b/>
          <w:bCs/>
          <w:sz w:val="24"/>
          <w:szCs w:val="24"/>
        </w:rPr>
        <w:br/>
        <w:t>„Indem er seine Vorkehrungen anpasst und seine Pläne verändert, lässt der kluge General den Feind unwissend bleiben.Indem er sein Lager verleg</w:t>
      </w:r>
      <w:del w:id="502" w:author="info" w:date="2025-01-03T10:39:00Z">
        <w:r w:rsidRPr="00944672" w:rsidDel="00000013">
          <w:rPr>
            <w:rFonts w:ascii="Arial" w:hAnsi="Arial" w:cs="Arial"/>
            <w:b/>
            <w:bCs/>
            <w:sz w:val="24"/>
            <w:szCs w:val="24"/>
          </w:rPr>
          <w:delText>e</w:delText>
        </w:r>
      </w:del>
      <w:r w:rsidRPr="00944672">
        <w:rPr>
          <w:rFonts w:ascii="Arial" w:hAnsi="Arial" w:cs="Arial"/>
          <w:b/>
          <w:bCs/>
          <w:sz w:val="24"/>
          <w:szCs w:val="24"/>
        </w:rPr>
        <w:t>t</w:t>
      </w:r>
      <w:ins w:id="503" w:author="info" w:date="2025-01-03T10:39:00Z">
        <w:r w:rsidRPr="00944672">
          <w:rPr>
            <w:rFonts w:ascii="Arial" w:hAnsi="Arial" w:cs="Arial"/>
            <w:b/>
            <w:bCs/>
            <w:sz w:val="24"/>
            <w:szCs w:val="24"/>
          </w:rPr>
          <w:t xml:space="preserve"> </w:t>
        </w:r>
      </w:ins>
      <w:r w:rsidRPr="00944672">
        <w:rPr>
          <w:rFonts w:ascii="Arial" w:hAnsi="Arial" w:cs="Arial"/>
          <w:b/>
          <w:bCs/>
          <w:sz w:val="24"/>
          <w:szCs w:val="24"/>
        </w:rPr>
        <w:t xml:space="preserve">und Umwege nimmt, hindert er den Feind am Erkennen seiner Absichten.“ </w:t>
      </w:r>
      <w:r w:rsidRPr="00944672">
        <w:rPr>
          <w:rFonts w:ascii="Arial" w:hAnsi="Arial" w:cs="Arial"/>
          <w:b/>
          <w:bCs/>
          <w:sz w:val="24"/>
          <w:szCs w:val="24"/>
        </w:rPr>
        <w:br/>
        <w:t>(Sun Tsu)</w:t>
      </w:r>
    </w:p>
    <w:p w14:paraId="1710E082"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commentReference w:id="504"/>
      </w:r>
      <w:r w:rsidRPr="00944672">
        <w:rPr>
          <w:rFonts w:ascii="Arial" w:hAnsi="Arial" w:cs="Arial"/>
          <w:sz w:val="24"/>
          <w:szCs w:val="24"/>
        </w:rPr>
        <w:t>&gt;&gt;&gt; London 2015 &lt;&lt;&lt;</w:t>
      </w:r>
    </w:p>
    <w:p w14:paraId="7D81A63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Benjamin Dingaka wurde in Botsuana geboren und wuchs in der Umgebung von Maun auf. In der Schule fiel er durch seinen Wissensdurst auf. In allen Klassen, die er besuchte, war er immer der Klassenprimus. Er hatte Glück und wurde von verschiedenen Menschen gefördert und nachdem er in Botsuana graduiert hatte, bewarb er sich für den Master Studiengang an der Universität von Johannesburg. Da er aus Botsuana kam, hatte er die Möglichkeit, sich über das Programm für internationale Studenten bewerben. Trotz seines sehr guten Abschlusses musste er einen Aufnahmetest bestehen, um angenommen zu werden. </w:t>
      </w:r>
    </w:p>
    <w:p w14:paraId="71D2F87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In dem Bereich Landvermessung hatte er sich auf das Finden und das Erschließen von neuen Minen spezialisiert und den Lehrgang mit einem Master cum Laude abgeschlossen. Sein Professor traute ihm mehr zu und empfahl ihm sich bei der Universität Exeter, an der ‘Camborne School of Mining’ zu bewerben. Gleichzeitig kontaktierte der Professor die Universität, um zumindest ein Erstgespräch zu ermöglichen.</w:t>
      </w:r>
    </w:p>
    <w:p w14:paraId="45925DDF"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Durch die Zugehörigkeit von Botsuana zum Commonwealth und durch die Empfehlung der Uni in Südafrika, konnte Benjamin Dingaka im englischen Cornwall studieren. In Penryn teilte er sich eine Wohnung mit einem Kommilitonen, musste aber zur Kenntnis nehmen, dass Menschen mit dunklerer Hautfarbe anders betrachtet werden. Selbst als er bei einem Ausflug in eine Zinnmine bei einem Unfall drei Menschen rettete, wurde er sowohl beklatscht als auch angefeindet. </w:t>
      </w:r>
    </w:p>
    <w:p w14:paraId="1B2804DD"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Er hatte gelernt, das auszublenden, und konzentrierte voll auf seine Dissertation. Er ging zurück in die Mine, in der der Unfall war. Bejamin Dingaka kletterte in die eingestürzte Mine und konnte entdecken, warum und wie es zu dem Unfall kam.</w:t>
      </w:r>
    </w:p>
    <w:p w14:paraId="694F4562"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Diese Recherche und das Ergebnis der Untersuchung flossen in seine Dissertation ein. Sein Professor war begeistert von der Arbeit und dem innovativen Ansatz, mit dem Benjamin das Problem gelöst hatte, und das Resultat war ein Suma Cum Laude Abschluss.</w:t>
      </w:r>
    </w:p>
    <w:p w14:paraId="2125BC29"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Nach dem Abschluss hatte er zwar einen Doktortitel und war landesweit bekannt, aber er bekam keinen Job. Das schaute er sich kurz an, dann entschied er, dass er sich mit einem Consulting-Büro für Bergbau selbständig machen würde.</w:t>
      </w:r>
    </w:p>
    <w:p w14:paraId="3FB03887"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lastRenderedPageBreak/>
        <w:t>Er gründete die Geongang Ltd. und begann mit der Akquisition von Kunden. Die Unternehmen, die ihn nicht hatten einstellen wollen, hatten Beratungsbedarf und er wusste, welche Knöpfe er drücken musste. Nach ein paar kleineren Anfragen erhielt er einen Auftrag, der ihn fast ein Jahr lang beschäftigt hielt. Das Ergebnis dieser Arbeit sprach sich in Fachkreisen herum und konnte aus seinem shared Office ausziehen und zwei Mitarbeiter einstellen.</w:t>
      </w:r>
    </w:p>
    <w:p w14:paraId="66755F65"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Es ging bergauf. Dann passierte es: Einer seiner Mitarbeiter hatte ein Verhältnis mit einer Angestellten bei einem Kunden, er verlor den Kunden und es ging das Gerücht, er würde unlautere Mittel anwenden, um an Aufträge zu kommen.</w:t>
      </w:r>
    </w:p>
    <w:p w14:paraId="3FD9830D"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Das sein Mitarbeiter die Dame kurz darauf heiratete, half leider nicht. Die Frau verlor ihren Job und Bejamin stellte sie ein. Interessanterweise wurde ihm jetzt die gute Tat negativ ausgelegt und er fühlte sich wie gebrandmarkt. Als das Geld langsam zur Neige ging, musste er überlegen, wie er weiter vorgehen sollte. Auch das Büro zu schließen war jetzt eine Option, die er offen mit seinen Mitarbeitern kommunizierte.</w:t>
      </w:r>
    </w:p>
    <w:p w14:paraId="16857001"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In dieser Situation erhielt er einen Anruf, der alles veränderte. Er wurde gefragt, ob er eine umfangreiche Flächenuntersuchung vornehmen könne. Die Aufgabe würde sein: Vergleich von drei möglich Flächen auf Wasserspeichermöglichkeiten und Festigkeit für Bebauung. Der Kunde war ein Asiate und beschrieb den Baugrund mit ‘am besten so stabil wie der Granit unter Manhatten’, gleichzeitig sollte die Möglichkeit bestehen, Wasserkavernen anzulegen. Die Grundstücke waren definiert und er würde diese Information erhalten, wenn er zusagen würde.</w:t>
      </w:r>
    </w:p>
    <w:p w14:paraId="18268785"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Er hielt das für eine Fake-Anfrage, aber nach Rücksprache mit den Mitarbeitern entschied er, dass er ein Angebot abgeben würde. Da er davon ausging, dass er</w:t>
      </w:r>
      <w:del w:id="505" w:author="Jens Schnügger" w:date="2021-05-28T20:34:00Z">
        <w:r w:rsidRPr="00944672" w:rsidDel="00000002">
          <w:rPr>
            <w:rFonts w:ascii="Arial" w:hAnsi="Arial" w:cs="Arial"/>
            <w:sz w:val="24"/>
            <w:szCs w:val="24"/>
          </w:rPr>
          <w:delText xml:space="preserve"> sowieso</w:delText>
        </w:r>
      </w:del>
      <w:r w:rsidRPr="00944672">
        <w:rPr>
          <w:rFonts w:ascii="Arial" w:hAnsi="Arial" w:cs="Arial"/>
          <w:sz w:val="24"/>
          <w:szCs w:val="24"/>
        </w:rPr>
        <w:t xml:space="preserve"> keine Antwort erhalten würde, gab er ein Angebot ab, dass 20% über dem normalen Satz war.</w:t>
      </w:r>
    </w:p>
    <w:p w14:paraId="1929B2C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Der Kunde meldete sich, dass er das Angebot erhalten habe, und gern mit ihm in seinem Büro sprechen wollte. </w:t>
      </w:r>
    </w:p>
    <w:p w14:paraId="6FBCAF12"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Bei dem Termin nahmen alle Mitarbeiter teil, da diese voll eingebunden werden würden. Dann eröffnete ihm der Kunde, dass er das Angebot so nicht annehmen würde. Er habe ein alternatives Angebot und war sich sicher, dass Benjamin Dangaka versehentlich rund 20% zu hoch kalkuliert hätte. Wenn Dr. Dangaka sein Angebot zu 75% des abgegebenen Preises aufrechthalten würde, würde der Vertrag zustande kommen. Benjamin Dangaka musste nicht lange überlegen, aber der Form halber feilschte er noch ein wenig. Am Ende hieß es aber: 75% oder nichts.</w:t>
      </w:r>
    </w:p>
    <w:p w14:paraId="34952E8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Ein Blick in die Runde, alle nickten, er sagte zu.</w:t>
      </w:r>
    </w:p>
    <w:p w14:paraId="5A2643D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Dann wurde der Auftrag präzisiert: Er sollte drei Grundstücke in Afrika auf Ihre Tauglichkeit untersuchen. Das Problem war nur, dass die zu untersuchenden Flächen 20 x 50 Kilometer groß waren.</w:t>
      </w:r>
    </w:p>
    <w:p w14:paraId="09063AD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Er erhielt 3 x drei Monate plus jeweils einen Monat, um von einer zur anderen Fläche zu kommen. Sein Personal hier im Büro sollte die Daten auswerten und einen Bericht </w:t>
      </w:r>
      <w:r w:rsidRPr="00944672">
        <w:rPr>
          <w:rFonts w:ascii="Arial" w:hAnsi="Arial" w:cs="Arial"/>
          <w:sz w:val="24"/>
          <w:szCs w:val="24"/>
        </w:rPr>
        <w:lastRenderedPageBreak/>
        <w:t>verfassen. Sollte der Bericht binnen eines `Jahres fertig werden, würde der die 25% als Bonus zurückbekommen. Bräuchte er länger, würde der Bonus entfallen. Bei Schwierigkeiten stünde ihm eine Telefonnummer zur Verfügung, die rund um die Uhr besetzt war, er könnte dann sagen, was er benötigte. Benjamin Dingaka sagte zu.</w:t>
      </w:r>
    </w:p>
    <w:p w14:paraId="4F0B5358"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008934A2" w14:textId="77777777" w:rsidR="00944672" w:rsidRPr="00944672" w:rsidRDefault="00944672" w:rsidP="00944672">
      <w:pPr>
        <w:autoSpaceDE w:val="0"/>
        <w:autoSpaceDN w:val="0"/>
        <w:adjustRightInd w:val="0"/>
        <w:spacing w:after="0" w:line="292" w:lineRule="auto"/>
        <w:jc w:val="center"/>
        <w:rPr>
          <w:rFonts w:ascii="Arial" w:hAnsi="Arial" w:cs="Arial"/>
          <w:sz w:val="24"/>
          <w:szCs w:val="24"/>
        </w:rPr>
      </w:pPr>
      <w:r w:rsidRPr="00944672">
        <w:rPr>
          <w:rFonts w:ascii="Arial" w:hAnsi="Arial" w:cs="Arial"/>
          <w:sz w:val="24"/>
          <w:szCs w:val="24"/>
        </w:rPr>
        <w:t>***</w:t>
      </w:r>
    </w:p>
    <w:p w14:paraId="2AB4E047"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780CCAD3"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commentReference w:id="506"/>
      </w:r>
      <w:r w:rsidRPr="00944672">
        <w:rPr>
          <w:rFonts w:ascii="Arial" w:hAnsi="Arial" w:cs="Arial"/>
          <w:sz w:val="24"/>
          <w:szCs w:val="24"/>
        </w:rPr>
        <w:t>&gt;&gt;&gt; Libyen, März 2015&lt;&lt;&lt;</w:t>
      </w:r>
    </w:p>
    <w:p w14:paraId="1DCDED7D"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Am Freitag, den 06. März schwebte der Airbus A320 der </w:t>
      </w:r>
      <w:r w:rsidRPr="00944672">
        <w:rPr>
          <w:rFonts w:ascii="Arial" w:hAnsi="Arial" w:cs="Arial"/>
          <w:noProof/>
          <w:sz w:val="24"/>
          <w:szCs w:val="24"/>
        </w:rPr>
        <w:t>Britisch</w:t>
      </w:r>
      <w:r w:rsidRPr="00944672">
        <w:rPr>
          <w:rFonts w:ascii="Arial" w:hAnsi="Arial" w:cs="Arial"/>
          <w:sz w:val="24"/>
          <w:szCs w:val="24"/>
        </w:rPr>
        <w:t xml:space="preserve"> Airways auf dem Flughafen von Tripolis ein. Benjamin Dingaka hatte den Flug in Business Class (die </w:t>
      </w:r>
      <w:r w:rsidRPr="00944672">
        <w:rPr>
          <w:rFonts w:ascii="Arial" w:hAnsi="Arial" w:cs="Arial"/>
          <w:noProof/>
          <w:sz w:val="24"/>
          <w:szCs w:val="24"/>
        </w:rPr>
        <w:t>Britisch</w:t>
      </w:r>
      <w:r w:rsidRPr="00944672">
        <w:rPr>
          <w:rFonts w:ascii="Arial" w:hAnsi="Arial" w:cs="Arial"/>
          <w:sz w:val="24"/>
          <w:szCs w:val="24"/>
        </w:rPr>
        <w:t xml:space="preserve"> Airways nannte ihr Kontinentalprodukt Club Europe) gebucht. Der Abflug war aus Gatwick erfolgt und die Abfertigung in Gatwick war nicht so bequem, wie sie in Heathrow war. </w:t>
      </w:r>
    </w:p>
    <w:p w14:paraId="001C94C7"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Durch die Business Class hatte er den Vorteil die fast Lane benutzen zu können und damit war der Weg durch die Sicherheitskontrolle deutlich schneller und er konnte die Lounge nutzen um sich vorzubereiten.</w:t>
      </w:r>
    </w:p>
    <w:p w14:paraId="63844AE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Nach der Ankunft in Tripolis war er einer der Ersten, die durch die Einreisekontrolle gingen, und sogar sein Gepäck war schon auf dem Band, als er zur Gepäckausgabe kam.</w:t>
      </w:r>
    </w:p>
    <w:p w14:paraId="6539FA4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Auch der bestellte Transferservice wartete hinter der Zollkontrolle. Er hatte das Gefühl, im falschen Film zu sein, dass bei der Einreise alles so schnell gehen würde, davon war er in der libyschen Hauptstadt nicht ausgegangen. Der Shuttle brachte ihn zu seinem Hotel und nach einer Dusche legte er sich schlafen.</w:t>
      </w:r>
    </w:p>
    <w:p w14:paraId="7C442C4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Am Samstagmorgen um 08:30 Uhr war der gebuchte Fahrer im Hotel und es begann die lange Fahrt nach Abu Kammash. Für die 157 Kilometer waren zweieinhalb Stunden geplant. Hamid al Rebyana war sein Fahrer, den ihm sein Reisebüro organisiert hatte. Hamid fuhr einen alten Land Rover Defender II, der brachte sie zwar überall hin, aber Geschwindigkeit musste hier in Libyen neu gedacht werden.</w:t>
      </w:r>
    </w:p>
    <w:p w14:paraId="5E642EA8"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 Nach vier Stunden Fahrt machten Sie in Zuwara Mittagspause und Hamid fand ein kleines Restaurant am Meer, wo sie ein kleines Mal zu sich nahmen. Benjamin hatte Hamid gesagt, dass er Wert darauf legen würden, wenn Hamid mit ihm zusammen aß. </w:t>
      </w:r>
    </w:p>
    <w:p w14:paraId="445ED526"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Das Reisebüro hatte für die ersten zwei Nächte eine Unterkunft organisiert. Benjamin hatte Hamid gesagt, dass er für sie beide eine Unterkunft für 3 Wochen organisieren müsste. Er wollte die Stadt als Basislager für seinen Aufenthalt nehmen.</w:t>
      </w:r>
    </w:p>
    <w:p w14:paraId="0523DEC9"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In der ersten Woche fuhren Sie westlich nach Tunesien und Benjamin nahm einige Untersuchungen vor. In der zweiten Woche begannen Sie das libysche Hinterland zu erkunden. </w:t>
      </w:r>
    </w:p>
    <w:p w14:paraId="4C267F8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Am Mittwoch, den 18 März gab es einen Zwischenfall, der den Arbeitsablauf zu stören begann. Während Benjamin den Wagen verlassen hatte, um einen Salzsee zu untersuchen, wurde Hamid und sein Land Rover von einer Gruppe Milizionäre umstellt. </w:t>
      </w:r>
      <w:r w:rsidRPr="00944672">
        <w:rPr>
          <w:rFonts w:ascii="Arial" w:hAnsi="Arial" w:cs="Arial"/>
          <w:sz w:val="24"/>
          <w:szCs w:val="24"/>
        </w:rPr>
        <w:lastRenderedPageBreak/>
        <w:t>Benjamin konnte sehen, dass eine heftige Diskussion in Gange war, war aber clever genug, um nicht zum Fahrzeug zurückzukehren, solange die Milizionäre nach da waren. Die Freischärler fuhren weg und Hamid gab per Hupe Zeichen, dass Benjamin zurückkommen sollte.</w:t>
      </w:r>
    </w:p>
    <w:p w14:paraId="7BF7A5A6"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669ACD4F"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 xml:space="preserve"> ***</w:t>
      </w:r>
    </w:p>
    <w:p w14:paraId="5BC34137"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„Sidi, es gibt ein Problem.“ Begann Hamid, „Sadiqi, was ist los?“ Hamid sprach ihn immer mit ‘Sidi’ also mit ‘Herr’ an, was im arabischen Sprachgebrauch, verschiedene Abstufungen haben kann. Benjamin hatte beschlossen Hamid daher immer mit ‘Sadiqi’, was so viel wie ‘mein Freund’ bedeutet, und auch hier bietet die arabische Sprache viele Möglichkeiten der Differenzierung. </w:t>
      </w:r>
    </w:p>
    <w:p w14:paraId="6CA9BBEF"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„Die Soldaten gehören zu den Truppen von General Abu Alsyf. Sie sagen, wenn wir hier herumfahren, dann müssen wir dafür bezahlen oder wir werden erst gefoltert und dann getötet.“ Sagte ein bedrückter Hamid. „Ich vermute, dass der General kein General ist?!“ Fragte Benjamin. Hamid meinte nur: „Das ist egal. Seine Leute nennen ihn ‘Vater des Schwertes’, das bedeutet, dass er ein gefährlicher Mann ist. Wir sollten hier verschwinden.“</w:t>
      </w:r>
    </w:p>
    <w:p w14:paraId="469BC1AD"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„Ja, lasse uns zurückfahren. Ich muss mal telefonieren.“ Damit stiegen sie in den Land Rover und fuhren zurück.</w:t>
      </w:r>
    </w:p>
    <w:p w14:paraId="6061DB71"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Nachdem Sie in Abu Kammash angekommen waren, ging Benjamin in sein Zimmer, um in Ruhe mit seinem Satellitentelefon ein Gespräch zu führen.</w:t>
      </w:r>
    </w:p>
    <w:p w14:paraId="252C76D6"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Benjamin wählte die Notfallnummer, die man ihm gegeben hatte und überlegte, was er sagen und wie er sein Problem schildern sollte, wurde aber direkt überrascht. Nach dem dritten Klingeln meldete sich eine Stimme in englischer Sprache und sagte: „Guten Tag Herr Dr. Dingaka, wie geht es Ihnen? Welche Art von Problem ist bei Ihnen in Abu Kammash aufgetreten?“ </w:t>
      </w:r>
    </w:p>
    <w:p w14:paraId="35D7C217"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„Woher? ... Ach, ... vergessen Sie´s.“ stotterte Benjamin Dingaka. „Ich werde von einer Miliz bedroht. Ich kann meiner Aufgabe hier nicht weiter nachgehen.“ Sagte er, nachdem er sich von der Überraschung erholt hatte. „Ich verstehe.“ Antwortete die Stimme. „Bitte haben Sie ein paar Minuten Geduld. Bleiben Sie bitte kurz in der Leitung, ich hole mir eben ein paar Informationen ein. Bitte nicht wundern, ich spiele kurz Pausenmusik ein.“ Das verwirrte Benjamin total, aber völlig verdattert antwortete er nur: „Ja, Danke. Ich warte.“</w:t>
      </w:r>
    </w:p>
    <w:p w14:paraId="313DB7B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Kurz darauf hörte die Musik auf und dann meldete sich die Stimme wieder: „Vielen Dank für Ihre Geduld. Ist es richtig, dass Ihr Fahrer Hamid einen Land Rover II fährt? Und ist in dem Fahrzeug die hintere Sitzbank vorhanden?“ „Verdammt!“ Entfuhr es Benjamin, „Entschuldigen Sie bitte, aber woher Wissen Sie das? Und ja, die zweite Sitzbank ist noch vorhanden.“ „Die erste Frage darf ich leider nicht beantworten. Zu Ihrem Problem: Bitte fordern Sie Hamid auf, dass er morgen um 15:00 Uhr am Flugplatz von Zuwara sein </w:t>
      </w:r>
      <w:r w:rsidRPr="00944672">
        <w:rPr>
          <w:rFonts w:ascii="Arial" w:hAnsi="Arial" w:cs="Arial"/>
          <w:sz w:val="24"/>
          <w:szCs w:val="24"/>
        </w:rPr>
        <w:lastRenderedPageBreak/>
        <w:t>möchte. Sie erhalten Unterstützung. Es werden zwei Personen mit einer Dornier 228 landen. Das Flugzeug wir nur ungefähr 5 Minuten bleiben, ist Hamid nicht da, müssen wir den Kontrakt leider als beendet werten. Vielen Dank.“ Dann war die Leitung unterbrochen.</w:t>
      </w:r>
    </w:p>
    <w:p w14:paraId="27BE76C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50E03F3C"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w:t>
      </w:r>
    </w:p>
    <w:p w14:paraId="45E6B371"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3E7EDD4D"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 xml:space="preserve">Der Flugplatz von Zuwara hatte nie die Aufgabe gehabt, ein Drehkreuz zu werden, aber er konnte die Küstenregion in der Grenznähe zu Tunesien versorgen. Hamid hatte das Gefühl, dass hier niemand versorgt werden wollte. Das Gebäude wird von zwei Sicherheitsleuten bewacht, die sich aber erschreckten, als Hamid mit dem Land Rover vorfuhr. Verwirrt waren die beiden dann zusätzlich, als das Propellergeräusch einer anfliegenden Maschine zu hören war. Vom Meer kommend flog die Do228 auf die Landebahn 24 zu und der Pilot schaffte es, die Maschine vor dem Abzweig zum Vorfeld soweit abzubremsen, so das er direkt einbiegen konnte. Keine vier Minuten nach dem Aufsetzen kam die Maschine vor dem Terminal zum Stehen. Das linke Triebwerk wurde bereits nach dem Abbiegen in Richtung Vorfeld abgestellt, und so ging fast direkt mit dem Stoppen, die Tür hinter der Tragfläche auf. </w:t>
      </w:r>
    </w:p>
    <w:p w14:paraId="23FCB85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Es nicht erkennbar, ob der Flughafen Personal hatte, dass sich um das Flugzeug kümmern würde, aber die Crew hatte entschieden, nicht lange am Boden bleiben zu wollen. Ein Mitglied der Bordcrew öffnete die Tür und klappte die Treppe aus. Er stieg aus und öffnete die Frachtraumtür, um das Gepäck auszuladen. Er stellte drei Gepäckstücke auf den Boden und drehte sich um. Die beiden Fluggäste waren aus der Maschine ausgestiegen und nahmen das Gepäck entgegen. </w:t>
      </w:r>
    </w:p>
    <w:p w14:paraId="31392552"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Der Pilot hatte die Dornier gegen den Uhrzeigersinn auf dem Vorfeld geparkt, daher war der Weg zum Gebäude nicht weit. Die beiden Fluggäste schulterten je einen Rucksack und trugen die weitere Tasche gemeinsam zum Terminal. </w:t>
      </w:r>
    </w:p>
    <w:p w14:paraId="78597F58"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Der Sicherheitsleute hatte schnell reagiert und die Tür zum Vorfeld aufgeschlossen, so das die Passagiere das Gebäude betreten konnten. Einer der beiden wollte eine ‘Abfertigungsgebühr’ kassieren, ließ sich aber nach einer </w:t>
      </w:r>
      <w:r w:rsidRPr="00944672">
        <w:rPr>
          <w:rFonts w:ascii="Arial" w:hAnsi="Arial" w:cs="Arial"/>
          <w:noProof/>
          <w:sz w:val="24"/>
          <w:szCs w:val="24"/>
        </w:rPr>
        <w:t>sehr</w:t>
      </w:r>
      <w:r w:rsidRPr="00944672">
        <w:rPr>
          <w:rFonts w:ascii="Arial" w:hAnsi="Arial" w:cs="Arial"/>
          <w:sz w:val="24"/>
          <w:szCs w:val="24"/>
        </w:rPr>
        <w:t xml:space="preserve"> kurzen Diskussion davon überzeugen, dass keine Gebühr fällig war. Zudem bot er sich an, das Gepäck vor das Gebäude zu tragen. Dies wurde freundlich abgelehnt. Als die Passagiere das Terminal zur Landseite verließen, war dem Sicherheitspersonal anzumerken, dass Sie froh waren, dass die Gäste aus dem Haus waren.</w:t>
      </w:r>
    </w:p>
    <w:p w14:paraId="1C775AE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In dem Augenblick, in dem die Fluggäste vor das Terminal traten, hob die Dornier 228 in Richtung Meer wieder ab. Die Piloten nutzten die Kurzstarteigenschaften der Maschine und waren so schnellstmöglich wieder in der Luft.</w:t>
      </w:r>
    </w:p>
    <w:p w14:paraId="29E6A37D"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Hamid sah das Flugzeug starten und schaute nach den Gästen, die er befördern sollte. Zwei Frauen kamen auf ihn zu. „Sind Sie Hamid?“ Fragte die eine und Hamid nickte irritiert. Er hatte gesehen, dass die beiden Sicherheitsleute sich unterwürfig verhielten und </w:t>
      </w:r>
      <w:r w:rsidRPr="00944672">
        <w:rPr>
          <w:rFonts w:ascii="Arial" w:hAnsi="Arial" w:cs="Arial"/>
          <w:sz w:val="24"/>
          <w:szCs w:val="24"/>
        </w:rPr>
        <w:lastRenderedPageBreak/>
        <w:t xml:space="preserve">mit Typen, groß und breite Schultern, der Marke „Navy Seal“ oder „SAS“ gerechnet, jetzt standen aber zwei Frauen vor ihm. </w:t>
      </w:r>
    </w:p>
    <w:p w14:paraId="101AB0E7"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Die Zweite schaute ihn an: „Was ist los? Können Sie nicht sprechen?“ Der Tonfall ließ ihn zusammenzucken, langsam verstand er, warum die Sicherheitsleute so unterwürfig waren. Den Tonfall kannte er aus der Armee und der verhieß nichts Gutes. „Ja, ich bin Hamid. Willkommen in Libyen. Kann ich Ihnen mit dem Gepäck helfen?“ Schnell hatte er die arabische Höflichkeit wiedergefunden und während der Frage bereits die Ladeklappe geöffnet.</w:t>
      </w:r>
    </w:p>
    <w:p w14:paraId="6B01542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„Vielen Dank.“ Sagte die Erste, als sie ihr Gepäck ins Auto warf. „Wie lange brauchen wir bis Abu Kammash?“ Fragte die Zweite und Gepäckstück zwei landete im Auto. „Ungefähr 45 Minuten.“ Antwortete Hamid entschuldigend, „Die Straßen sind nicht so gut.“ Er wollte nach dem letzten Gepäckstück greifen, als es auch schon von den Frauen ins Auto befördert worden war.</w:t>
      </w:r>
    </w:p>
    <w:p w14:paraId="2D053109"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Die Zweite sagte: „Bibi, Du gehst nach vorn. Ich sitze hinten.“ „Ja.“ Antwortete Bibi. Hamid stieg ein und Bibi saß bereits auf dem Beifahrersitz und schaute ihn an. „Viel zu sehen gibt es während der Fahrt leider nicht.“ Begann Hamid und wurde von Bibi unterbrochen, „Dann ist es gut, dass Sie sich auf die Straße konzentrieren können.“ Damit war die Unterhaltung beendet.</w:t>
      </w:r>
    </w:p>
    <w:p w14:paraId="3B36DED7"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430FBD44"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w:t>
      </w:r>
    </w:p>
    <w:p w14:paraId="4DDCA767"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250F021F"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Während der Fahrt hatten die Frauen immer mal wieder auf Gesteinsformationen gezeigt und sich in einer Sprache verständigt, die Hamid nicht kannte. Auf Grund des militärischen Tonfalls und dem Interesse an Steinen und Felsen ging Hamid davon aus, dass die beiden Frauen bei den Pionieren gewesen waren und Sahib Benjamin bei der Arbeit unterstützen sollten.</w:t>
      </w:r>
    </w:p>
    <w:p w14:paraId="4BD121B9"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Er dachte, dass das keine Arbeit für Frauen war, aber die beiden waren vermutlich ungläubige, und die waren eben anders. Er fand es komisch, dass jemand nicht den Worten Allahs folgen wollte. </w:t>
      </w:r>
    </w:p>
    <w:p w14:paraId="31079478"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Nachdem sie das Haus erreicht hatten, luden die Frauen ihr Gepäck ab, und Dr. Benjamin Dingaka führte sie zu dem Zimmer, das sie sich teilen sollten. Um 16:15 Uhr waren die Frauen auf das Zimmer gegangen, um sich frisch zu machen und sich umzuziehen. Um 16:45 Uhr waren Sie wieder im Wohnraum und baten Dr. Benjamin darum, zu erklären, wie die Erkundung weiter fortgeführt werden sollte.</w:t>
      </w:r>
    </w:p>
    <w:p w14:paraId="0AD78668"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„Ich verstehe nicht, warum man Sie beiden hierher geschickt hat.“ „Da Sie bedroht worden sind, sollen wir Sie unterstützen, damit Sie Ihre Arbeit schnell beenden können.“ „Hamid hat mir gesagt, dass er vermutet, dass Sie von den Pionieren sind. Er sagt, Sie hätte sich während der Fahrt für Felsen und Formationen interessiert.“ „Ja, so ähnlich.“ Sagte Satria Chow und lächelte freundlich. Sie hatte Hamid auf eine falsche Fährte </w:t>
      </w:r>
      <w:r w:rsidRPr="00944672">
        <w:rPr>
          <w:rFonts w:ascii="Arial" w:hAnsi="Arial" w:cs="Arial"/>
          <w:sz w:val="24"/>
          <w:szCs w:val="24"/>
        </w:rPr>
        <w:lastRenderedPageBreak/>
        <w:t>gelockt und ließen ihn jetzt in dem Glauben. Tia und Bibi mussten im Augenblick davon ausgehen, dass Hamid mit den General zusammenarbeitete und wenn der General falsch-wahre Informationen erhielt, war es besser für sie. Daher beantworteten Sie die Fragen so, dass der Eindruck erhalten blieb.</w:t>
      </w:r>
    </w:p>
    <w:p w14:paraId="094BE9D9"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Um 19:00 Uhr waren Sie mit der Vorbesprechung fertig und Basima, die Köchin, die Benjamin engagiert hatte, servierte das Abendessen.</w:t>
      </w:r>
    </w:p>
    <w:p w14:paraId="4056E7C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61075F44"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w:t>
      </w:r>
    </w:p>
    <w:p w14:paraId="72DE8B97"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5E9E2287"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commentReference w:id="507"/>
      </w:r>
      <w:r w:rsidRPr="00944672">
        <w:rPr>
          <w:rFonts w:ascii="Arial" w:hAnsi="Arial" w:cs="Arial"/>
          <w:sz w:val="24"/>
          <w:szCs w:val="24"/>
        </w:rPr>
        <w:t xml:space="preserve">&gt;&gt;&gt; </w:t>
      </w:r>
      <w:r w:rsidRPr="00944672">
        <w:rPr>
          <w:rFonts w:ascii="Arial" w:hAnsi="Arial" w:cs="Arial"/>
          <w:noProof/>
          <w:sz w:val="24"/>
          <w:szCs w:val="24"/>
        </w:rPr>
        <w:t>Libysche</w:t>
      </w:r>
      <w:r w:rsidRPr="00944672">
        <w:rPr>
          <w:rFonts w:ascii="Arial" w:hAnsi="Arial" w:cs="Arial"/>
          <w:sz w:val="24"/>
          <w:szCs w:val="24"/>
        </w:rPr>
        <w:t xml:space="preserve"> Wüste nahe der tunesischen Grenze &lt;&lt;&lt;</w:t>
      </w:r>
    </w:p>
    <w:p w14:paraId="739F8CD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Am nächsten Morgen, nach einem kleinen Frühstück, brachen Sie auf, um an der Stelle weiterzumachen, wo Hamid von den Milizionären angesprochen worden war.</w:t>
      </w:r>
    </w:p>
    <w:p w14:paraId="4AEB720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Als die Stelle erreichten, sagte Tia, nachdem sie sich umgesehen hatte: „Hamid, Du gehst mit Dr. Benjamin dort entlang. Bibi, Du nimmst die Messeinrichtung und geht dort hinauf. Schaue nach, ob es Sinn macht, in diese Richtung weiterzuarbeiten.“ </w:t>
      </w:r>
    </w:p>
    <w:p w14:paraId="4582EAB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„Sie sind aber gut vorbereitet. Ich dachte, ich muss ihnen erklären, wie wir weiter machen. Ich stimme Ihren Vorgaben zu.“ Sagte Benjamin Dingaka, der das Gefühl hatte, dass Tia nicht die ganze Wahrheit gesagt hatte. „Danke. Ich bleibe hier am Auto, damit Bibi einen stabilen Messpunkt hat.“ Dingaka nickte und winkte Hamid, ihm zu folgen. Als die beiden außer Hörweite waren, sagte Bibi zu Tia: „Hamid hat gesehen, wo ich hingehen soll. Was soll ich wirklich machen?“ </w:t>
      </w:r>
    </w:p>
    <w:p w14:paraId="4A7406DD"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Tia grinste: „Da musst Du hoch, aber dann verdeckt weiter, dass Du von hier auf 10 Uhr bist, das sind rund 500m. Von dort solltest Du gutes Schussfeld haben. Du schießt als Erstes auf den, mit der größten Waffe. Ich vermute ein MG auf einem Geländewagen. Als Zeichen mache ich eine Raute vor dem Bauch. Plan B: Wenn ich schieße, dann bitte auch Du.“ „Ja, ich vermute, das wäre hilfreich.“ Lachte Bibi. Dann Griff Sie nach Ihrer ‘Vermessungstasche’ und ging los. Tia hatte gesehen, dass Hamid sie beobachtet hatte, daher hatte sie so getan als </w:t>
      </w:r>
      <w:r w:rsidRPr="00944672">
        <w:rPr>
          <w:rFonts w:ascii="Arial" w:hAnsi="Arial" w:cs="Arial"/>
          <w:noProof/>
          <w:sz w:val="24"/>
          <w:szCs w:val="24"/>
        </w:rPr>
        <w:t>würden</w:t>
      </w:r>
      <w:r w:rsidRPr="00944672">
        <w:rPr>
          <w:rFonts w:ascii="Arial" w:hAnsi="Arial" w:cs="Arial"/>
          <w:sz w:val="24"/>
          <w:szCs w:val="24"/>
        </w:rPr>
        <w:t xml:space="preserve"> die Frauen sich über irgendetwas Witziges unterhalten.</w:t>
      </w:r>
    </w:p>
    <w:p w14:paraId="60381A95"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Sie holte das Equipment vom Wagen und begann irgendetwas aufzubauen. </w:t>
      </w:r>
    </w:p>
    <w:p w14:paraId="6360BF36"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Hamid sah, dass die Frauen mit der Arbeit begannen, und wandte sich an Benjamin Dingaka: „Sahib! Wir haben nicht gesagt, wann wir zurückkommen. Soll ich Basima Bescheid, dass wir vor der Dämmerung zurück sind?“ „Sadiqi, gut, dass Du daran denkst. Sei so gut und mache das.“</w:t>
      </w:r>
    </w:p>
    <w:p w14:paraId="119468D7"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Hamid hasste es, von einem Ungläubigen als ‘Freund’ betitelt zu werden, aber der Ungläubige zahlte gut und zusätzlich würde er Bakschisch vom General erhalten. Vielleicht konnten sie die Frauen noch verkaufen. Hamdullah, das Leben meinte es gut mit ihm. Er nahm das Telefon und nach dem Klingelton sagte er: „Es sind noch zwei Frauen als Aushilfskräfte gekommen. Sieht aus, als hätte die bei den Pionieren </w:t>
      </w:r>
      <w:r w:rsidRPr="00944672">
        <w:rPr>
          <w:rFonts w:ascii="Arial" w:hAnsi="Arial" w:cs="Arial"/>
          <w:sz w:val="24"/>
          <w:szCs w:val="24"/>
        </w:rPr>
        <w:lastRenderedPageBreak/>
        <w:t>gearbeitet.“„Danke. Wir kommen.“ Hamid legte auf und sagte: „Sahid. Alles geregelt. Basima wird heute Lamm zubereiten.“ „Vielen Dank für Deine Unterstützung, Hamid. Jetzt lasse uns hier fertig werden und dann wieder zum Auto gehen.“</w:t>
      </w:r>
    </w:p>
    <w:p w14:paraId="0586BB01"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1CC0C000"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w:t>
      </w:r>
    </w:p>
    <w:p w14:paraId="2992810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746D2995"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Ein Mobiltelefon ist ein Mikrofon. Damit Sprachassistenten richtig arbeiten können, muss das Mikrofon immer an sein. Das bedeutet auch, dass man immer hören kann, was gesagt wird. Mit etwas technischem Sachverstand lassen sich die Telefone durchgehend abhören.</w:t>
      </w:r>
    </w:p>
    <w:p w14:paraId="1AE127E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„Er hat die Miliz informiert. Sie sind jetzt auf dem Weg zu Euch. Wir haben keinen Satelliten, aber eine bewaffnete Drohne dient als Back-Up und als Auge für Euch.“</w:t>
      </w:r>
    </w:p>
    <w:p w14:paraId="4AC381D5"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„Danke für Eure Hilfe, Anique. Wenn wir mal wieder in Amsterdam sind, müssen wir wieder zusammen ausgehen.“ Sagte Tia. „Jederzeit, und gerne!“ Sagte Annique, die am Computer saß und die Operation überwachte. </w:t>
      </w:r>
    </w:p>
    <w:p w14:paraId="4958B0D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„Ich störe Euch ungern beim Small-Talk. Zwei Land-Rover: je 4 Mann. Ein Wagen umfährt Euch. Der ist jetzt bei Bibi in 6 Uhr, Fahrtrichtung 3 Uhr. Der andere hat das MG, das Du erwartet hast.“ Tia antwortete: „Nur weil wir Dich beim letzten Mal unter den Tisch getrunken haben, musst Du nicht gleich zickig sein. Flim.“ </w:t>
      </w:r>
    </w:p>
    <w:p w14:paraId="6A8496C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„Ich nehme Ausrede 1: Ich war krank, deswegen habt Ihr gewonnen.“ Drei Frauenstimmen lachten gleichzeitig. „Das hat ihn in seiner Eitelkeit verletzt.“ Vermutete Bibi und die anderen lachten, sogar Flim. </w:t>
      </w:r>
    </w:p>
    <w:p w14:paraId="7B99EB85"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Plötzlich wurde Flim wieder Ernst: „Bibi, auf 3 Uhr, die dunkle Düne. Ein Mann. Check das.“ „Aye.“ Bibi wusste, dass wenn das ein Scharfschütze war, er Sie genau hier suchen würde. Daher glitt sie rückwärts die Düne halb hinunter und legte sich dann quer in den Sand, so das Sie die andere Düne sehen konnte.</w:t>
      </w:r>
    </w:p>
    <w:p w14:paraId="5AED3E3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„Flim hat recht. Scharfschütze. Tia, der hat Vorrang. MG ohne Deckung.“ Sagte Bibi. „Aye.“ Kam von Tia. Sie stellte das Material so, dass es für den ankommenden Land Rover nur eine sinnvolle Stelle gab, an der er halten konnte. Auf der Ladefläche ihres Land Rover richtete Sie einen länglichen Kasten so aus, dass er genau auf den leeren Platz zeigte. Dann steckte sie ihre Glock hinter dem Rücken in den Hosenbund. Neben sich auch dem Tisch lag eine UZI griffbereit.</w:t>
      </w:r>
    </w:p>
    <w:p w14:paraId="5A795372"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„Flim?“ „Ja, Tia?“ Kann der große Bruder auf den zweiten Land Rover schauen?“ „Die automatische Zielverfolgung läuft, seit die sich getrennt haben.“ „Danke Flim, entschuldige die Nachfrage.“ „Du spielst mit Deinem Leben, du darfst alles Fragen, was hilft.“ </w:t>
      </w:r>
    </w:p>
    <w:p w14:paraId="7B831979"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„Es ist verdammt lange her, dass ich mich auf so Gutes Back-Up verlassen konnte.“ „Tia, hör auf, sonst glaubt Flim, Du willst ihn anbaggern.“ Hörte Sie Aniques Stimme. Bibi antwortete: „Quatsch, der ist nur nett, weil er kein Alkohol abkann.“ Das löste wieder ein </w:t>
      </w:r>
      <w:r w:rsidRPr="00944672">
        <w:rPr>
          <w:rFonts w:ascii="Arial" w:hAnsi="Arial" w:cs="Arial"/>
          <w:sz w:val="24"/>
          <w:szCs w:val="24"/>
        </w:rPr>
        <w:lastRenderedPageBreak/>
        <w:t>Lachen bei allen aus. „Ich werfe Euch den Fehdehandschuh hin. Ich verlange Genugtuung.“ Hörten sie Flims-Stimme. Dann sagte Bibi: „Schütze bereitet sich vor. Ich nehme den Schalldämpfer. Das bringt uns 30 Sekunden Vorsprung.“ Dreimal klicken antwortete ihr. „Tia, Land Rover 1, kommt auf 11 Uhr zu Dir. Nummer 2 auf Deiner 7 Uhr. Rakete bereit.“ Kam Flims Stimme über die Kopfhörer.</w:t>
      </w:r>
    </w:p>
    <w:p w14:paraId="6F7527B9"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Tia sagte kurz: „Bibi, Planänderung: eins: Scharfschütze. Zwei: Hamid.“ „Aye. Wann?“ „Sobald der Land Rover zum stehen kommt und die Aussteigen. Zeichen gibt Flim. Dann nach oben, Ziel auf Hamid. Wenn er den Dr. bedroht: Schießen.“ Zweimal klicken als Antwort.</w:t>
      </w:r>
    </w:p>
    <w:p w14:paraId="7C81CC47"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 Der Land Rover umfuhr die Düne und erschien im Einschnitt zwischen zwei Dünen. Der Fahrer hielt auf das Lager zu und, da viel Material auf dem Boden verteilt war, brachte den Geländewagen an der Stelle zum Stehen, die Tia ausgesucht hatte. Zwei Männer sprangen seitwärts von der hinteren Bank in den Sand, während der Beifahrer lässig ausstieg. </w:t>
      </w:r>
    </w:p>
    <w:p w14:paraId="1A86CB89"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Er taxierte Tia und sah eine kleine und schlanke Frau, er rechnete nicht mit Problemen.</w:t>
      </w:r>
    </w:p>
    <w:p w14:paraId="403B1778"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„Wo ist Dein Boss?“ Fragte  Hassan Sidiyq Alsyf. Ohne mit der Arbeit aufzuhören fragte Tia: „Wer will dass wissen?“ „Weib! Hüte Dich.“ Fuhr Hassan auf, „Ich werde Dich zu meinem Vergnügen töten, wenn Du mir nicht den notwendigen Respekt entgegenbringst.“ „Es ist respektlos, jemanden einfach so anzuschreien.“ Entgegnete Tia. In Ihrem Ohr hörte sie Flims-Stimme: „Bibi, Go.“ Kurz darauf: „Bin oben, Hamid im Visier.“ </w:t>
      </w:r>
    </w:p>
    <w:p w14:paraId="3600221F"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Hassan machte eine Handbewegung, aber nichts geschah. Hassan schaute irritiert zu den Dünen. „Habe Sie Sand in die Augen bekommen?“ Fragte Tia unschuldig, worauf Hassan sagte: „Weib! Stirb.“ In dem Augenblick, als er die Waffe zog, gab es eine große Explosion hinter Tia. Flim hatte den zweiten Wagen ausgeschaltet. Als Hassan sich von der Überraschung erholt hatte und sich wieder Tia zuwandte, sah er in den Lauf der UZI. Tia schaute ihn ganz entspannt an: „Tue mir den Gefallen und versuche zu schießen.“</w:t>
      </w:r>
    </w:p>
    <w:p w14:paraId="3E29DCB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Plötzlich hörten sie ein Geräusch, das wie „Pfump“ klang. Irritiert schaute Hassan sich um. Dann nahm er wahr, dass der vordere rechte Reifen des Land Rover platt war. Er wirbelte herum, hob die Pistole und wurde zur Seite geschleudert. „Sorry, aber, Hamid ist angeschossen, Dr. Benjamin verwirrt und der Typ hat mich genervt.“ „Erinnere mich daran, dass ich Dich nicht nerve, wenn Du mit dem Gewehr in der Gegend rumliegst.“ Konnten sie Flim hören. Tia hob die UZI in Richtung Land Rover. „Legt die Waffen nieder. Alle Waffen. Wir durchsuchen Euch, wer eine Waffe hat, wird erschossen.“</w:t>
      </w:r>
    </w:p>
    <w:p w14:paraId="670485E8"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Die verbliebenen drei sahen sich kurz an, dann riss der rechts stehende, die Waffe hoch, um auf Tia anzulegen. In diesem Augenblick zerplatze sein Kopf. Der Linke hatte ebenfalls ausreichend Bewegungsspielraum und hatte auch die Waffe hochgerissen, als Tia ihn mit einer Salve aus der UZI niederstreckte. Der Fahrer des Geländewagens hob langsam die Hände und ergab sich. Als Tia sich näherte, sagte er: „Da sind zwei verbleibende Waffen, die ich nicht beseitigen konnte.“ „Guter Mann. Wo sind die?“ Der </w:t>
      </w:r>
      <w:r w:rsidRPr="00944672">
        <w:rPr>
          <w:rFonts w:ascii="Arial" w:hAnsi="Arial" w:cs="Arial"/>
          <w:sz w:val="24"/>
          <w:szCs w:val="24"/>
        </w:rPr>
        <w:lastRenderedPageBreak/>
        <w:t>Fahrer antwortete in einem leisen Ton: „Eine hinter meinem Rücken, eine vor mir im Fach. Keine Messer.“ Fügte er rasch hinzu, hatte dabei aber ein leichtes Lächeln auf den Lippen.</w:t>
      </w:r>
    </w:p>
    <w:p w14:paraId="33920F0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In diesem Augenblick hörten alle Flim sagen: „Da kommt ein LKW mit Milizsoldaten gefolgt von einem Jeep mit MG.“</w:t>
      </w:r>
    </w:p>
    <w:p w14:paraId="0557D2D8"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Tia schaute den Fahrer an und sagte: „Mein lieber Herr General Abu Alsyf, Sie haben einen Fehler gemacht.“ „Was? Ich verstehe Sie nicht. General Abu Alsyf? Fehler? Wovon reden Sie?“ Fragte der Fahrer, der immer noch das leicht überhebliche Lächeln trug. „Hätten Sie Ihre Männer nicht um Hilfe gerufen, hätten wir Sie für den Fahrer gehalten. Aber kein Fahrer erhält Unterstützung von einem Truck voller Soldaten und einem MG-bestückten Jeep.“ erwiederte Tia in einem so ruhigen Tonfall, dass der General langsam das Gefühl beschlich, einen Fehler gemacht zu haben. </w:t>
      </w:r>
    </w:p>
    <w:p w14:paraId="154064A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Satria Chow band dem General die Hände an das Lenkrad des Land Rovers und holte ein Tablet, das sie vor dem General befestigte, damit er sehen konnte, was jetzt passieren würde. „Bibi. Das MG, bitte.“ Auf dem Bildschirm wurde der heranrauschende Jeep vergrößert. Einen Augenblick später sackte der MG-Schütze getroffen in den Jeep. Der Jeep fuhr weiter. „Flim. Der LKW.“ Das Bild wechselte, und der Truck war jetzt groß im Bild. Dann erschien ein Fadenkreuz auf dem Bildschirm und der General konnte verfolgen, wie über das Fadenkreuz der Truck anvisiert wurde. Nachdem das Fadenkreuz den LKW erreicht hatte, blieb der Truck im Fadenkreuz. „Automatische Zielverfolgung.“ Sagte Tia zur Erklärung. Plötzlich wurde der Truck mit zunehmender Geschwindigkeit größer und dann verdunkelte sich das Bild. Die Perspektive änderte sich. Der LKW bestand nur noch aus Trümmern in einem Loch in der Wüste. Der Jeep raste weiter. Augenscheinlich wollten die Soldaten den General retten und gleichzeitig durch die Geschwindigkeit kein leichtes Ziel bilden.</w:t>
      </w:r>
    </w:p>
    <w:p w14:paraId="62619595"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Dem General bebten die Lippen. „Was ...?“ Hub er an zu fragen. „Halt Dein Maul, Bastard.“ Fuhr Tia ihn an. Von einer Frau öffentlich so behandelt zu werden, traf ihn bis ins Mark. Frauen gehörten an den Herd und hatten zu tun, was der Mann sagte. </w:t>
      </w:r>
    </w:p>
    <w:p w14:paraId="54B4633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„Bibi. Der Jeep, bitte.“ Auf dem Bildschirm erschien wieder der Jeep, auf seiner Fahrt. Er würde gleich die Dünendurchfahrt erreichen. Als der Jeep die Durchfahrt erreichte, drehte sich der General um. Er hoffte auf Hilfe. Eine Granate traf den Jeep am Kühlergrill und die Explosion führte dazu, dass der Wagen sich überschlug. Nach der Explosion wandte der General seinen Blick wieder dem Tablet zu. Die Unfallstelle wurde eingeblendet. Es waren zwei Soldaten zu sehen, die im Sand lagen. Dann erschien eine Frau, die ein Scharfschützengewehr auf dem Rücken trug und ein Sturmgewehr schussbereit vor sich hatte. </w:t>
      </w:r>
    </w:p>
    <w:p w14:paraId="274E6ED9"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„Herr Genaral, darf ich Ihnen Chand Sahib Kaur vorstellen?! Diese Dame ist die Scharfschützin, die Sie im Einsatz gesehen haben. Ich bin Satria Chow, und ich habe das Kommando.“ „Was soll das? Was machen sie hier? Und, was wollen Sie?“ Fragte der General, der gerade miterleben musste, wie seine Miliz von zwei Frauen vernichtet wurde. </w:t>
      </w:r>
      <w:r w:rsidRPr="00944672">
        <w:rPr>
          <w:rFonts w:ascii="Arial" w:hAnsi="Arial" w:cs="Arial"/>
          <w:sz w:val="24"/>
          <w:szCs w:val="24"/>
        </w:rPr>
        <w:lastRenderedPageBreak/>
        <w:t xml:space="preserve">„Sie haben den Bogen überspannt. Unsere Mission hier zu stören, war der Fehler. Auf Sie ist ein Kopfgeld ausgesetzt. Wir werden Sie ausliefern.“ Chand Sahib kam in diesem Moment mit einem Verletzten zu der Gruppe. „Der andere hat sich das Genick gebrochen, dieser hier nur den Arm.“ </w:t>
      </w:r>
    </w:p>
    <w:p w14:paraId="06FF541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„Kann mir bitte mal jemand erklären, was hier los ist?“ Fragte ein erschöpfter Benjamin Dingaka, der Hamid stützte. „Hamid hat eine Kugel in die Schulter bekommen. Er braucht einen Arzt.“</w:t>
      </w:r>
    </w:p>
    <w:p w14:paraId="0C491D32"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„Hamids Behandlung kann warten. Er arbeitet als Scout für diesen Mann hier, der sich General Abu Alsyf nennt. Tatsächlich ist er nur ein ganz normaler Gauner, der Geld von Menschen erpresst. Hamid sagt ihm Bescheid, wenn sich lukrative Objekte in der Gegend befinden. Sie sahen aus, als wären Sie ein lohnendes Ziel. Daher die Aktion vor ein paar Tagen.“ Auch der vermeintliche General lauschte den Ausführungen. „Und ... wer sind Sie?“ Fragte Dingaka und blickte dabei abwechselnd zu Chand Sahib Kaur und Satria Chow. „Unser Auftraggeber ist auch Ihr Auftraggeber. Unsere Aufgabe ist es, Ihre Arbeit sicherzustellen.“ „Was machen Sie hier?“ Fragte der ‚General‘ jetzt. „Hier gibt es weder ÖL noch Gold. Was suchen Sie?“ „Das geht Sie nichts an.“ Blaffte Bibi ihn an und an Dr. Dingaka gewandt, fragte sie: „Wie lange brauchen Sie hier noch Herr Dr. Dingaka?“ „Tatsächlich bin ich jetzt hier fertig. Ich würde jetzt anrufen und zu der zweiten Location gehen.“ </w:t>
      </w:r>
    </w:p>
    <w:p w14:paraId="6BF1B4C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Tia nahm das Tablet und sah in die Kamera. „Anique, Flim, habt Ihr das mitbekommen?“ „Ja, haben wir.“ Antwortete Anique. „Flim bringt die Drohne zurück, damit sie wieder kampfbereit gemacht wird. Für Euch organisieren wir den Weiterflug. Info dazu nachher. Die drei Gefangenen nehmt Ihr mit, wir schicken ein Empfangskomitee zu Euch nach Abu Kammash. Code wie üblich.“ </w:t>
      </w:r>
    </w:p>
    <w:p w14:paraId="32B1C157"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„Ihr seid Amerikaner, nicht wahr. Ihr Scheiß Imperialisten!“ Schrie der ‚General‘, dessen Gesicht durch den rechten Haken, den Tia ihm verpasste, zur Seite geworfen wurde.</w:t>
      </w:r>
    </w:p>
    <w:p w14:paraId="6852E82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„Bibi und und kommen aus Malaysia. Der Doktor hier aus Botsuana. Und die Amerikaner ... Die wären froh, wenn wir für sie arbeiten würden. Wir arbeiten für eine private Organisation.“ Der General wollte etwas antworten, als Bibi ihm das Wort abschnitt. „General, es ist Ihrer Gesundheit zuträglicher, wenn sie ab jetzt nichts mehr sagen. Männer, die sich überschätzen, kann ich nicht respektieren. Sie schlagen auf wehrlose Frauen ein, ich werde mich gern in deren Namen revanchieren.“ „Pah.“ Konnte der General noch sagen, bevor ihn der Gewehrkolben in die Niere traf. „Was denkst Du wer ...“ Sie hatte nicht mit voller Kraft zugeschlagen, aber der Gewehrkolben lies die untere Lippe aufplatzen und die Nase fing an zu bluten. Freundlich lächelnd, aber mit kaltem Blick sagte Bibi in Arabisch: „Herr General, sie dürfen gern weiterschimpfen. Jede Ihrer Bluttaten werden wir Ihnen gern in Erinnerung rufen.“ Der General verzichtete auf weitere Einwendungen.</w:t>
      </w:r>
    </w:p>
    <w:p w14:paraId="4FA190FD"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04440BD0"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lastRenderedPageBreak/>
        <w:t>***</w:t>
      </w:r>
    </w:p>
    <w:p w14:paraId="4185CC21"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44F4F637"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Nach der Rückkehr in Abu Kammash brachten Sie die drei Gefangenen in das Wohnzimmer und alle Wunden wurden notdürftig versorgt. Sie hörten ein Auto vorfahren. Bibi schaute aus dem Fenster und sagte: „Zwei Polizisten steigen aus. Unterschiedliche Bewaffnung.“ „Danke.“ Sagte Tia und wandte sich an den General. „Es sieht aus, als seien Sie sehr unbeliebt. So schnell hatten wir mit der Polizei nicht gerechnet.“ Ein verächtliches Schnauben war die einzige Antwort, die sie bekam. Sie gab Bibi ein Zeichen, worauf Bibi hinter einer Kommode in Stellung ging. Vor hier konnte Sie den Raum gut einsehen.</w:t>
      </w:r>
    </w:p>
    <w:p w14:paraId="049668D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Mit dem Klopfen ertönte eine Stimme, die in schlechtem Englisch sagte: „Libysche Polizei. Wir sollen hier einen Gefangenen abholen.“ Bibi und Tia sahen sich an, beide schüttelten unmerklich den Kopf. Tia rief. „Oh, einen kleinen Augenblick bitte. Ich komme.“ Tia ging zur Tür und öffnete diese, sie wirkte völlig unbefangen.</w:t>
      </w:r>
    </w:p>
    <w:p w14:paraId="19418156"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„Schön, dass Sie es schnell geschafft haben. Kommen Sie herein, dann können Sie den Gefangenen direkt mitnehmen.“ Die Polizisten betraten das Gebäude und sahen sich um. Empfangen hatte sie eine junge Ausländerin, im Raum stand eine Kommode, dahinter stand eine weitere ausländisch aussehende Frau, die mit dem Falten von Handtüchern beschäftigt war. „Darf ich Sie bitte, mir Ihre Ausweise zu zeigen?“ Fragte die Frau, die die Tür geöffnet hatte. </w:t>
      </w:r>
    </w:p>
    <w:p w14:paraId="010B89AD"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Der erste Polizist war halb im Raum und verdeckte dadurch den Zweiten, der plötzlich seine Pistole in der Hand hatte und damit Tia bedrohte. Tia machte pflichtschuldigst einen ängstlichen Eindruck, als der General auf Arabisch eine Warnung rief. Bevor die Polizisten reagieren konnten, schoß Bibi dem zweiten Polizisten in die Schulter. Der vordere Polizist wollte auf den Schuß reagieren und sah sich urplötzlich der Mündung einer Glock gegenüber. „Schön dass Sie hier sind.“ Sagte Tia, der sarkastische Tonfall war nicht zu überhören und international verständlich. </w:t>
      </w:r>
    </w:p>
    <w:p w14:paraId="32AD65A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Ganz langsam hob der Polizist die Arme und prüfte, ob er eine Chance gegen die Frau haben würde, als von hinten Bibi sagte: „Ein Zucken und Du bist tot.“ Auch hier sagte der Tonfall alles. Die Hände des Polizisten blieben auf halben Weg stehen und bewegten sich nicht mehr. Bibi kam von hinten und legte dem Polizisten Handschellen an. Sobald dass getan war, band sie die Handgelenke mit Kabelbinder fest und nahm die Handschellen ab. Aus Handschellen konnte man sich leichter befreien als von den Kabelbindern.</w:t>
      </w:r>
    </w:p>
    <w:p w14:paraId="4120724F"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Tia drückte dem vorderen Polizisten die Waffe in Niere, fasste ihn bei den Armen und lotste ihn zu einem Stuhl. Er musste sich setzen und Tia nahm einen weiteren Kabelbinder, um ihn an der Stuhllehne zu fixieren.</w:t>
      </w:r>
    </w:p>
    <w:p w14:paraId="14CE151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Bibi schaute in der Zwischenzeit nach dem angeschossenen Polizisten. Der war verwundet, konnte sich jedoch bewegen. Er musste sich auf einen Sessel setzen und der gesunde Arm wurde an der Lehne fixiert. Als er gesichert im Sessel saß, begann Bibi die Wunde zu untersuchen und zu verbinden.</w:t>
      </w:r>
    </w:p>
    <w:p w14:paraId="410C8B38"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lastRenderedPageBreak/>
        <w:t>Der General gab Sätze in arabischer Sprache von sich, welche die beiden Frauen nicht verstanden, es klang aber nach irgendetwas mit unfähig, mutlos, treulos und feige.</w:t>
      </w:r>
    </w:p>
    <w:p w14:paraId="1945B817"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In der Zwischenzeit hatte Basima, die in die Küche geschickt worden war, damit ihr nichts passiert, Kaffee und Tee gekocht. Mit den heißen Getränken und etwas süßem Naschwerk kam sie in das Wohnzimmer und hätte fast das Tablett fallen gelassen, als sie sehr, was den Lärm verursacht hatte. </w:t>
      </w:r>
    </w:p>
    <w:p w14:paraId="22B40E8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Sie bot jedem Gefangenen etwas Süßes an, aber keiner wollte sich von ihr füttern lassen. Dann verschwand sie wieder in der Küche und Bibi folgte ihr. Bibi betrat die Küche, als Basima das Haus verlassen wollte. Als Basima die Pistole in Bibis Hand sah, verließ sie der Mut. Auch Basima wurde in das Wohnzimmer geführt und an einen Sessel gebunden, allerdings nicht so fest wie die Männer. </w:t>
      </w:r>
    </w:p>
    <w:p w14:paraId="709EA935"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„Basima, was solltest Du tun?“ Basima wusste aus langer Erfahrung, dass es besser war, mit dem der die Macht hatte, zu kooperieren. „Ich sollte Hilfe holen. Sonst hätten sie meiner Familie etwas angetan.“ „Danke für die ehrlichen Worte.“ Bibi hatte das Gespräch auf Arabisch geführt. „Wir können Dir jetzt nicht mehr trauen, daher bleibst Du gefesselt, bis alles vorbei ist.“ Basima nickte ergeben.</w:t>
      </w:r>
    </w:p>
    <w:p w14:paraId="11CE57B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Zu Tia gewandt sagte Bibi: „Sie sagt, ihr sei gedroht worden und wollte Hilfe holen. Sie bleibt gefesselt, bis alles vorbei ist.“ Tia nickte, dann sagte sie ins Leere: „Anique, weißt Du was über Basima?“ „Sie scheint OK zu sein, oder hat sich bis jetzt nicht erwischen lassen.“ Kam eine fremde Frauenstimme aus dem Tablet. „Der echte Transport sollte in 15 Minuten bei Euch sein.“ „Danke.“ Sagten Bibi und Tia, wie aus einem Mund.</w:t>
      </w:r>
    </w:p>
    <w:p w14:paraId="340875F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Eine Viertelstunde später hielt ein Kleintransporter vor dem Haus. Bibi brachte sich in Schussposition. Der Beifahrer stieg aus dem Van, ging auf das Haus zu und fragte laut: „Hallo? Ist das das Haus, indem die Löwenfamilie wohnt?“ „Wollen Kaufen oder verkaufen?“ Fragte Tia durch die geschlossene Tür. „Kaufen.“ Kam als Antwort zurück. Bibi konnte von ihrem Standpunkt aus sehen, dass der Polizist zwei Meter vor der Tür stehen geblieben war und dass er keine Waffe gezogen hatte.</w:t>
      </w:r>
    </w:p>
    <w:p w14:paraId="43A2D7E1"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Sie nickte Tia zu. „Ok, ich öffne jetzt die Tür. Kommen Sie bitte langsam herein.“ Die Tür öffnete sich einen Spalt weit, ohne ganz aufzugehen. „Treten Sie bitte ein.“ Der Polizist gab seinen Leuten ein Zeichen nicht zu folgen, das von Bibi registriert wurde. Dann ging er langsam auf die Tür zu und öffnete die Tür, um das Haus zu betreten. Als seine Augen sich an das Dämmerlicht in Haus gewöhnt hatten, schaute er sich um und sagte: „Ich verstehe Ihr Vorsicht.“</w:t>
      </w:r>
    </w:p>
    <w:p w14:paraId="5940A755"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Es dauerte ein wenig, bis sicher wahr, dass er der erwartete Polizist war. Erst hiernach erlaubten Bibi und Tia den anderen Polizisten, ebenfalls das Haus zu betreten.</w:t>
      </w:r>
    </w:p>
    <w:p w14:paraId="2060447E"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Als der letzte Polizist den Raum betrat und sich umsah, viel sein Blick auf Bamisa. „Woher wussten Sie, dass Sie diese Frau auch festsetzen mussten?“ Bibi und Tia antworteten, wie aus einem Mund: „Auch?!?“ „Das ist Bamisa Aibnat Albahhar. Seit zwei Jahren suchen wir sie, dass sie hier sein könnte, hatten wir nicht vermutet.“ „Und </w:t>
      </w:r>
      <w:r w:rsidRPr="00944672">
        <w:rPr>
          <w:rFonts w:ascii="Arial" w:hAnsi="Arial" w:cs="Arial"/>
          <w:sz w:val="24"/>
          <w:szCs w:val="24"/>
        </w:rPr>
        <w:lastRenderedPageBreak/>
        <w:t>weswegen wird Bamisa gesucht?“ Fragte Tia, als ein Piepgeräusch aus dem Tablet ertönte. Anique meldete sich. „Bamisa Aibnat Albahhar?! Wow. Die Frau wird wegen Waffen- und Menschenschmuggel gesucht. Jetzt kommt wohl auch noch räuberische Erpressung dazu.“ Die Polizisten stutzten kurz, als Aniques Stimme aus dem Tablet erklang, fasten sich aber schnell wieder.</w:t>
      </w:r>
    </w:p>
    <w:p w14:paraId="28305CB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Die Gefangenen wurden alle in den Van verfrachtet und plötzlich war Ruhe in dem Haus. Dann sagte Benjamin Dingaka. „Das war ein tolles Abenteuer. Zu dumm nur, dass sie Bamisa auch verhaftet haben. Jetzt haben wir keine Köchin mehr.“ Bibi und Tia fingen schallend an zu lachen, trockener britischer Humor hat manchmal befreiende Wirkung. Anique meldete sich noch einmal: „Nehmt Hamids Land Rover und seid morgen um 10:00 Uhr am Flughafen. Ich lasse Euch ausfliegen. Und ... Dr. Dingaka?!“ „Ja bitte Frau Tablet?!“ „Versuchen Sie es mal mit Selberkochen.“ Jetzt mussten alle drei lachen, da die Anspannung wegging.</w:t>
      </w:r>
    </w:p>
    <w:p w14:paraId="62624C4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7015DBB2"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w:t>
      </w:r>
    </w:p>
    <w:p w14:paraId="119A1E9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609397E3"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p>
    <w:p w14:paraId="1936B8EF"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commentReference w:id="508"/>
      </w:r>
      <w:r w:rsidRPr="00944672">
        <w:rPr>
          <w:rFonts w:ascii="Arial" w:hAnsi="Arial" w:cs="Arial"/>
          <w:sz w:val="24"/>
          <w:szCs w:val="24"/>
        </w:rPr>
        <w:t>&gt;&gt;&gt; Le Touquet-Paris Plage, Samstag, 21. März 2015 &lt;&lt;&lt;</w:t>
      </w:r>
    </w:p>
    <w:p w14:paraId="636157A7"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Johann Dahlleiter hatte im ibis Le Touquet Thalassa am Strand übernachtet und nach dem Aufstehen und der Morgentoilette entschieden, auf ein Frühstück im Hotel zu verzichten. Es war bereits 10:30 Uhr, als er sich auf die 15 Minuten Fußmarsch zum Markt aufmachte. </w:t>
      </w:r>
    </w:p>
    <w:p w14:paraId="286C8FA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Der Markt hatte um 08:00 Uhr seine Pforten geöffnet, aber die Touristen begannen erst jetzt den Markt zu erobern. Johann fand eine kleine Bar am Rande des Geschehens und bestellte sich einen Café au Lait und ein Croissant. Er nahm sein Net-Book und wählte sich über das WLAN der Bar in sein Netzwerk ein.</w:t>
      </w:r>
    </w:p>
    <w:p w14:paraId="67D0391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Die Fahrt gestern hatte er spontan nach dem Mittagessen angetreten. Er hatte sich eine Unterkunft gesucht und das Hotel Ibis war das einzige Haus, dass Verfügbarkeiten zu, für ihn, akzeptablen Preisen hatte. Direkt im Anschluss hatte er sich in seinen Opel Corsa gesetzt und die 275 km nach Le Touquet-Paris Plage an Angriff genommen. Bei Gent hatte er im Stau gestanden und die Reise hatte somit 3 Stunden und 15 Minuten gedauert. Um 16:30 Uhr hatte er sein Zimmer bezogen und sich darüber gefreut, dass sein Zimmer Meerblick hatte. Er ging am Stand spazieren und in der Bar La Plage Des Pirates fand er einen freien Platz und genoss ein Bier am Strand. Es kamen noch weitere Gäste und schließlich setzten sich noch zwei asiatische Touristen mit an seinen Tisch. Er klappte sein Net-Book zu und zu dritt tranken sie, bis die Sonne untergegangen war. Da es jetzt am Strand zu kalt wurde, suchten sie sich eine andere Bar und fanden ein kleines Café, in dem sie zu Abend aßen. Bis 22:00 Uhr waren sie im Gespräch vertieft, während sie dabei verhinderten, dass der Wein sein Mindesthaltbarkeitsdatum überschritt.</w:t>
      </w:r>
    </w:p>
    <w:p w14:paraId="3A2BC489"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lastRenderedPageBreak/>
        <w:t>Während der Fahrt nach Frankreich hatte Johann über einige Details nachgesonnen, die ihm beim Surfen aufgefallen waren. Er prüfte die Daten noch einmal nach, schüttelte verwundert den Kopf und verfasste eine E-Mail: „Hallo Anique, ich weiß, dass Du nicht mehr bei Deinem alten Arbeitgeber bist. Im Anhang erhältst Du eine verschlüsselte RAR-Datei. Kennwort kennst Du :-). Wenn Du das gelesen hast, rufe mich bitte an. Duke“</w:t>
      </w:r>
    </w:p>
    <w:p w14:paraId="3C1F7BAF"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Er klappte das Net-Book zu und widmete sich wieder dem Café au Lait und genoss den Blick auf das Treiben auf dem Marktplatz. Der Kellner hatte gesehen, dass Johann seinen Café au Lait ausgetrunken hatte, und erschien wie aus heiterem Himmel, um zu fragen ob Johann etwas benötigen würde und er entschied sich einen zweiten Milchkaffee zu bestellen.</w:t>
      </w:r>
    </w:p>
    <w:p w14:paraId="1ED8C018"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Der Kellner hatte sich mit der Bestellung verabschiedet, da klingelte Johanns Telefon. „Ja Bitte?!“ „Hey Duke. Wie geht es Dir? Was sind das für Geräusche? Und ... Wo bist Du?“ „Bonjour Anique. Ich sitze am Markt von Le Touquet-Paris Plage und habe eben meinen zweiten Milchkaffee bestellt. Das ging aber schnell.“ „Wieso schnell? Habe ich etwas übersehen?“ fragte Anique verwirrt. „Ich hatte Dir eben eine E-Mail geschickt und um Rückruf gebeten. Warum rufst Du an?“ jetzt war die Verwirrung in Dukes Stimme zu hören. Im Hintergrund war ein Tippen zu hören, dann sagte Anique, „E-Mail ist da. Kennwort ... lass mich raten? 15 Stellen?“ „Jup.“ „Danke. RAR wird entpackt. Schaue ich mir gleich an. Sag mal, was hattest Du für Aufträge in den letzten zwei Wochen? Nein ... will ich nicht Wissen ... Ich meine, waren da dubiose Aufträge dabei?“</w:t>
      </w:r>
    </w:p>
    <w:p w14:paraId="7C4E122F"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„Gewöhnlich sind alle meine Aufträge dubios.“ Lachte Duke, „Warum fragst Du?“ Plötzlich wechselte Anique von flämisch, dass sie sonst immer sprach, zu Deutsch. „Es sieht so aus, als wärest Du jemanden auf die Füße getreten.“ Auch Johan wechselte jetzt in seine Muttersprache. „Eigentlich waren dass ganz normale Aufträge. Wie sonst auch. Aber die Daten die ich Dir geschickt habe. Ich hatte mir wie immer Kopien angelegt, aber beim zweiten Suchen, waren die Datensätze weg oder manipuliert worden.“ „Bleibe mal eben in der Leitung. Ich lese das mal schnell quer.“ sagte Anique und einen Augenblick war Pause in der Leitung, da hörte Johann wieder Tastaurgeräusche. Anique meldete sich: „Duke, verschwinde vom Marktplatz. Nimm Dir ein Taxi zum Flughafen. Ich buche Dir ein Auto bei Hertz. Dann kommst Du zu mir. Alle Deine Sachen bleiben wo Sie sind. Los jetzt!“ Der Kellner kam mit dem zweiten Milchkaffee, Johann gab ihm 20 Euro und verließ die Bar. </w:t>
      </w:r>
    </w:p>
    <w:p w14:paraId="5A1CA17D"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„Anique, was ist los?“ fragte er im gehen. „Ich weiß es nicht, aber ich will Dich hier haben. Dann klären wir alles.“ Anique hörte wie Johann in ein Taxi stieg und dem Fahrer bat, ihn zum Flughafen zu fahren. Das Taxi fuhr an, als de Fahrer anfing zu fluchen, nur Sekunden später hörte Anique einen lauten Knall, zwei Stimmen schrien auf und die Leiting wurde unterbrochen.</w:t>
      </w:r>
    </w:p>
    <w:p w14:paraId="176C218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Anique blickte auf ihr Telefon und fluchte. Dann wählte sie eine Kurzwahl. „Hallo Anique, was gibt´s?“ „Flim, ich glaube es gab eben ein Attentat auf Johann Dahlleiter.“ „Wo“ „Wir </w:t>
      </w:r>
      <w:r w:rsidRPr="00944672">
        <w:rPr>
          <w:rFonts w:ascii="Arial" w:hAnsi="Arial" w:cs="Arial"/>
          <w:sz w:val="24"/>
          <w:szCs w:val="24"/>
        </w:rPr>
        <w:lastRenderedPageBreak/>
        <w:t xml:space="preserve">waren am Telefonieren. Le Touquet-Paris Plage, am Marktplatz. Er hatte ein Taxi bestiegen um zum Flughafen zu fahren. Dann Fluchen, ein Knall und die Leitung war tot.“ „Bleib dran!“ Sie konnte hören, wie Flim auf der anderen Leitung telefonierte. Er sprach französisch. „Anique, Du hast recht, es gab einen Unfall in Le Touquet-Paris Plage. Krankenwagen sind unterwegs. Unfallgegner geflohen. Ich muss jetzt auflegen, ich halte Dich auf dem Laufenden.“ Die Leitung war Tot. </w:t>
      </w:r>
    </w:p>
    <w:p w14:paraId="2A4F588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Anique traten Tränen in Augen – schon wieder ein Autounfall. Sie zwang sich, sich zu bruhigen und nam sich Dukes Daten einmal in Ruhe vor. Die Daten waren nicht vollständig, aber es zeichnete sich ein Bild ab. Gern hätte sie mit Johann die Daten diskutiert, als ihr plötzlich klar wurde, dass zwischen den Daten und dem Unfall ein Zusammenhang bestehen musste.</w:t>
      </w:r>
    </w:p>
    <w:p w14:paraId="410482D2"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Sie drehte sich grimmig dreinblickend zu ihrem Computer und murmelte: „Ich finde Euch.“</w:t>
      </w:r>
    </w:p>
    <w:p w14:paraId="651B8036"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6B129438"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w:t>
      </w:r>
    </w:p>
    <w:p w14:paraId="42CD2B2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53FDF027"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commentReference w:id="509"/>
      </w:r>
      <w:r w:rsidRPr="00944672">
        <w:rPr>
          <w:rFonts w:ascii="Arial" w:hAnsi="Arial" w:cs="Arial"/>
          <w:sz w:val="24"/>
          <w:szCs w:val="24"/>
        </w:rPr>
        <w:t>&gt;&gt;&gt; Le Touquet, Seoul, Montag,  23. März2015 &lt;&lt;&lt;</w:t>
      </w:r>
    </w:p>
    <w:p w14:paraId="4FF2F8B6"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Am Montagmorgen um schwebte ein ACJ319 am Flughafen von Le Touquet ein. Der ACJ319 kann eine maximale Reisetrecke von 11.000 km zurücklegen und sollte hier in Le Touquet einen einzelnen Reisegast abholen. Das Krankenhaus in Le Touquet hatte ein Angebot bekommen, dem es schlecht widerstehen konnte. Ein Arzt und zwei Krankenpfleger sollten den Patienten Johann Dahlleiter auf dem Flug und zu seinem neuen Krankenhaus begleiten. </w:t>
      </w:r>
    </w:p>
    <w:p w14:paraId="373C3137"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Die drei Personen würden ungefähr eine Woche abwesend sein. Man möge bitte einen Preis nennen. Ohne Verhandlung war der gewünschte Betrag eine Stunde später auf dem Konto des Krankenhauses eingegangen. Jetzt hatte der Krankenhauschef das Problem, entsprechendes Personal zu finden. Er hatte nicht damit gerechnet, dass die Anfrage ‘echt’ war.</w:t>
      </w:r>
    </w:p>
    <w:p w14:paraId="1B38CF51"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Dr. Jaques Arnaud war erst seit Kurzem bei dem Klinikum angestellt und hätte drei Tage frei haben sollen, als er die Anfrage bekam, ob er den Patienten begleiten würde. Dr. Arnaud fragte dreimal nach, ob das richtig war, was er eben zu hören bekam. Aber es konnte ihm nicht gesagt werden, wohin er den Patienten begleiten sollte. Einzig, dass man den Patienten für die Dauer der Reise in ein künstliches Koma versetzen würde und daher entsprechende Ausstattung auf dem Flug sein sollte. Die beiden Krankenschwestern Beatrice Mueller und Catherine Deveaux erhielten auch Anfragen. Alle drei stimmten zu.</w:t>
      </w:r>
    </w:p>
    <w:p w14:paraId="6D76231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Da keinem gesagt wurde wohin der Flug gehen würde und da man sagte es werde ein rund 10-stündiger Flug, gingen alle Beteiligten davon aus, dass der Flug Richtung Amerika gehen würde. Heissester Tipp war das John Hopkins Hospital bei Baltimore.</w:t>
      </w:r>
    </w:p>
    <w:p w14:paraId="682C8922"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lastRenderedPageBreak/>
        <w:t>Die drei wurden zum Flugzeug gebracht und waren über die vorhandene Ausstattung überrascht. Das Flugzeug war nicht nur ein Geschäftsreiseflugzeug, sondern zusätzlich wie ein fliegendes Hospital ausgestattet.</w:t>
      </w:r>
    </w:p>
    <w:p w14:paraId="0F95D9A9"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Hinter dem vorderen Eingang gab es eine doppelte Treppenkonstruktion. Zum einen führte eine Treppe aufwärts zu dem Ruheraum für die Crew. Die Ausstattung dort entsprach einem guten Geschäftsreiseflugzeug. Es gab drei bequeme Sessel einen Esstisch und zwei Betten in Kabinen, so das dort in Ruhe geschlafen werden konnte. Da die normale Decke nicht eingezogen war, konnte mehr Platz nach oben gewonnen werden. Einziger Nachteil war, dass dieser Bereich keine volle Stehhöhe hatte.</w:t>
      </w:r>
    </w:p>
    <w:p w14:paraId="02CBE8FD"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Eine andere Treppe führte hinab in den ursprünglichen Laderaum. Durch die höher gelegte Crew Fläche hatte man hier volle Stehhöhe und hinter der vorderen Frachttür befand sich ein Behandlungsraum der als Not-OP benutzt werden konnte. Die Patienten konnten liegend über die Frachttür in den Behandlungsraum gebracht werden. Diese Kombination nahm zwei Drittel der Flugzeugbreite ein und war fast 4 Meter lang, aber dieser Umstand fiel keinem der Gäste auf.</w:t>
      </w:r>
    </w:p>
    <w:p w14:paraId="63B5D50D"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Die Crew wies das ärztliche Begleitpersonal in den Umgang mit dem Behandlungssaal ein und fragte, ob noch weiteres Material bereitgestellt werden müsse. Die Krankenschwestern und der Arzt waren sich einig, dass Sie selten einen so gut ausgestatteten Behandlungsraum gesehen hatten und bestätigten, dass die Ausrüstung, insbesondere die vorhandene Herz-Lungen-Maschine, für den Flug ausreichend sei.</w:t>
      </w:r>
    </w:p>
    <w:p w14:paraId="51BB34D5"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Zwischen Crew und ärztlichem Personal wurde abgesprochen, dass immer einer der drei für zwei Stunden beim Patienten sein würde, während die anderen den Ruheraum nutzen würden. An dieser Stelle fragte der Pilot: „Welchen Ruheraum meinen Sie?“ Dr. Arnaud schaute den Piloten fragend an, „Wir sprechen von dem Raum hier über dem Behandlungsraum.“ Der Pilot schüttelte den Kopf und sagte: „Das ist ein Missverständnis. Der Ruheraum ist ausschließlich für das fliegende Personal gedacht. Sie nehmen bitte hinten in der Kabine Platz. Die beiden Flugbegleiter werden sich um Ihr Wohl kümmern.“  „Könnten Sie das bitte noch einmal sagen?“ fragte Catherine Deveaux irritiert nach. </w:t>
      </w:r>
    </w:p>
    <w:p w14:paraId="15E6A972"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Jetzt mischte sich die Chef-Flugbegleiterin ein. „Frau Deveaux, Frau Mueller, Herr Dr. Arnaud, Sie sind auf diesem Flug unsere Gäste. Sie werden im Passagierbereich fliegen. Die Mahlzeiten servieren wir Ihnen nach Wunsch, insbesondere, da immer einer von Ihnen beim Patienten sein wird. Solange Sie keinen Dienst beim Patienten haben, stehen Ihnen die Einrichtungen des Flugzeuges zu ihrer freien Verfügung. Allerdings mit der Einschränkung, dass wir keinen Alkohol ausschenken, da Sie für die Dauer des Fluges im Dienst sind.“ </w:t>
      </w:r>
    </w:p>
    <w:p w14:paraId="4CFF3AA1"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Der zweite Flugbegleiter überbrückte das Schweigen. „Wenn Sie drei mir folgen wollen. Ich zeigen Ihnen die Kabine.“ Sprachlos folgten die drei dem Flugbegleiter in die luxoriöse Kabine. Der Flugbegleiter schaute die Drei an und sagte, „Ja, Sie dürfen Fotos machen.“ </w:t>
      </w:r>
      <w:r w:rsidRPr="00944672">
        <w:rPr>
          <w:rFonts w:ascii="Arial" w:hAnsi="Arial" w:cs="Arial"/>
          <w:sz w:val="24"/>
          <w:szCs w:val="24"/>
        </w:rPr>
        <w:lastRenderedPageBreak/>
        <w:t xml:space="preserve">Sofort wurden Telefone gezückt und das Flugzeug fotografiert. „Bitte keine Fotos vom Behandlungsraum und vom Crew-Raum.“ </w:t>
      </w:r>
    </w:p>
    <w:p w14:paraId="7678FF8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Nachdem sich die erste Aufregung gelegt hatte, sagte Dr. Arnaud: „Catherine, Beatrice, seid Ihr einverstanden, dass ich mit der Wache beginne? Ich bleibe von jetzt an und bis nach dem Start bei dem Patienten, Ihr übernehmt dann die nächsten beiden Schichten. Von da an immer rotierend. Ist das OK für Euch?“ Beatrice nickte und sagte, „Gut, Einverstanden. Ich übernehme Wache zwei. Dann kann Catherine vier Stunden ausruhen. Sie hatte genug Stress in den letzen Tagen.“ „Das ist sehr lieb von Dir.“ antwortete Catherine und stimmte der Reihenfolge zu. </w:t>
      </w:r>
    </w:p>
    <w:p w14:paraId="1AEF3A4E"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Der Pilot stand plötzlich in der Kabine und sagte. „Herr Dr. Arnaud. Ich habe die folgende Anweisung erhalten: Sobald Sie, als Arzt, sagen dass der Patient in ein Krankenhaus muss, werde ich den nächsten sinnvollen Flughafen ansteuern. Sinnvoll bedeutet, dass dort wo wir landen, ein gutes Krankenhaus in der Nähe sein muss. Das wiederum bedeutet, dass Sie mir Bitte so rechtzeitig wie irgendmöglich Bescheid geben müssen. Unsere Flugleitstelle schaut bereits jetzt, welche Route wir fliegen müssen, damit wir Kranlenhäuser in der nähe haben. Wir werden also nicht den kürzesten Weg, sondern den sinnvollsten Weg fliegen.“ Dr. Arnaud nickte und sagte. „Dank für die Information. Ich gehe davon aus, dass, wenn wir den Atlantik überqueren, hinter Island erst wieder Kanada in Frage kommt.“ Der Pilot nickte leicht und sagte: „Vielen Dank für Ihr Verständnis.“ </w:t>
      </w:r>
    </w:p>
    <w:p w14:paraId="669C8399"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„Eine Frage habe ich allerdings noch. Was können Sie mir zu unserem Patienten sagen? Gehört ihm das Flugzeug? Ist er VIP, den wir nicht kennen?“ „Ich kann Ihnen nur sagen, dass wir von einer Organisation beauftragt wurden diesen Flug durchzuführen. Uns wurde mitgeteilt, dass 3 Gäste, vom ärztlichen Personal, sowie ein Patient befördert werden sollen. Die Gäste sind als VIPs zu behandeln. Diese Gäste sind Sie.“</w:t>
      </w:r>
    </w:p>
    <w:p w14:paraId="1D716671"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Der Flugbegleiter meldete sich zu Wort. „Sobald Sie sich eingerichtet haben, werden wir dem Hospital bescheid geben, dass der Patient zum Flugzeug gebracht werden kann.“ Diese Aussage weckte die Drei aus ihren Träumen. Catherine Deveaux schaute Beatrice Mueller an. „Dann los, lass und den Raum vorbereiten.“</w:t>
      </w:r>
    </w:p>
    <w:p w14:paraId="2273B912"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Nach 30 Minuten gab Beatrice Bescheid, dass der Patient gebracht werden könnte. Ein Anruf beim Hospital ließ die Überführungsmaschinerie dort anlaufen und nach 1 Stunde fuhr der Krankenwagen über das Vorfeld zum Flugzeug. Der Flughafen hatte eine Ladebühne bereitgestellt und vorsichtig wurde Johann Dahlleiter in das Flugzeug gebracht und auf das Transportbett im Flugzeug gelegt. Die Sanitäter, die Johann gebracht hatten, verließen das Flugzeug und die Bodencrew des Flughafens verschloss die Ladeluke.</w:t>
      </w:r>
    </w:p>
    <w:p w14:paraId="4C8FADF9"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Da das Flugzeug bereits direkt nach der Landung betankt worden war, warteten die Piloten nur darauf, dass alle Türen verschlossen waren. Dann bekamen Sie auch direkt die Freigabe die Triebwerke zu starten. Der eingereichte Flugplan gab als Ziel Washington an, doch der Pilot bat um eine Änderung. Aus technischen Gründen müssten sie zuerst </w:t>
      </w:r>
      <w:r w:rsidRPr="00944672">
        <w:rPr>
          <w:rFonts w:ascii="Arial" w:hAnsi="Arial" w:cs="Arial"/>
          <w:sz w:val="24"/>
          <w:szCs w:val="24"/>
        </w:rPr>
        <w:lastRenderedPageBreak/>
        <w:t xml:space="preserve">nach Hamburg fliegen, um dort bei der Lufthansa Technik etwas überprüfen zu lassen. Der Änderung des Flugplanes wurde stattgegeben und eine Route nach Hamburg festgelegt. </w:t>
      </w:r>
    </w:p>
    <w:p w14:paraId="3F11F968"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Die ACJ319 bekam Startfreigabe und rollte zur Startbahn. Auf dem Inflight-Display in der Kabine wurde die Flugroute nach Hamburg angezeigt und verwirrte damit die Beatrice und Catherine. Schnell wurde ihnen gesagt, dass es nur eine kleine Unterbrechung in Hamburg geben würde und die beiden waren beruhigt. „Wahrscheinlich hat das Flugzeug nicht genug Reichweite um von hier aus über den Atlantik zu fliegen.“ vermutete Beatrice und Catherie nickte. Biede hatten volles Vertrauen in die Crew. Zwischenzeitlich hatte sie auch den dritten Piloten und die dritte Flugbeleiterin kennengelernt. Da der Flug zu lang war, mussten sich die Crewmitglieder abwechseln.</w:t>
      </w:r>
    </w:p>
    <w:p w14:paraId="2F99DD5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 Nach dem Start dreht die Maschine nach Norden und flog über Dünkirchen über den Nordesee entlang der niederländischen Küste. Querab von Amsterdam meldete sich der Pilot über den Company-Funk. „Zentrale, hier Baegdulumi.“ „Baegdulumi. Schön von Euch zu hören. Steven, hat alles geklappt wie geplant?“ „Danke Anique. Du hast gut organisiert. Er ist an Bord. Die drei Franzosen glauben, dass wir erst nach Hamburg und dann weiter nach Washington fliegen. Der Tower hat auch ohne Probleme den Flug nach Hamburg akzeptiert.“ „OK, Gut. Dann werde ich jetzt einen geänderten Flugplan verschicken. Bei Bremen müsste Eurocontrol die Daten vorliegen haben. Dann geht es über Kopenhagen und Helsinki nach Nordrussland und weiter nach Gimpo. Die genauen Daten spiele ich in den Computer. Moment, ah, ok. Sorry, die Daten sind jetzt im Computer, nach der Freigabe musst Du nur #flyRKSS aufrufen. George kann die Daten schon auf seinem Display sehen.“ „Anique. Wenn Du so weitermachst, fliegen wir bald ohne Personal. Danke für die Vorbereitung. George hat die Daten bereits auf dem Schirm.“ „Dann guten Flug Jungs.“</w:t>
      </w:r>
    </w:p>
    <w:p w14:paraId="3CCDA5F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Kurz nach dem Gespräch, meldete sich Eurocontrol bei Ihnen und teilte mit, dass ein geänderter Flugplan vorliegen würde, und bat um Bestätigung, dass der Flug nach Südkorea geroutet wird. Steven entschuldigte sich bei Eurocontrol für die Änderung im Flug, aber sein Gast hätte kurzfristig umdisponieren müssen. </w:t>
      </w:r>
    </w:p>
    <w:p w14:paraId="38655152"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Eurocontrol akzeptierte die Änderung, dann sagte der Kontroller: „Baegdulumi, ich hoffe, dass der Sprit auch für den Flug nach  Korea reicht, wenn ihr nur Hamburg geplant hattet.“ „Kein Problem, wir haben die neuen Pratt&amp;Whittney Zero-Fuel Engines.“ Lachte der Pilot und auch der Fluglotse lachte: „Gute Antwort. Gute Reise.“ </w:t>
      </w:r>
    </w:p>
    <w:p w14:paraId="21ED870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Die Chef-Flugbegleiterin ging zu Ihren Gästen und sagte: „Wir bitten um Entschuldigung. Jetzt dürfen wir Ihnen sagen wohin wir fliegen. Wir fliegen nach Seoul in Südkorea. Der Patient ist für eine Behandlung in einer Spezialklinik in Seoul vorgesehen. Notfalllandungen sind in Helsinki, Moskau und Irkutsk möglich. Mein Kollege informiert zur Zeit Dr. Arnaud.“ </w:t>
      </w:r>
    </w:p>
    <w:p w14:paraId="306252B7"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lastRenderedPageBreak/>
        <w:t xml:space="preserve">„Warum diese Geheimhaltung?“ fragte Beatrice und Catherine sagte. „Sie hätten es uns doch schon in Le Touquet sagen können.“ „In Frankreich ging das nicht, da wir verhindern mussten, dass jemand mitbekommt, wohin wir fliegen.“ „Wieso das?“ fragte Catherine nach. „Wir müssen davon ausgehen, dass Herr Dahlleitner absichtlich angefahren wurde. Um ihn zu schützen, haben wir Geheimhaltung beschlossen. </w:t>
      </w:r>
    </w:p>
    <w:p w14:paraId="470C0647"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Von jetzt an, können Sie den Flug genießen. Rund zwei Stunden vor Seoul werden wir eine Konferenzschaltung mit den Krankenhaus in Seoul schalten. Dann können Sie alle die notwendigen Daten an das Hospital weitergeben. Der leitende Arzt wird so lange in der Koferenz bleiben, wie Sie oder er es für notwendig erachten. Das Videokonferenzsystem wird sowohl hier in der Kabine als auch im Behandlungsraum übertragen. Die Daten der Instrumente werden nach Seoul gespiegelt und sind somit live für alle verfügbar.“ </w:t>
      </w:r>
    </w:p>
    <w:p w14:paraId="3359BCC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In diesem Augenblick erschien das Gesicht von Dr. Arnaud auf dem Bildschirm in der Kabine. „Hallo Catherine, Hallo Beatrice, ich habe eben Informationen zum Flug und zu einer Videokonferenz erhalten. Ihr auch?“ „Ja, wir stehen gerade hier in einem Flugzeug, in Reiseflughöhe und hier werden Sachen lapidar erklärt, von denen ich wünschte, sie würden bei uns im Hospital fehlerfrei funktionieren.“ antwortete Beatrice staunend. „Vor allem, mit dir da unten zu sprechen, verstehe ich ja noch, aber aus dem Flugzeug einen stabile Leitung nach Seoul aufzubauen um Krankendaten zu übertragen?! Wie soll das gehen?.“ Fragte Catherine. </w:t>
      </w:r>
    </w:p>
    <w:p w14:paraId="14AC79E9"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„Ja, auf meinem Flug nach Martinique hatte ich eine schlechte Verbindung, und das surfer war sehr teuer.“ warf Dr. Arnaud ein. Die Flugbegleiterin lächelte und sagte, „Wir nutzen unsere eigenen Geo-Staionären Satelliten, daher haben wir eine stabile Bandbreite. Haben Sie sich schon überlegt, wann Sie speisen möchten?“ </w:t>
      </w:r>
    </w:p>
    <w:p w14:paraId="37CDA208"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Der abrupte Themawechsel irritierte das Team, aber dann sagte Beatrice. „Ich nehme nur eine Kleinigkeit, da ich gleich Dienst habe. Ich werde erst nach meinem Dienst etwas essen.“ Die Flugbegleiterin nickte und sagte: „Wir melden uns bei Ihnen rechtzeitig und bereiten Ihnen dann Ihr Essen.“ Herr Dr. Arnaud, Frau Deveaux dann speisen Sie gemeinsam?“ „Ja, das klingt wie ein gute Idee. Was haben wir eigentlich zu Auswahl?“ fragte Dr. Arnaud über das Kommunikationssystem. Auch die beiden Frauen schauten interessiert. </w:t>
      </w:r>
    </w:p>
    <w:p w14:paraId="66CDE432"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„Das normale Verpflegungsprogramm können Sie über das Display abrufen. Wir haben den Aufenthalt in Le Touquet genutzt und etwas besonderes eingekauft. Wir könenn Ihnen einen Hummersalat mit Avocado und Mango als Vorspeise anbieten. Als Hauptgang Bresse-Huhn auf einer Weißwein-Kelp-Sauce mit Artischocken-Kroketten und Honig-Thymian-Karrotten. Als Nachtisch eine Creme Brulé von der Tonka-Bohne. Sonderwünsche werden wir im Rahmen unsere Möglichkeiten berücksichtigen.“ </w:t>
      </w:r>
    </w:p>
    <w:p w14:paraId="03B84376"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lastRenderedPageBreak/>
        <w:t xml:space="preserve">Diese Ansage kam so lässig und selbstsicher, dass die drei nur staunend schauen konnten. Dr. Arnaud fasst sich als Erster. „Das war kein Scherz? oder?“ Die Flugbegleiterin sagte: „Natürlich nicht.“ </w:t>
      </w:r>
    </w:p>
    <w:p w14:paraId="4F00AB8E"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Jetzt hatte sich Catherine gefangen. „Was bitte bekommt die Crew zu essen?“ „Für uns haben wir auch das Essen bestellt.“ „Sie scherzen?!“ fragte Beatrice verwirrt. „Oh nein. Auf diesen Spezialflügen dürfen wir bestellen was wir möchten. Heute war der dritte Pilot, Thomas Jacobsen für das Crew-Essen zuständig und hat das so zusmmengestellt. Sie brauchen sich also keine Gedanken machen. Wenn es Sie beruhigt, können Sie sich sagen, Sie hätten das Crew-Essen bekommen.“ Nach dieser Antwort mussten die drei Lachen, dann sagte Catherine. „Das ist doch kein normales Catering?! Wie geht das?“ „Es ist nett, dass Sie fragen. Thomas ist nach der Landung in die Stadt gefahren und war einkaufen. Wir sind immer froh, wenn er mitfliegt, seine Entscheidungen sind, fast immer sehr lecker. Er ist Hobbykoch und sehr krativ. Manchmal gibt es nur etwas streit mit Sho.“ „Das ist Ihr Buchhalter?“ Fragte Arnaud über das Display. Jetzt lachte die Flugbegleiterin, „Nein, dass ist unser Koch. Die Küche ist hinter dem Behandlungszimmer eingerichtet. Sho kocht immer frisch, für alle; aber er hasst es, wenn ihm zu viele Vorgaben gemacht werden. Heute jedoch, waren Sho und Thomas gemeinsam auf dem Markt und haben sich geeinigt. Ich empfehle Ihnen daher, das ‘Crew-Essen’.“</w:t>
      </w:r>
    </w:p>
    <w:p w14:paraId="67C24E6F"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„Einverstanden! Ich habe noch 45 Minuten. Ginge es, dass wir in einer Stunde essen?“ Fragte Dr. Arnaud. Catherine nickte und sagte, „Das wäre mir auch recht.“ „Frau Mueller, ist es Ihnen recht, dass ich Ihnen einen leichten Cocktail von der Königskrabbe mit frischen Baguette als Zwischenmahlzeit serviere?“ „Kann ich öfter mit Ihnen fliegen? ... und. Ja gerne. Danke“ antwortete Beatrice lachend.</w:t>
      </w:r>
    </w:p>
    <w:p w14:paraId="2447EF16"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76ABF502"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w:t>
      </w:r>
    </w:p>
    <w:p w14:paraId="3DE33BA6"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517414C3"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Die Flugzeit nach Seoul sollte rund 11 Stunden betragen. Die Zwei-Stunden-Schichten hatten sich als sinnvoll erwiesen und jeder der frei hatte, nutzte die Chance auf ein wenig Schlaf. Da erste, was man im Krankenhaus lernt ist, Schlafe! Wann immer Du kannst.</w:t>
      </w:r>
    </w:p>
    <w:p w14:paraId="6D4D654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Nach neun Stunden Flugzeit, hatte Beatrice die Hälfte ihrer zweiten Schicht erreicht und Dr. Arnaud und Catherine Deveaux saßen entspannt in den Reisesesseln, als eine Nachricht auf dem Display erschien. „Zwei Minuten bis zur Video-Konferenz.“ </w:t>
      </w:r>
    </w:p>
    <w:p w14:paraId="4D33A9A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Dr. Arnaud ging in den Behandlungsraum, um alle Informationen direkt im Blick zu haben. Auf dem Bildschirm erschien der Arzt aus Seoul. „Guten Tag, mein Name ist Dr. Oon Ki Baek.“ „Guten Tag, Dr. Baek. Mein Name ist Dr. Jaques Arnaud, neben mir ist Beatrice Mueller und zugeschaltet, auf dem anderen Bildschirm ist Catherine Deveaux. Wie können wir helfen?“</w:t>
      </w:r>
    </w:p>
    <w:p w14:paraId="5200BA3F"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Fast 20 Minuten lang wurden Fragen und Antworten ausgetauscht. Dr. Baek hatte bereits Daten aus Frankreich erhalten und diese mit den aktuellen Daten verglichen. Die </w:t>
      </w:r>
      <w:r w:rsidRPr="00944672">
        <w:rPr>
          <w:rFonts w:ascii="Arial" w:hAnsi="Arial" w:cs="Arial"/>
          <w:sz w:val="24"/>
          <w:szCs w:val="24"/>
        </w:rPr>
        <w:lastRenderedPageBreak/>
        <w:t>Daten wurden ausgewertet und man kam überein, dass Johann Dahlleiter gleich nach der Ankunft operiert werden sollte. Nach dem Ende des Gespräches begann die ACJ319 mit dem Landeanflug auf Seouls Gimpo Flughafen.</w:t>
      </w:r>
    </w:p>
    <w:p w14:paraId="00F5D46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71E28B98"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w:t>
      </w:r>
    </w:p>
    <w:p w14:paraId="1B12430E"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26A32044"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 xml:space="preserve">Nach der Landung wurde Johann Dahlleiter direkt in das Klinikum in Seoul gebracht und das Team um Dr. Baek übernahm die Behandlung. Für die drei Franzosen war ein Ausflugsprogramm organisiert worden. Sie würden drei Tage in Seoul bleiben. Sie wohnten im Four Seasons und bewohnten jeder eine Executive Suite. Der Rückflug würde in der First Class von Asiana Airlines erfolgen, da die Air France auf diesem Flug nur Business Class anbot. Von Paris würden Sie noch einmal rund 30 Minuten in einem Privatjet nach Le Touquet fliegen. </w:t>
      </w:r>
    </w:p>
    <w:p w14:paraId="5B19A2A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Diese Reise bot Stoff für viele Geschichten nach der Rückkehr.</w:t>
      </w:r>
    </w:p>
    <w:p w14:paraId="018295C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09B7A47F"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w:t>
      </w:r>
    </w:p>
    <w:p w14:paraId="652E4306"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3ACE2CF0"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commentReference w:id="510"/>
      </w:r>
      <w:r w:rsidRPr="00944672">
        <w:rPr>
          <w:rFonts w:ascii="Arial" w:hAnsi="Arial" w:cs="Arial"/>
          <w:sz w:val="24"/>
          <w:szCs w:val="24"/>
        </w:rPr>
        <w:t>&gt;&gt;&gt; Westsahara, Mai 2015&lt;&lt;&lt;</w:t>
      </w:r>
    </w:p>
    <w:p w14:paraId="129EB6A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Die Westsahara ist ein Landstrich an der Westküste Afrikas, der mit einer lebhaften Geschichte aufwarten kann. Bis 1975 war die Westsahara von Spanien als Kolonie besetzt. Nach dem Abzug der ehemaligen Kolonialmacht Spanien beansprucht Marokko das Gebiet und hat es nahezu vollständig annektiert. Marokko betrachtet das in vorkolonialer Zeit in einem losen Abhängigkeitsverhältnis zu ihm stehende Gebiet als Teil seines Territoriums. Es hat nach einer Schätzung von 2019 etwa 597.000 Einwohner.</w:t>
      </w:r>
    </w:p>
    <w:p w14:paraId="6DD0DDE1"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Noch zur Zeit der spanischen Besetzung gründete sich 1973 die Polisario. Ziel der Polisario ist die staatliche Unabhängigkeit der Region Westsahara. Das provisorische Hauptquartier der Polisario-Regierung der demokratischen arabischen Republik Sahara liegt in Tindūf.</w:t>
      </w:r>
    </w:p>
    <w:p w14:paraId="00DD0511"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Da Marokko die Bodenschätze der Westsahara ausbeutet und wenig Geld aus diesen Gewinnen in das Gebiet zurückfließen, ist eine Entspannung der Situation nicht zu erwarten.</w:t>
      </w:r>
    </w:p>
    <w:p w14:paraId="3A18084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In dieser politischen Grundlage traf das Erkundungsteam um Dr. Benjamin Dingaka an der Grenzstation von Mauretanien und der Westsahara ein. Ursprünglich war geplant, dass Sie nach Nouakchott, der Hauptstadt, Mauretaniens fliegen würden, um dann mit einem Geländewagen nach Norden Richtung Westsahara zu fahren.</w:t>
      </w:r>
    </w:p>
    <w:p w14:paraId="4701B6D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Aus praktischen Erwägungen flogen sie die 2.600 Kilometer von Algier direkt zum Nouadhibou International Airport. In Nouadhibou bezogen sie ein Gästehaus und suchten sich ein Restaurant für den Abend. Nouadhibou, ehemals Port-Étienne, ist die zweitgrößte Stadt, der größte Hafen und das wirtschaftliche Zentrum Mauretaniens. Nouadhibou liegt </w:t>
      </w:r>
      <w:r w:rsidRPr="00944672">
        <w:rPr>
          <w:rFonts w:ascii="Arial" w:hAnsi="Arial" w:cs="Arial"/>
          <w:sz w:val="24"/>
          <w:szCs w:val="24"/>
        </w:rPr>
        <w:lastRenderedPageBreak/>
        <w:t>nahe der Grenze Mauretaniens zur Westsahara auf der geschützten Ostseite in der Mitte der wenige Kilometer breiten Landzunge Ras Nouadhibou.</w:t>
      </w:r>
    </w:p>
    <w:p w14:paraId="27CFA2B5"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„Sagen Sie, Dr. Dingaka, was genau machen wir hier eigentlich?“ Fragte Chand Sahib Kaur, nachdem sie Tee und Wasser bekommen hatten. „Wie genau meinen Sie das?“ Fragte Benjamin Dingaka zurück. „Also meinen Sie, was wir hier in Mauretanien machen oder was wir demnächst in der Westsahara machen?“ Als das gesagt hatte, zuckte er kurz mit den Schultern und fuhr fort. „Entschuldigung, die Macht der Gewohnheit. Unpräzise Fragen bringen unpräzise Antworten. Ich hatte schon viele Gespräche mit Kunden, bei denen ich feststellen musste, dass wir die gleichen Wörter nutzen aber unterschiedliche Dinge meinen.“</w:t>
      </w:r>
    </w:p>
    <w:p w14:paraId="63A1BC5D"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„Das kann ich gut verstehenen.“ Sagte jetzt Satria Chow und Chand Sahib Kaur nickte und sagte. „Sie haben recht. Daher formuliere ich neu.“ Diese Aussage ließ Dr. Dingaka lächeln. „Wir waren in Libyen und haben Ihnen in einer Gefahrenlage geholfen. In Algerien sind wir vier Wochen durch den Sand gelaufen, ohne etwas zu finden. Jetzt sind wir an der Westküste Afrikas und wollen morgen in ein unwirtliches Gebiet fahren. Also sollte meine Frage sein: Was erwarten Sie in der Westsahara zu finden? ... außer Sand?“</w:t>
      </w:r>
    </w:p>
    <w:p w14:paraId="4EC427F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„Die saloppe Antwort wäre jetzt: Felsen und festen Boden.“ Lachte Benjamin Dingaka, dann fuhr er fort, „Es ist wirklich so einfach. Aber wir werden morgen Besuch von zwei Personen erhalten. Sowohl die Polisario als auch die marokkanische Regierung möchten, dass einer ihrer Vertreter teilnimmt. Beide Seiten wollen wissen, ob wir Diamanten, Erdöl oder andere werthaltige Substanzen suchen bzw. finden. Beide Männer haben eine geologische Grundausbildung, so das sie verstehen, was ich untersuche. Zusätzlich sichert uns die Anwesenheit der beiden auch noch Ruhe, da beide Parteien involviert sind.“ </w:t>
      </w:r>
    </w:p>
    <w:p w14:paraId="563EAD1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„Wann wollten Sie uns das mitteilen?“ Entfuhr es Tia in ruppigen Tonfall. „Frau Chow, das habe ich eben per Message auf mein Telefon bekommen, also konnte ich Sie nicht eher informieren.“ Tia wollte antworten als sowohl ihr, als auch Bibis Telefon meldeten, dass Nachrichten eingegangen waren.</w:t>
      </w:r>
    </w:p>
    <w:p w14:paraId="3D83FEB6"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„Gutes Timing.“ Sagte Dr. Dingaka und Bibi entfuhr ein Lachen, als genau mit dieser Aussage der Kellner kam und verschiedene Platten mit Essen brachte.</w:t>
      </w:r>
    </w:p>
    <w:p w14:paraId="0BCF6968"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 Tias Telefon pingte noch ein zweites Mal. Sie sah auf das Telefon und sagte, „Das Telefonnetz ist nicht stabil. Ich habe die Nachricht zweimal erhalten.“ Sie zögerte etwas und fuhr Dan fort: „Mal sehen wie oft die noch kommt.“ Ein ‚Ping‘ war die Antwort, und alle Lachten. Dann sah sie zu Bibi und sagte: „Ich denke wir können mit der Antwort bis morgen warten und genießen erst einmal das Essen.“ Bibi nickte und sagte: „So machen wir das. Passt auch gut. Ich habe Hunger.“ Wieder lachten sie, keiner der beiden bemerkte, dass Tia nachdenklich blickte.</w:t>
      </w:r>
    </w:p>
    <w:p w14:paraId="2F0B73B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65638235"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w:t>
      </w:r>
    </w:p>
    <w:p w14:paraId="35870AB7"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18B2D1B2"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 xml:space="preserve">Am nächsten Morgen trafen sie sich mit Ajwad Boussafa, dem Geologen, den Marokko zu Expedition entsandt hatte, und mit Allam Bassir, der für die Polisario entsandt worden war. Gleich nach der Vorstellung stellte Allam Bassir fest, „Ich gehöre nicht der Polisario an. Ich betreibe ein Geologie-Beratungsunternehmen und wurde beauftragt, diese Expedition zu begleiten.“ „Ich kenne Ihr Unternehmen.“ Sagte Ajwad Boussafa, wir haben schon um verschiedene Aufträge im Wettbewerb gestanden.“ „Ach?! Sie sind das? Das freut mich, dass ich Sie persönlich kennenlerne.“ </w:t>
      </w:r>
    </w:p>
    <w:p w14:paraId="1F234A85"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An Dr. Dingaka gewandt sagte er, „Wie ist Ihr Plan? Und was haben Sie vor?“ „Erst einmal willkommen im Team, an Sie beide. Ich freue mich, Kollegen zu treffen. Ich habe eine Geologie-Consulting Ltd. in London, und wurden ebenfalls als externer beauftragt. Diese beiden Damen werden uns zu unserem Schutz begleiten.“ </w:t>
      </w:r>
    </w:p>
    <w:p w14:paraId="27EE9447" w14:textId="77777777" w:rsidR="00944672" w:rsidRPr="00944672" w:rsidRDefault="00944672" w:rsidP="00944672">
      <w:pPr>
        <w:autoSpaceDE w:val="0"/>
        <w:autoSpaceDN w:val="0"/>
        <w:adjustRightInd w:val="0"/>
        <w:spacing w:after="0" w:line="292" w:lineRule="auto"/>
        <w:ind w:firstLine="227"/>
        <w:jc w:val="both"/>
        <w:rPr>
          <w:rFonts w:ascii="Arial" w:hAnsi="Arial" w:cs="Arial"/>
          <w:noProof/>
          <w:sz w:val="24"/>
          <w:szCs w:val="24"/>
        </w:rPr>
      </w:pPr>
      <w:r w:rsidRPr="00944672">
        <w:rPr>
          <w:rFonts w:ascii="Arial" w:hAnsi="Arial" w:cs="Arial"/>
          <w:sz w:val="24"/>
          <w:szCs w:val="24"/>
        </w:rPr>
        <w:t xml:space="preserve">„Mit Problemen brauchen wir nicht rechnen, da alle Parteien Wissen, das wir unterwegs sind und wir auch Zwischenberichte geben werden. Sorry, aber das ist Teil meines Auftrages.“ sagte Ajwad Boussafa. „Bei mir ist das ebenso.“ </w:t>
      </w:r>
      <w:r w:rsidRPr="00944672">
        <w:rPr>
          <w:rFonts w:ascii="Arial" w:hAnsi="Arial" w:cs="Arial"/>
          <w:noProof/>
          <w:sz w:val="24"/>
          <w:szCs w:val="24"/>
        </w:rPr>
        <w:t>Bestätigte Allam Bassir.</w:t>
      </w:r>
    </w:p>
    <w:p w14:paraId="06BB37F8"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„Bitte machen Sie sich keine Sorgen, wir werden immer wider Zeit haben, dass Sie Ihre Berichte übermitteln können.“ Antworte Benjamin Dingaka auf die fragenden Blicke seiner Kollegen und fuhr dann fort, „Es gibt Gebiete, in denen Sie Öl vermuten und einige Gebiete in den noch Phosphat abgebaut wird oder abgebaut werden soll. Könnten Sie mir diese Gebite auf der Karte einzeichnen? Diese Gebiete würde ich gern vermeiden.“</w:t>
      </w:r>
    </w:p>
    <w:p w14:paraId="575EE635"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Die beiden Geologen schauten sich kurz an, nickten, dann zeichneten Sie die fraglichen Gebiete ein und sahen dann fragend zu Benjamin Dingaka. „Mein Auftraggeber möchte Wissen, ob es ein Wüstengebiet gibt, dass vorwiegend ungenutzt ist, dort sollen landwirtschaftliche Versuche vorgenommen werden. Und bevor Sie nachfragen: Es geht nicht um genveränderte Pflanzen. Ich bin nur über den Zweck meiner Reise informiert worden. Wir haben bereits Gebiete in Libyen und Algerien untersucht. Wenn wir hier fertig sind, wird sich mein Auftraggeber entscheiden und die entsprechenden Maßnahmen einleiten.“ </w:t>
      </w:r>
    </w:p>
    <w:p w14:paraId="6EB2532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Aufmerksam beugte sich Ajwad Boussafa vor: „Was genau suchen Sie?“ Und Allam Bassir ergänzte, „Wasser werden wir hier nicht finden. Zumindest nicht in größeren Mengen.“ „Wir wollen auch vermeiden, dass wir eventuell vorhandenes fossiles Grundwasser zu schädigen, daher wäre es nett, wenn Sie mir noch sagen könnten, wo solche Wasserreservoirs vorhanden sind, bzw. sein könnten. Wenn wir diese Gebiete im Vorhinein ausschließen können, wäre es leichter und schneller für uns alle.“ Wieder zeichneten die beiden Geologen Gebiete auf der Karte ein. Es war festzustellen, dass beide sich mit den geografischen Gegebenheiten auskannten, denn es gab keine Divergenzen beim Einzeichnen der fraglichen Gebiete.</w:t>
      </w:r>
    </w:p>
    <w:p w14:paraId="4A2DA99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„Frau Chow, Frau Kaur“ wandte sich Benjamin Dingaka an die beide Soldatinnen, „Bei fünf Personen und der Ausrüstung kommen wir mit einem Fahrzeug nicht aus, oder? Was </w:t>
      </w:r>
      <w:r w:rsidRPr="00944672">
        <w:rPr>
          <w:rFonts w:ascii="Arial" w:hAnsi="Arial" w:cs="Arial"/>
          <w:sz w:val="24"/>
          <w:szCs w:val="24"/>
        </w:rPr>
        <w:lastRenderedPageBreak/>
        <w:t xml:space="preserve">mahen wir?“ Tia sah zu Bibi, „Kannst Du bitte Anique anrufen? Wir brauchen zwei Defender oder Land Cruiser mit Fahrern, Sie soll sich mal umschauen.“ „Haben Sie noch mehr Personal hier?“ Erkundigte sich Allam Bassir. </w:t>
      </w:r>
    </w:p>
    <w:p w14:paraId="54D08B6E"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Tia sah ihn kalt an und sagte: „Wir kommen zu recht, Danke.“ Benjamin Dingaka sah zu Bassir und sagte. „Vergessen Sie, was Sie über Frauen Wissen und wir Ihre Gebräuche hier sein mögen. Legen Sie sich nicht mit den beiden an.“ Frau Chow hat das Kommando, soweit es sich um Sicherheitsfragen und -belange handelt.“ „Ach?!“ Kam es von den beiden Männern wie aus einem Munde. „Die beiden Damen sind nicht für Verpflegung und ähnliches zuständig. Jeder Mann baut sein Zelt selber. Beim Kochen werden wir uns abwechseln.“</w:t>
      </w:r>
    </w:p>
    <w:p w14:paraId="5F81D8E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Eine solche Ansage waren die Männer nicht gewohnt, kamen sie bei doch aus eher konservativen Familien. „Haben Sie keine Männer gefunden, die das übernehmen können?“ Erkundigte sich Ajwad Boussafa. „Lassen Sie sich nicht von Ihren Traditionen blenden. Behandeln Sie die Damen mit Respekt, dann wird Ihnen nichts passieren.“ „Werden Sie sonst einschreiten?“ Fragte Allam Bassir nach. </w:t>
      </w:r>
    </w:p>
    <w:p w14:paraId="136BA709"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Benjamin Dingaka sah beide ernst an. „Wenn Sie sich nicht an das halten, was ich Ihnen eben gesagt habe, gehe ich davon aus, dass ich gar nicht schnell genug reagieren könnte, um Ihnen zu Helfen.“ Diese Aussage hinterließ fragende Blicke bei den beiden Marokkanern. Benjamin Dingaka schaute beide an: „Ich gehe davon aus, dass ich sagen kann was ich will. Sie werden es nicht verstehen. Lassen Sie mich nur sagen, wenn Ihr König Mohammed IV, diese beiden in seiner Leibwache hätte, würde er sich bedeutend wohler fühlen.“ </w:t>
      </w:r>
    </w:p>
    <w:p w14:paraId="23F3BAD2"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„Ach was, Sie wollen uns nur von den Frauen weghalten.“ Schnaubte Ajwad und Allam nickte zustimmend, „Sehe ich auch so., Die sind nicht einmal sittlich gekleidet.“  Benjamin Dingaka nickte und sagte: „Ich habe es Ihnen gesagt.“</w:t>
      </w:r>
    </w:p>
    <w:p w14:paraId="5852C6C1"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Bibi kam zurück und sprach mit Tia, dann kamen die beiden Frauen an den Tisch. „Wir haben zwei Wagen gefunden. Wir werden uns beide ansehen. Das kann dauern, daher schlage ich vor, dass wir morgen nach dem Frühstück aufbrechen.“ Sagte Tia. „Ach was, das geht doch schneller, soll ich mal mit den Besitzern reden?“ Sagte Ajwad Boufassar., Bibi schaute ihn an und sagte in einem eiskalten Tonfall. „Sie sind Gast. Sie halten sich zurück.“ Ajwad fühlte sich gekrängt und stand auf. </w:t>
      </w:r>
    </w:p>
    <w:p w14:paraId="7A9FCA5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Er ging einen Schritt auf Bibi zu und fragte: „Was wollen Sie mir sagen?“ Gefühlte zwei Sekunden später, lag Ajwad Boufassar am Boden Bibi kniete neben ihm und er hatte ein Messer am Hals. Ajwad zitterte, als er in Bibis Augen sah, die in anblickten als sei er ein Tier, das erlegt worden war. Ganz langsam nahm Bibi das Messer von seinem Hals. „Herr Boussafa, was ist passiert, sind Sie ausgerutscht?“ Fragte Bibi freundlich aber Ihre Augen, straften den sanften Worten lügen. „Ja, Danke Frau Kaur, ich habe irgendwie den Halt verloren. Vielen Dank für die freundliche Nachfrage.“</w:t>
      </w:r>
    </w:p>
    <w:p w14:paraId="5F22E2A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lastRenderedPageBreak/>
        <w:t>Die ganze Aktion hatte vielleicht 2 Minuten gedauert. Benjamin Dingaka hatte sich nicht bewegt. Allam Bassir hatte reagieren wollen, als sein Blick auf Tia fiel. Er sah in ihre Augen und setzte sich ganz langsam wieder hin, das Risiko war viel zu hoch. Die Fronten waren geklärt.</w:t>
      </w:r>
    </w:p>
    <w:p w14:paraId="585DA8D6"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Benjamin Dingaka schaute zu Tia und sagte: „Frau Chow, meinen Sie wir könnten heute noch losfahren? Es ist doch erst Mittag.“ Mit freundlicher Stimme, aber ohne Alam Bassir aus den Augen zu lassen antwortete Tia. „Hatten wir überlegt, aber es ist besser, wenn wir die Fahrzeuge untersuchen und sicherstellen, dass wir in den nächste Wochen keine Probleme bekommen.“ Der letzte Satz war doppeldeutig und das hatte auch Allam Bassir so verstanden und sagte: „Herr Dingaka, hatten Sie die Möglichkeit den Souk von Nouadhibou zu besuchen? Sonst wäre es mir eine Freude Sie ein wenig herumzuführen.“ Benjamin sah zu Tia und sie nickte ihm leicht zu. Es war an der Zeit den Frieden wieder herzustellen. Dr. Dingaka drehte sich zu Allam Bassir um und sagte, „Das wäre wundervoll, Sie beiden kennen die Stadt? Dann nehme ich Ihr Angebot gern an.“</w:t>
      </w:r>
    </w:p>
    <w:p w14:paraId="1C22EBDE"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02BF5A20"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w:t>
      </w:r>
    </w:p>
    <w:p w14:paraId="01F13321"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1D4320A1"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Um von Nouadhibou nach Tichla zu gelangen, würde man der Küstenstraße bis nach Ad-Dikla folgen. Dort gibt es einen Abzweig und die Straße führt durch die Wüste bis nach Tichla. Diese Strecke beträgt 728 Km. Von Interesse war jedoch das Gebiet zwischen dem Meer und Tichla, und hierhin führte keine Straße. Luftlinie war die Distanz von der Grenze nach Tichla nur 200 Kilometer, aber die Strecke führte zum Teil durch unwirtliches Gelände. Die beiden Fahrzeuge konnte zum Teil einem alten Flussbett folgen, teilweise mussten aber auch Berge umfahren werden. Da Zwischendurch auf Untersuchungen vorgenommen wurden, z.B. Messungen mit Echolot und zusätzliche Side-Scan Messungen, brauchten sie 5 Tage, um die Straße bei Tichla zu erreichen.</w:t>
      </w:r>
    </w:p>
    <w:p w14:paraId="33478E56"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Die Stimmung zwischen Ajwad Boufassar und Chans Sahib Kaur war noch immer etwas angespannt. Um die Situation etwas zu entspannen, fuhr Bibi mit Benjamin Dingaka in einem Fahrzeug und Tia fuhr mit den beiden anderen im zweiten Fahrzeug.</w:t>
      </w:r>
    </w:p>
    <w:p w14:paraId="5B2C40DF"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Das zweite Erkundungsgebiet lag südlich der Hauptstadt El Aaiún. Sie waren übereingekommen, dass Sie in El Aaiún Quartier beziehen würden, um dort einen ersten Zwischenbericht zu erstellen. Das hatte den zusätzlichen Vorteil, dass in der Hauptstadt beide Parteien Vertreter vor Ort hatten, so das qualifizierte Informationen weitergegeben werden konnten. Von Tichla nach El Aaiún waren es, entlang der Straße, 854 Kilometer, daher sollte in Ad Dakla eine Zwischenübernachtung gemacht werden.</w:t>
      </w:r>
    </w:p>
    <w:p w14:paraId="4BC19DB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Am Abned als sie in Ad Dakla übernachteten, kamen Sie mit einigen Nomaden ins Gespräch, die ihnen von der Oase Bir Anzerane erzählten. Dr. Dingaka schaute auf der Karte nach und stellte fest, dass das Gebiet nördlich von Bir Anzerane auch untersucht werden könnte. Aus unerfindlichen Gründen wollte Ajwad Boufassar verhindern, dass sie </w:t>
      </w:r>
      <w:r w:rsidRPr="00944672">
        <w:rPr>
          <w:rFonts w:ascii="Arial" w:hAnsi="Arial" w:cs="Arial"/>
          <w:sz w:val="24"/>
          <w:szCs w:val="24"/>
        </w:rPr>
        <w:lastRenderedPageBreak/>
        <w:t>dorthin fuhren. Bibi und Tia machte ihm deutlich, dass er als Beobachter auf der Expedition war. Es wurde ihm freigestellt, nicht weiter mitzufahren.</w:t>
      </w:r>
    </w:p>
    <w:p w14:paraId="5DCCC5EE"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Rund 250 Kilometer Luftlinie nordöstlich bei Guelta Zemmur war Militär stationiert, aber das vermochte nicht zu erklären, warum Boufassar ihnen abriet. Dr. Benjamin Dingaka entschied, dass er erst nach Bir Anzerane fahren würde. Sein Plan war, von dort nördlich durch die Berge zu fahren und dann die Rückseite der Berge zu erkunden.</w:t>
      </w:r>
    </w:p>
    <w:p w14:paraId="13D221BE"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Beim Abendessen eskalierte die Stimmung. „Warum können wir nicht dirkt nach El Aaiún fahren.“ Schnaubte Ajwad Boufassar.  „Mein lieber Herr Boufassar. Meine Aufgabe ist es, das Wüstengebiet in der Westsahara zu erkunden. Dem werde ich nachkommen.“ Entgegnete Benjamin Dingaka genervt, er hatte es ihm schon viermal gesagt. „In El Aaiún, können wir Kontakt mit unseren Auftraggebern treten und ihnen bei einer Konferenz einen Zwischenstand geben.“ Erwiederte Boufassar. „Die Prämisse liegt aber auf unserem Auftrag, nicht auf etwatigen Konferenzen mit Ihren Auftraggebern.“ Schaltete sich Chand Sahib Kaur ein. „Ach sein Sie doch ruhig. Hier unterhalten sich Männer.“ Schoß Boufassar zurück. „Ihre Traditionen in allen Ehren. Wenn Sie mich weiter beleidigen, werde ich auf pädagogische Maßnahmen zurückgreifen.“ Zischte Bibi, worauf Ajwad Boufassar zuckte, es hatte ihn schwer getroffen von einer Frau, ohne viel Federlesens, niedergeworfen worden zu sein. Er hatte die zarte Bibi völlig unterschätzt. In der Wüste war ihm aufgefallen, dass die beiden Frauen keine Ermüdungserscheinungen zeigten, im Unterschied zu Allam Bassir und ihm, die teilweise hundsmäßig erschöpft waren. Das ärgerte ihn um so mehr, und so steigerte sich sein Frust von Tag zu Tag. </w:t>
      </w:r>
    </w:p>
    <w:p w14:paraId="7F65272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Benjamin Dingaka verließ die Gruppe und Tia folgte ihm. „Dr. Dingaka, was bedrückt Sie?“ „Das Machogehabe dieses Arabers geht mir auf die Nerven. Der benimmt sich, als wolle er unsere Expedition sabotieren.“ Stöhnte Dingaka. „Was sollen wir den sagen? Frauen scheinen in seinem Wertebild keine Bedeutung zu haben, und seit dem Streit mit Bibi ist er Erstrecht auf Krawall gebürstet.“ „Da haben Sie recht. Ich hatte immer gedacht, dass er mich nicht Ernst nimmt, weil er Menschen mit dunkler Hautfarbe nicht als vollwertig betrachtet. Aber das sie beide auch darunter leiden, hatte ich übersehen. Entschuldigung dafür.“ </w:t>
      </w:r>
    </w:p>
    <w:p w14:paraId="669CC92E"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„Machen Sie nicht daraus. Es liegt nicht daran, dass er ein Araber ist, es liegt daran, dass er nicht mit der Zeit gehen kann.“ „Aus dieser Perspektive hatte ich es nicht betrachtet. Sie haben recht, manche Menschen sind einfach schon jung sehr, sehr alt. Wenn die Zeiten eine Anpassung verlangt und man das in seinem Kopf nicht klar bekommt, dann wird man aggressiv.“ „Und manche Menschen lassen diese Engstirnigkeit dann an anderen aus, in dem sie Gewalt ausüben.“ „Physische oder psychische Gewalt. Beides ist nicht produktiv, da es andere Menschen unterdrückt. Ich habe eine Idee.“ Dr. Dingaka griff nach dem Teflon und wählte die Nummer für besondere Fälle.</w:t>
      </w:r>
    </w:p>
    <w:p w14:paraId="27DECFD7"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„Herr Dr. Dingaka, ich grüße Sie. Schön von Ihnen zu hören, was kann ich für Sie tun?“ Sagte eine freundliche Stimme auf der anderen Seite der Leitung. „Ich bin hier zusammen </w:t>
      </w:r>
      <w:r w:rsidRPr="00944672">
        <w:rPr>
          <w:rFonts w:ascii="Arial" w:hAnsi="Arial" w:cs="Arial"/>
          <w:sz w:val="24"/>
          <w:szCs w:val="24"/>
        </w:rPr>
        <w:lastRenderedPageBreak/>
        <w:t>mit Frau Chow, ich würde Sie gern auf Lautsprecher stellen, wenn das OK ist.“ „Bitte gern.“ Der Lautsprecher wurde aktiviert und Tia ging etwas näher zum Telefon und sagte. „Danke, dass ich mithören darf.“ „Frau Chow, für uns ist es wichtig, dass Sie im Bilde sind. Zudem, wenn Dr. Dingaka Sie dabei hat, scheint es um etwas komplizierteres zu gehen.“ Dingaka sah zu Tia und zog eine Augenbraue hoch, Tia antwortete mit einem Schulterzucken. „Manchmal habe ich das Gefühl, dass Sie Gedanken lesen können.“ Antwortete Benjamin Dingaka und Tia huschte ein Lächeln über die Lippen. „Nein das nicht,“ Erwiderte die Stimme, „ aber wir haben Sie als jemanden kennengelernt, der diese Nummer nur selten in Anspruch nimmt. Das wiederum bedeutet, dass Sie sich einem größeren Problem gegenüber sehen.“ „Das nehme ich als Kompliment. Und ja, ich habe ein Problem, allerdings eher im zwischenmenschlichen Bereich.“ „Mit Herrn Bassir oder eher mit Herrn Boufassar?“ Fragte die Stimme mit freundlichem Lächeln. „Boufassar, macht Probleme.“ „Aha, der Vertreter Marokkos. Das war zu erwarten.“ „Wieso war das zu erwarten?“ Die Frage kam von Tia und Benjamin sagte, „Wollte ich auch fragen.“</w:t>
      </w:r>
    </w:p>
    <w:p w14:paraId="29D834B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„Sehen Sie, Marokko hat die Westsahara besetzt und versucht mit aller Macht, seinen Anspruch auf das Land zu festigen. Jede Anerkennung durch Dritte hilft. Ich vermute, dass Herr Bassir sich völlig normal benimmt und Ihnen behilflich ist?“ „Das ist korrekt.“ „Das liegt daran, dass die Polisario sich von den Informationen ein weiteres Druckmittel gegen Marokko verspricht. Aber jetzt zurück zu Ihrer Frage. Was genau benötigen Sie von uns?“ Tia warf ein: „Danke für die politische Einordnung.“ „Von mir ebenfalls. Die Frage ist, können wir Herrn Boufassar hier absetzten und ohne ihn weitermachen?“ „Der Formulierung entnehme ich, dass Sie nicht mehr in der Wüste sind?“ Tia antwortete: „Korrekt, Al Dakla.“ „Was sind Ihre Pläne? Sie werden nicht nach El Aaiún  wollen, sonst hätten Sie nicht angerufen. Sondern hätten die Zähne zusammengebissen, wenn ich das so salopp formulieren darf.“ „Das ist passend vermutet. Wir wollen Richtung Bir Anzerane und dann weiter durch die Berge Richtung Norden.“ „Ich schaue mir parallel die Karte an. Danke für die Information.“ Sagte die Stimme. „Ich schlage wie folgt vor: Wenn sich die Lage bis Morgenfrüh nicht beruhigt hat, dann lassen Sie ihn in Al Dakla. Frage an Frau Chow: Wie ist die allgemeine Situation vor Ort zu bewerten?“ „Herr Boufassar ist unser größtes Problem.“ „Danke, Frau Chow. Herr Dr. Dingaka. Sie haben die Freigabe nach Ihrem ermessen zu handeln, ich würde jedoch empfehlen, dass Sie die Situation mit Frau Chow besprechen, bevor Sie handeln.“ „Was immer das bedeutet. Ich werde das so tun.“ Antwortete Benjamin und die Leitung wurde getrennt.</w:t>
      </w:r>
    </w:p>
    <w:p w14:paraId="666A05A6"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„Was war denn das? Die sind ja super informiert?!!“ „Sie haben ein Problemtelefon erhalten. Das bedeutet, dass zum einen das Telefon angepeilt wird und zum anderen besteht Interesse an dem was Sie tun. Sie haben erlebt, wie schnell wir Ihnen zur Hilfe gekommen sind. Ich verrate kein Geheinmis, dass wir auf Stand-By waren, weswegen wir auch so schnell in Libyen waren.“ „Ja, das hatte ich mir genauso so zurechtgelegt. Ich habe durchaus das Gefühl, dass ich nicht alle Information habe. Es ist ein wenig so, als </w:t>
      </w:r>
      <w:r w:rsidRPr="00944672">
        <w:rPr>
          <w:rFonts w:ascii="Arial" w:hAnsi="Arial" w:cs="Arial"/>
          <w:sz w:val="24"/>
          <w:szCs w:val="24"/>
        </w:rPr>
        <w:lastRenderedPageBreak/>
        <w:t>würde ich durch einen dunklen Wald laufen.“ „Zum Ergebnis: Wir sichern Sie ab, und Sie machen Ihren Job. Zum Thema Boufassar: Ich denke wir warten ab, was noch passiert, sonst lassen wir ihn hier.“ „Jetzt verstehe ich, was die Stimme meinte... Sie sind sehr stringent. Bitte verstehen Sie das als Kompliment.“</w:t>
      </w:r>
    </w:p>
    <w:p w14:paraId="0C67969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 „Das tue ich.“ Grinste Tia und fuhr dann fort, „Warten wir mal ab, was passiert. Ich habe ein komisches Gefühl, kann das aber noch nicht eingrenzen. Bleiben wir wachsam.“ Damit gingen die beiden zurück zu der Gruppe.</w:t>
      </w:r>
    </w:p>
    <w:p w14:paraId="7D09A85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„Wo bleibt Ihr denn?!“ Fragte Bibi, als die beiden zurück zum Tisch kamen. „Ich hatte bereits überlegt, ob ich Euch Suchen muss.“ „Dr. Benjamin und ich haben ein paar Informationen ausgetauscht. Damit ich mit Dir die nächsten Schritte und Etappen planen kann.“</w:t>
      </w:r>
    </w:p>
    <w:p w14:paraId="768B6731"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„Ach so nennt man das.“ Kam es verächtlich von Ajwad Boufassar. Ein schnelle Schritt brachte Tia neben Ajwad Boufassar und gleichzeitig traf ihn ihre Faust. Die Treffer schleuderte Boufassar zu Boden, er war jedoch sofort wieder auf den Beinen und griff Tia an. „Weib. Was willst Du?!“ Schrie er und wollte Tia mit einem Faustschlag niederstrecken. Das Tia den Angriff hatte kommen sehen, war sie vorbereitet. Sie blocke den Schlag locker ab, uns dadurch verlor Boufassar das Gleichgewicht. Er taumelte an ihr vorbei, dreht sich um und schlug mit voller Kraft auf Tia ein. Wieder blockt sie den Schlag. „So Ajwad, jetzt reicht es.“ Sagte Sie lässig, dann trafen Ajwad Boufassar zwei Treffer in Bauch und Nieren, stöhnend brach er zusammen. </w:t>
      </w:r>
    </w:p>
    <w:p w14:paraId="5D02CA7F"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Tia kniete sich auf seinen Brustkasten und drückte ihm die Luft aus der Lunge. „Mei lieber Herr Boufassar, wenn Sie noch eine abfällige Bemerkung über mich, Frau Kaur oder Frauen im Allgemeinen machen, werde ich nicht mehr so zurückhaltend sein. Haben wir uns verstanden?“ Gequält nickte Ajwad Boufassar. </w:t>
      </w:r>
    </w:p>
    <w:p w14:paraId="4F1F422D"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Tia stand auf und Ajwad bekam wieder Luft. Er stellte fest, dass er sich in den Frauen verschätzt hatte. Dass sie nicht auf sein Drangsalieren reagiert hatten, hatte er als Schwäche gedeutet. Jetzt wusste er, dass er den Bogen weit überspannt hatte. Trotzdem war er durch seine Erziehung und sein Aufwachsen in einem patriarchalischem Umfeld daran gewöhnt, immer Recht zu haben, daher machte er den Fehler zu sagen: „Frauen haben nichts zu sagen.“ Kaum hatte er das ausgesprochen, flog er, von einem Tritt gegen den Brustkasten getroffen, rückwärts gegen die Wand. „Sie werden uns nicht weiter begleiten. Wir werden Sie hier lassen. Wie Sie nach Hause kommen ist Ihr Problem.“ Der Tonfall mit dem Tia sprach, ließ an Deutlichkeit keine Zweifel. „Sie müssen mich mitnehmen. Das verlangt die Regierung.“ Stöhnte Ajwad Boufassar.</w:t>
      </w:r>
    </w:p>
    <w:p w14:paraId="7D3AA298"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„Wir müssen gar nichts. Wir werden die marokkanische Regierung darüber informierten, wie wir entschieden haben.“ Damit drehte sich Tia zu Benjamin Dingaka und sagte. „Bitte geben Sie mir Ihr Telefon.“ Ohne zu Zögern erhielt sie das Telefon und gab eine Kurzwahl ein. „Herr Boufassar wird uns nicht weiter begleiten. Bitte leiten Sie die Information weiter.“ Sagte Sie und legte wieder auf.</w:t>
      </w:r>
    </w:p>
    <w:p w14:paraId="4D7C90C9"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3ECB5AB1"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w:t>
      </w:r>
    </w:p>
    <w:p w14:paraId="1A6312D1"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65D59F96"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E-Mail:</w:t>
      </w:r>
    </w:p>
    <w:p w14:paraId="4F581828"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Your Excellenciy Minister Mohamed El Yazghi</w:t>
      </w:r>
    </w:p>
    <w:p w14:paraId="01A38822"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Ministry of Territory Planning, Water and Environment</w:t>
      </w:r>
    </w:p>
    <w:p w14:paraId="79AA2C68"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10768A7F"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 xml:space="preserve">Wie vereinbart halten wir Sie über alle wichtigen Ereignisse auf dem Laufenden. </w:t>
      </w:r>
    </w:p>
    <w:p w14:paraId="2EABDAC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Wir bedauern, Ihnen mitteilen zu müssen, dass der von Ihnen uns beigestellte Geologe, Herr Ajwad Boufassar, unsere Expedition nicht weiter begleiten wird.</w:t>
      </w:r>
    </w:p>
    <w:p w14:paraId="11F466A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Das Verhalten von Herrn Boufassar war solcherart, dass er alles versuchte die Expedition zu behindern. Wenig überraschend gehen wir nicht davon aus, dass diese Aktionen in Ihrem Auftrag erfolgten. </w:t>
      </w:r>
    </w:p>
    <w:p w14:paraId="6811BE4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Da Herr Boufassar das Leben der anderen Expeditionsteilnehmer gefährdet, komme ich zu dem Ergebnis, dass wir aus Sicherheitsgründen von dem Ausschluss gebrauch machen.</w:t>
      </w:r>
    </w:p>
    <w:p w14:paraId="0BBE4FF7"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Wir werden Sie fernerhin weiter über die Fortschritte der Expedition Informieren.</w:t>
      </w:r>
    </w:p>
    <w:p w14:paraId="1F0E6ED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Mit freundlichen Grüßen.</w:t>
      </w:r>
    </w:p>
    <w:p w14:paraId="07BF7CE9"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i.A. von Dr. Benjamin Dingaka</w:t>
      </w:r>
    </w:p>
    <w:p w14:paraId="5827B6B5"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Expeditionsleiter</w:t>
      </w:r>
    </w:p>
    <w:p w14:paraId="06992336" w14:textId="77777777" w:rsidR="00944672" w:rsidRPr="00944672" w:rsidRDefault="00944672" w:rsidP="00944672">
      <w:pPr>
        <w:autoSpaceDE w:val="0"/>
        <w:autoSpaceDN w:val="0"/>
        <w:adjustRightInd w:val="0"/>
        <w:spacing w:after="0" w:line="292" w:lineRule="auto"/>
        <w:ind w:firstLine="227"/>
        <w:jc w:val="both"/>
        <w:rPr>
          <w:rFonts w:ascii="Arial" w:hAnsi="Arial" w:cs="Arial"/>
          <w:b/>
          <w:bCs/>
          <w:sz w:val="24"/>
          <w:szCs w:val="24"/>
        </w:rPr>
      </w:pPr>
    </w:p>
    <w:p w14:paraId="3BE87FD8" w14:textId="77777777" w:rsidR="00944672" w:rsidRPr="00944672" w:rsidRDefault="00944672" w:rsidP="00944672">
      <w:pPr>
        <w:autoSpaceDE w:val="0"/>
        <w:autoSpaceDN w:val="0"/>
        <w:adjustRightInd w:val="0"/>
        <w:spacing w:after="0" w:line="292" w:lineRule="auto"/>
        <w:jc w:val="both"/>
        <w:rPr>
          <w:rFonts w:ascii="Arial" w:hAnsi="Arial" w:cs="Arial"/>
          <w:b/>
          <w:bCs/>
          <w:sz w:val="24"/>
          <w:szCs w:val="24"/>
        </w:rPr>
      </w:pPr>
      <w:r w:rsidRPr="00944672">
        <w:rPr>
          <w:rFonts w:ascii="Arial" w:hAnsi="Arial" w:cs="Arial"/>
          <w:b/>
          <w:bCs/>
          <w:sz w:val="24"/>
          <w:szCs w:val="24"/>
        </w:rPr>
        <w:t>***</w:t>
      </w:r>
    </w:p>
    <w:p w14:paraId="617D6845" w14:textId="77777777" w:rsidR="00944672" w:rsidRPr="00944672" w:rsidRDefault="00944672" w:rsidP="00944672">
      <w:pPr>
        <w:autoSpaceDE w:val="0"/>
        <w:autoSpaceDN w:val="0"/>
        <w:adjustRightInd w:val="0"/>
        <w:spacing w:after="0" w:line="292" w:lineRule="auto"/>
        <w:ind w:firstLine="227"/>
        <w:jc w:val="both"/>
        <w:rPr>
          <w:rFonts w:ascii="Arial" w:hAnsi="Arial" w:cs="Arial"/>
          <w:b/>
          <w:bCs/>
          <w:sz w:val="24"/>
          <w:szCs w:val="24"/>
        </w:rPr>
      </w:pPr>
    </w:p>
    <w:p w14:paraId="23160100"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E-Mails, die einen Minister geschickt werden, gehen aus verschiedenen Gründen nicht direkt an diesen. Vielmehr kümmert sich eine Stabs- oder Pressestelle um die eingehenden E-Mails. Im Ministerium kümmert sich die Pressestelle um das allgemeine Public Relation Management. Für verschiedene Zwecke werden spezielle E-Mail-Adressen angelegt, die dann in Stabsstellen abgearbeitet werden.</w:t>
      </w:r>
    </w:p>
    <w:p w14:paraId="1E311FFD"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Die Mail, die im Namen von Dr. Dingaka verschickt wurde, war eine solche One-Off-Adresse, die Ihren Zielordner im Büro von Dr. Achmed Al Oujda im Geschäftsbereich Umweltplanung und Landschaftsentwicklung.</w:t>
      </w:r>
    </w:p>
    <w:p w14:paraId="5DA4EF38"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Bei der Einholung der Genehmigung zu der Expedition war es im Ministerium zu dem Phänomen gekommen, dass keiner wusste, wer für diese Expedition zuständig war. Dr. Al Oujda hatte sein Studium in Marokko und Spanien absolviert. Der Mastergrad aus Spanien brachte ihn als Doktorand an die Universität in Caracas, an der er zur Exploration von Rohstoffen in unwirtlichen Landschaften forschte und promovierte. </w:t>
      </w:r>
    </w:p>
    <w:p w14:paraId="1B7A2E08"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Diese Grundausbildung ermöglichte ihm den schnellen Aufstieg im Ministerium in Rabat. Er hatte eine Frau gefunden, die er liebte und der er ein angenehmes Leben bieten wollte. Wie so oft, war der Anspruch an Lebensqualität nicht deckungsgleich mit den </w:t>
      </w:r>
      <w:r w:rsidRPr="00944672">
        <w:rPr>
          <w:rFonts w:ascii="Arial" w:hAnsi="Arial" w:cs="Arial"/>
          <w:sz w:val="24"/>
          <w:szCs w:val="24"/>
        </w:rPr>
        <w:lastRenderedPageBreak/>
        <w:t xml:space="preserve">verfügbaren finanziellen Mitteln, insbesondere, da weiterhin Studiengebühren, über Kredite finanziert, zurückzuzahlen waren. </w:t>
      </w:r>
    </w:p>
    <w:p w14:paraId="3944B7F5"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Zu Beginn seiner Karriere beim Ministerium war Al Oujda in der neu entstandenen Abteilung für erneuerbare Energien. Sein Abteilungsleiter hatte keine Lust auf eine Dienstreise und so musste Dr. Achmed Al Oujda für ihn zu einer Windenergiemesse nach Deutschland. Die Messe sollte in einem Vorort von Hamburg sein, sagte man ihm.</w:t>
      </w:r>
    </w:p>
    <w:p w14:paraId="1C51FDAF"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Unter dem Namen Husum Wind wurde die Messe 1995 das erste Mal durchgeführt, und war damals mit 80 Ausstellern und 12.0000 Besuchern ein echter Überraschungserfolg, aber Husum kann man nicht als Vorort von Hamburg bezeichnen. Die Stadt liegt ca. 140 Kilometer nördlich von Hamburg an der Nordsee und ist seit mindestens dem Jahr 1372 bewohnt. Heute zählt sie ca. 22.500 Einwohner. Die Fahrt mit dem Auto vom Hamburger Flughafen nach Husum dauert rund anderthalb Stunden. </w:t>
      </w:r>
    </w:p>
    <w:p w14:paraId="107DE796"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Achmed Al Oujda hatte sich gewundert, warum die Reisestelle ihm einen Mietwagen gebucht hatte, er war davon ausgegangen, dass er mit dem Taxi zur Messe fahren würde. Die Messe fand nur alle zwei Jahre statt und so fand er sich im deutschen Spätsommer, September 2001, sich an der deutschen Nordseeküste wieder.</w:t>
      </w:r>
    </w:p>
    <w:p w14:paraId="492A2422"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Als Marokkaner kannte er den Atlantik, aber was die Nordsee zu bieten hatte, darauf war er nicht vorbereitet gewesen. Die deutschen Touristen standen bei 10 Grad und Sonne-Wolken-Mix in Hemd und Hose am Deich und ließen sich vom Wind erfrischen. Ahmed kam aus Marokko, in den Bergen konnte es kalt werden, aber rund um Rabat, wo er jetzt wohnte, wurde es selten so kalt, so stand er in dicker Jacke am Deich und wurde von den sonnenhungrigen Touristen angelächelt.</w:t>
      </w:r>
    </w:p>
    <w:p w14:paraId="70B9007E"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Die Messe startete am 08. September und daher flog er am 07. September von Rabat über Frankfurt nach Hamburg, übernahm den Mietwagen und fuhr dann über die Küstenstraße nach Husum. Da durch die Messe Hotels schlecht zu bekommen waren, hatte man ihm eine kleine Pension gebucht. Die Vermieter sprachen englisch und der Sohn des Vermieters hatte französisch in der Schule gelernt, und so wurde zwischen den Sprachen gewechselt und Achmed Al Oujda fühlte sich von den deutschen Gastgebern gut aufgenommen. Ihm wurden verschiedenen Restaurants empfohlen, seine Gastgeber versicherten ihm, dass überall englisch gesprochen wurde. Bei Französisch würde es schwer werden. Trotzdem wunderte Achmed Al Oujda sich, dass hier in der Provinz alle Deutschen zusätzlich zu ihrer Sprache ebenfalls englisch sprechen zu schienen.</w:t>
      </w:r>
    </w:p>
    <w:p w14:paraId="0454E14E"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Die Messe lief gut an und Achmed Al Oujda hatte mit einigen Ausstellern Termine für später vereinbart. Am 11. September änderte sich alles. Am Morgen war auf der Messe noch viel Lachen zu hören, aber am frühen Nachmittag änderte sich die Stimmung. Langsam sprach es sich herum, dass in New York ein Flugzeugunfall gegeben hatte. Die Termine wurden eingestellt, da sich alle informieren wollten. Als klar wurde, dass es sich um einen Terroranschlag handelte, wurde entschieden, die Messe zu unterbrechen. Auch </w:t>
      </w:r>
      <w:r w:rsidRPr="00944672">
        <w:rPr>
          <w:rFonts w:ascii="Arial" w:hAnsi="Arial" w:cs="Arial"/>
          <w:sz w:val="24"/>
          <w:szCs w:val="24"/>
        </w:rPr>
        <w:lastRenderedPageBreak/>
        <w:t>am nächsten Tag war die Stimmung nicht dazu angezeigt, sich um geschäftliche Themen zu kümmern. Alle mussten sich erst mit dem Geschehen vom Vortag auseinandersetzen.</w:t>
      </w:r>
    </w:p>
    <w:p w14:paraId="475426CE"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Es ergab sich, dass er neben zwei Asiaten stand, als er entschied, das Gelände zu verlassen. Er drehte sich zu den Asiaten und sagte: „Herr Kim, Herr Park, bitte entschuldigen Sie, dass ich unser Gespräch unterbreche. Um ehrlich zu sein, bin ich mit meine Gedanken noch beim gestrigen Geschehen. Ich denke, ich werde das Gelände verlassen.“ „Herr Al Oujda, das können wir gut verstehen, es geht uns auch nicht viel besser. Wenn wir Sie nicht belästigen, würde ich vorschlagen, dass wir Sie begleiten. Wir könnten am Meer einen Tee trinken, und den Nachmittag genießen.“ </w:t>
      </w:r>
    </w:p>
    <w:p w14:paraId="026192E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Nach dem aufbrechen von der Messe gingen sie zum Taxistand und gaben als Wunsch an, dass Sie am Meer einen Tee trinken wollten und baten um einen Vorschlag. Der Taxifahrer schlug vor, zum Hafen zu fahren und sie dort abzusetzen. Zum einen gab es eine große Auswahl von Bars und zum anderen war es kurz vor Mittag und so könnten die Herren ein Husumer Mittagessen zu sich nehmen. Der Vorschlag wurde angenommen und sie fuhren zum Hafen.</w:t>
      </w:r>
    </w:p>
    <w:p w14:paraId="744CF77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Am Hafen angekommen, gingen Sie die Mole entlang und entdeckten ein Bistro, das Außengastronomie anbot. Sie setzten sich und bestellten Mittagessen. Achmed Al Oujda bestellte ein ‚Kutterfrühstück‘, das sich als Nordseekrabben mit Rührei auf Schwarzbrot herausstellte. Husum hat einen Fischereihafen und die Bedienung hatte gesagt, dass in Husum die meisten Nordseekrabben angelandet werden. Herr Park hatte sich ‚Panfisch‘ und Herr Kim eine gemischte Fischplatte bestellt. Beide zeigten sich zufrieden mit der regionalen Küche hier im Norden von Deutschland.</w:t>
      </w:r>
    </w:p>
    <w:p w14:paraId="47BD6FE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Beim Essen tauschten sich die drei darüber aus, dass es schon erstaunlich war, dass Menschen aus verschiedenen Winkeln der Welt hier in diesem kleinen Städtchen zusammenkamen und dass sich alle in englisch verständigen konnten. Sie hatte zwar damit gerechnet, dass in den Großstädten englisch kein Problem sein würde, aber in diesem kleinen Städtchen an der Nordsee, in der nur alle zwei Jahre eine Messe auf Weltniveau stattfand, fanden sie es erstaunlich.</w:t>
      </w:r>
    </w:p>
    <w:p w14:paraId="497A2D1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Achmed Al Oujda sagte: „In Marokko ist es anders, wir sprechen arabisch und französich, mit englisch ist es schwer durch das Land zu kommen. Aber bei Ihnen? Sie kommen doch aus Nordkorea, haben Sie ausländische Besucher? Bitte entschuldigen Sie, wenn das despektierlich klingt.“ Herr Park antwortete. „Das ist schon Ok. Tatsächlich haben wir nur wenige ausländische Besucher, die dann auch in Gruppen reisen. Wir stellen immer einen Dolmetscher, da im Land außer koreanisch nur etwas chinesisch und russisch gesprochen wird. Diese beiden Sprachen auch nur an den Landesgrenzen, wo sich der internationale Handel abspielt. Aber ich würde gern das Thema wechseln. Wo und worüber haben Sie promoviert? Und warum sind Sie hier in Deutschland?“</w:t>
      </w:r>
    </w:p>
    <w:p w14:paraId="6F21563F"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Achmed Al Oujda musste lächeln. „Das habe ich mich auch schon gefragt. Ich bin im Ministerium in der Abteilung für erneuerbare Energien und deswegen nach Husum </w:t>
      </w:r>
      <w:r w:rsidRPr="00944672">
        <w:rPr>
          <w:rFonts w:ascii="Arial" w:hAnsi="Arial" w:cs="Arial"/>
          <w:sz w:val="24"/>
          <w:szCs w:val="24"/>
        </w:rPr>
        <w:lastRenderedPageBreak/>
        <w:t xml:space="preserve">entsand worden, um mich über aktuelle Entwicklungen zu informieren. Aber was treibt sie beide von Nordkorea hier nach Deutschland? Dem Vernehmen nach, ist die internationale Wirtschaftsgemeinschaft nicht wirklich an Geschäften mit Nordkorea involviert.“ </w:t>
      </w:r>
    </w:p>
    <w:p w14:paraId="6CF6AF3D"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„Sie habe das sehr charmant ausgedrückt.“ Antwortete Herr Kim, „Was  wenig bekannt ist, ist, dass wir auch als Investoren auftreten.“ „Weil damit Devisen ins Land kommen?“ Hinterfragte Al Oujda und fügte hinterher: „Entschuldigen Sie bitte, ich wollte Sie nicht beleidigen.“ Herr Park antwortete. „Das ist kein Problem. Wir sind es gewohnt, dass wir wir Parias behandelt werden. Die Tasache, dass Sie diese Fragen stellen, bedeutet für uns, dass Sie zumindest offen für Auskünfte sind.“</w:t>
      </w:r>
    </w:p>
    <w:p w14:paraId="4EAD96D8"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„Autsch.“ Antwortete Al Oujda, „Dann muss ich an meiner Diplomatie wohl noch arbeiten.“ Jetzt lachte Herr Kim. „Danke, dass Sie das mit Humor nehmen. Auch wir wollten Sie nicht beleidigen. Aber bitte sagen Sie, warum das Königreich Marokko Interesse an erneuerbaren Energien hat?“ </w:t>
      </w:r>
    </w:p>
    <w:p w14:paraId="7480B4A8"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„Sehen Sie, unser Land kann nicht auf größere natürliche Ressourcen zurückgreifen und zusätzlich verfügen wir über viel Sonne und, in unseren südlichen Provinzen, auch über viel Wind. Es macht also Sinn, sich mit diesem Thema auseinander zu setzen.“ „Das schon, aber welchen Zwecken soll das dienen? Also die Frage ist, soll die gewonnene Energie lokal genutzt oder exportiert werden?“ Fragte Kim nach. „Darf ich fragen, warum Sie das interessiert?“ Park sprang in die Bresche und sagte: „Wie Sie sicherlich Wissen, hat unser Nachbar im Norden das Konzept der neuen Seidenstraße ausgerufen. Damit investiert die Volksrepublik sehr stark in Infrastrukturprojekte.“ Al Oujda nickte und fragte sich, wohin das Gespräch führen würde, als Kim fortfuhr. „Auch wir sind daran interessiert in Infrastrukturprojekte zu investieren, allerdings nicht in so großem Maßstab wie die Chinesen es tun.“ </w:t>
      </w:r>
    </w:p>
    <w:p w14:paraId="089F8938"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„Dann verstehe ich das richtig, dass Sie mir erklären, Sie wären an Investitionen in Marokko interessiert?“ Park nickte und sagte: „Das, Herr Al Oujda, ist korrekt. Kleine bis mittelgroße Projekte sind für uns interessant.“ Und Kim warf ein: „Wir möchte Sie bitten bei kleineren Projekten an uns zu denken. In dem Sinne, dass Sie uns Bescheid sagen, wenn interessante Projekte ausgeschrieben oder untersucht werden. Wir werden uns erkenntlich zeigen, ohne dass Sie gefahrlaufen der Bestechung beschuldigt zu werden.“ „Meine Herren, dass Eis erscheint mir doch sehr dünn. Bestechlichkeit ist in unserem Land bei Strafe untersagt und zusätzlich nicht mit meinem Glauben vereinbar.“</w:t>
      </w:r>
    </w:p>
    <w:p w14:paraId="6B5FEA4E"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„Sehen Sie, Herr Al Oujda, genau deshalb legen wir Wert darauf, dass Sie von uns keine finanziellen Mittel erhalten, aber vielleicht ist der eine oder andere Tipp für Sie von nutzen?!“ „Wie bitte darf ich das verstehen?“ „Ich möchte Ihnen ein Beispiel geben.“ Setzte Kim an, „Nehmen wir an, rein hypothetisch, Sie haben Ihr Studium über einen Studienkredit finanziert. Der Kredit ist bei einer Bank Ihres Vertrauens, aber zu einem Zinssatz von x. Ein Tipp wäre es dann, Ihnen zu sagen, dass Sie bei der Bank YXZ den Kredit für x minus ... erhalten könnten, wenn Sie eine Umschuldung vornehmen. Da das </w:t>
      </w:r>
      <w:r w:rsidRPr="00944672">
        <w:rPr>
          <w:rFonts w:ascii="Arial" w:hAnsi="Arial" w:cs="Arial"/>
          <w:sz w:val="24"/>
          <w:szCs w:val="24"/>
        </w:rPr>
        <w:lastRenderedPageBreak/>
        <w:t xml:space="preserve">Geschäft rein zwischen Ihnen und der Bank ist, ist das keine Bestechung. Viele Anleger weltweit tauschen Zinsinformationen aus und schichte Faínanzen so um, dass es vorteilhafter ist. Daran ist nicht anrüchiges.“ </w:t>
      </w:r>
    </w:p>
    <w:p w14:paraId="59AC9EAE"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Damit hatten Sie Dr. Ahmet Al Oujda am Haken, denn natürlich hatte er sein Studium finanziert und zahlte aktuell 16,5% Zinsen, jedes Prozent weniger würde ihm Luft verschaffen.</w:t>
      </w:r>
    </w:p>
    <w:p w14:paraId="4E506C3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Seit dem Treffen auf der Messe, hatte sich ein reger Austausch entwickelt und Ahmet Al Oujda konnte sich, u.a. eine günstige Finanzierung für seinen neuen Mercedes sichern. Ein Kollege fragte ihn, wie er sich das Auto leiten könne, da die Finanzierungsraten in Marokko so hoch sein. Ahmet Al Oujda sgate, dass er durch Recherche einen guten Verkäufer gefunden hatte, und gab die Daten an den Bekannten weiter. Auch dieser erhielt ein Auto zu vertretbaren Konditionen. Damit waren die Zweifel einer unlauteren Quelle verschwunden und Ahmet Al Oujda konnte sich um seinen Aufstieg im Ministerium kümmern.</w:t>
      </w:r>
    </w:p>
    <w:p w14:paraId="7E54BFF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Als er die E-Mail sah, dass Boufassar vom Team zurückgelassen werden würde, entwich ihm ein Fluch. Boufassar sollte die Expedition behindern, damit das Ministerium Zeit genug haben würde, auf Entdeckungen zu reagieren. Er wusste, dass Boufassar aufbrausend war, das war einer der Gründe, warum er ihn eingeschleust hatte. Wenn Boufassar ausfiel, hatte er keine bzw. nur verzögerten Zugriff auf die einkommenden Daten. Dadurch würden die Rebellen von der Polisario mehr wissen als er, daher stand er unter Druck, sich etwas einfallen zu lassen. Er entschied sich, seine Kontakte abzufragen, und wählte die Telefonnummer, die ihm die Nordkoreaner gegeben hatten.</w:t>
      </w:r>
    </w:p>
    <w:p w14:paraId="14545659"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„Ja bitte? Was kann ich für Sie tun?“ Meldete sich eine Stimme die Französisch mit arabischem Dialekt sprach. Er hörte den Akzent und wechselte reflexartig ins arabische. „Mir wurde diese Telefonmummer gegeben, wenn es besondere Notwendigkeiten geben würde.“ „Ich weiß wer Sie sind. Nennen wir am Telefon keine Namen. Was ist Ihr Problem?“ „Haben Sie einen vertrauenswürdigen Geologen, der kurzfristig in der Westsahara eine Expedition begleiten könnte?“ „Was sollen die Aufgaben sein?“ Fragte die Stimme. „In der Westsahara ist eine Expedition eines privaten Konsortiums unterwegs, die Untersuchen der Bodenstruktur vornehmen. Alle Gebiete, die bekannte Ressourcenlagerstätten enthalten, wurden von dieser Expedition ausgeklammert. Wir benötigen jemanden, der Informationen sammelt. Um zu verstehen, was der eigentliche Zweck dieser Expedition ist.“ „Ich vermute, dass es pressiert?“ „Ja leider. Der Geologe, den wir beigestellt hatte, wurde von der Expedition ausgeschlossen.“ </w:t>
      </w:r>
    </w:p>
    <w:p w14:paraId="0281471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„Was Wissen Sie von dem Konsortium und den Teilnehmern der Expedition?“ „Expeditionsleiter ist ein Botsuaner mit Büro in London. Als Sicherheitskräfte begleiten ihn zwei Frauen mit asiatischem Aussehen. Angefragt wurde die Expedition bei uns im Ministerium und zeitgleich wurde die Polisario informiert und durfte einen eigenen Geologen wählen, der für sie die Expedition begleiten soll.“</w:t>
      </w:r>
    </w:p>
    <w:p w14:paraId="348FE32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lastRenderedPageBreak/>
        <w:t>„Oh, das sind Informationen, die ich gern eher gehabt hätte, aber das ist jetzt nicht zu ändern. Können Sie ein Flugzeug bereitstellen und die notwendigen Überfluggenehmigungen beschaffen?“ „Ja, das kann ich.“ „OK, ich habe jemanden bei Marrakesch. Sagen Sie mir, wann das Flugzeug dort sein wird. Ich organisiere alles. Bitte rufen Sie in einer Stunde wieder an, dann erhalten Sie alle weiteren Informationen.“ „Danke für die Hilfe.“</w:t>
      </w:r>
    </w:p>
    <w:p w14:paraId="0F0A9E8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Ahmet AL Oujda wandte sich wieder dem Computer zu und antworte auf die E-Mail:</w:t>
      </w:r>
    </w:p>
    <w:p w14:paraId="256F4F9F"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Sehr geehrter Herr Dr. Benjamin Digaka,</w:t>
      </w:r>
    </w:p>
    <w:p w14:paraId="3A4E464D"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mit bedauern nehmen wir zur Kenntnis, dass Herr Boufassar ihre Expedition nicht länger begleiten wird.</w:t>
      </w:r>
    </w:p>
    <w:p w14:paraId="67EBD302"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Bitte akzeptieren Sie, dass wir Ihnen einen Ersatz beistellen werden.</w:t>
      </w:r>
    </w:p>
    <w:p w14:paraId="5D0AE82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Wir unternehmen im Augenblick die geeigneten Schritte und melden uns zeitnah wieder bei Ihnen.</w:t>
      </w:r>
    </w:p>
    <w:p w14:paraId="06797771"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In der Zwischenzeit möchte ich Sie bitten die Expedition nicht weiter fortzusetzen.</w:t>
      </w:r>
    </w:p>
    <w:p w14:paraId="7CE7D7E7"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6552BF6A"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Mit freundlichen Grüßen</w:t>
      </w:r>
    </w:p>
    <w:p w14:paraId="32862125"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Dr. Ahmet Al Oujda</w:t>
      </w:r>
    </w:p>
    <w:p w14:paraId="5EB267E6"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Abteilung erneuerbare Energien und Sonderprojekte.</w:t>
      </w:r>
    </w:p>
    <w:p w14:paraId="7D48CC2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6CCBE534"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w:t>
      </w:r>
    </w:p>
    <w:p w14:paraId="6524E636"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53A09C3A"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Dr. Benjamin Dingaka las die E-Mail auf seinem Mobiltelefon und wunderte sich. Tia sah, dass sich der Gesichtsausdruck veränderte und fragte: „Was ist geschehen?“ Dingaka schaute vor sich hin, bis er realisiert hatte, dass Tia ihn angesprochen hatte. „Ich dachte, dass die Marokkaner unsere Untersuchungen beindern wollten, aber jetzt schicken Sie uns einen Ersatzmann für Boufassar.“ „Wer soll denn der Ersatz sein?“ Hakte Bibi nach, die dem Gespräch gelauscht hatte. „Das weiß ich noch nicht, ich warte auf weitere Informationen.“ schüttelte Benjamin Dingaka den Kopf und fuhr dann fort, „Da wir heute nichts mehr erfahren werden, sollten wir zum Essen gehen und den Abend geniessen. Hat jemand einen Vorschlag?“</w:t>
      </w:r>
    </w:p>
    <w:p w14:paraId="53964B8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Sie hatte ein Restaurant empfohlen bekommen und hatten dort gut gegessen, als das Mobiltelefon von Benjmin Dingaka per Klingelzeichen meldete, dass eine E-Mail eingegangen war.</w:t>
      </w:r>
    </w:p>
    <w:p w14:paraId="47DBD6C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57CA6EBF"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Sehr geehrter Herr Dr. Benjamin Digaka,</w:t>
      </w:r>
    </w:p>
    <w:p w14:paraId="0C077DE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Morgenmittg wir ein Flugzeug aus Marokko landen. Wir konnten Frau Dr. Sun Park dafür gewinnen, sie für den Rest der Expedition zu begleiten.</w:t>
      </w:r>
    </w:p>
    <w:p w14:paraId="16763C66"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Wir wären Ihnen sehr verbunden, wenn Sie Frau Park um 11:00 Uhr am Flughafen in Empfang nehmen könnten.</w:t>
      </w:r>
    </w:p>
    <w:p w14:paraId="50F7C5F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4C731F7A"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Mit freundlichen Grüßen</w:t>
      </w:r>
    </w:p>
    <w:p w14:paraId="778B575F"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Dr. Ahmet Al Oujda</w:t>
      </w:r>
    </w:p>
    <w:p w14:paraId="37A3BF5D"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Abteilung erneuerbare Energien und Sonderprojekte.</w:t>
      </w:r>
    </w:p>
    <w:p w14:paraId="1FF12356"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w:t>
      </w:r>
    </w:p>
    <w:p w14:paraId="00E557D6"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Jetzt war es an Bibi einen E-Mail zu schreiben.</w:t>
      </w:r>
    </w:p>
    <w:p w14:paraId="79676C0E"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Expedition an Zentrale</w:t>
      </w:r>
    </w:p>
    <w:p w14:paraId="0FA94196"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Neues Mitglied soll Frau Dr. Sun Park sein.</w:t>
      </w:r>
    </w:p>
    <w:p w14:paraId="6B45D71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Bitte um Informationen.</w:t>
      </w:r>
    </w:p>
    <w:p w14:paraId="715A08D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261103E2"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Chand Sahib Kaur</w:t>
      </w:r>
    </w:p>
    <w:p w14:paraId="75CEB35D"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w:t>
      </w:r>
    </w:p>
    <w:p w14:paraId="15C3F4D1"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Nur knapp eine Minute später bekam Bibi Antwort.</w:t>
      </w:r>
    </w:p>
    <w:p w14:paraId="1993BD7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w:t>
      </w:r>
    </w:p>
    <w:p w14:paraId="53D9036E"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Dr. Sun Park. Angeblich südkoreanische Doktorandin in Perth, Australien.</w:t>
      </w:r>
    </w:p>
    <w:p w14:paraId="47657471"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Zurückverfolgbar bis zum Office 121, Pyoengyang, Nordkorea.</w:t>
      </w:r>
    </w:p>
    <w:p w14:paraId="1A30F8F5"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Einsatz in Marokko/Westsahara unbekannt.</w:t>
      </w:r>
    </w:p>
    <w:p w14:paraId="63CB83AD"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Expedition auf maximal drei Tage ausdehnen.</w:t>
      </w:r>
    </w:p>
    <w:p w14:paraId="1187784A"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Vorsicht.</w:t>
      </w:r>
    </w:p>
    <w:p w14:paraId="151E6CB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ANMERKUNG: In ihrer Gegenwart, bitte über eine weitere Expedition in Somalia, direkt südlich des Horns sprechen.</w:t>
      </w:r>
    </w:p>
    <w:p w14:paraId="4B3CE33F"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79E6C804"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Zentrale</w:t>
      </w:r>
    </w:p>
    <w:p w14:paraId="25944361"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w:t>
      </w:r>
    </w:p>
    <w:p w14:paraId="43E9B8E1"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Am nächsten Morgen schwebte eine Embraer Phenom 300 aus Marrakesch am Flughafen von Ad-Dakhla ein. Das Team um Dr. Benjamin Dingaka hatte die Land Rover für einen sofortigen Aufbruch vorbereitet. Keiner war gewillt noch mehr Zeit zu verlieren.</w:t>
      </w:r>
    </w:p>
    <w:p w14:paraId="78666501"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Kurz nach der Landung hatte Dr. Sun Park ihr Gepäck, einen Seesack und die obligatorische Laptoptasche, im Wagen verstaut und auf der Rückbank neben Bibi Platz genommen.</w:t>
      </w:r>
    </w:p>
    <w:p w14:paraId="0B3DCC5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„Ich wurde gestern von meinem Forschungsauftrag in Marrakesch abberufen um mich hier bei Ihnen einzufinden. Können Sie mir erklären, was ich hier soll, und was Sie hier machen?“ Fragte Sun Park in Richtung Vordersitze. Tia lenkte den Geländewagen vom Flughafengelände und fuhr entlang der Halbinsel, auf der Ad-Dhaka lag, Küstenstraße.  Kurz darauf bog sie auf die Wüstenstraße nach Awsarad ein.</w:t>
      </w:r>
    </w:p>
    <w:p w14:paraId="5CD47AD2"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 xml:space="preserve">„Wir untersuchen die geografischen Gegebenheiten unterhalb des Sandes. Da die Westsahara von Marokko beansprucht wird und die Polisario ebenfalls Anspruch auf das Gebiet erhebet, werden von beiden Parteien Begleiter gestellt. Ihr Vorgänger hat sich durch Fehlverhalten ausgezeichnet, so das wir ihm die Zusammenarbeit verweigert </w:t>
      </w:r>
      <w:r w:rsidRPr="00944672">
        <w:rPr>
          <w:rFonts w:ascii="Arial" w:hAnsi="Arial" w:cs="Arial"/>
          <w:sz w:val="24"/>
          <w:szCs w:val="24"/>
        </w:rPr>
        <w:lastRenderedPageBreak/>
        <w:t xml:space="preserve">haben. Das marokkanische Ministerium haben wir entsprechend informiert und man beschlossen Sie zu uns zu senden. Wir haben noch ungefähr drei Tage, dann sind wir mit der Arbeit fertig. Wir fahren jetzt in Richtung der Awsarad. Werden aber weiter ins Landesinnere fahren, um uns dort umzusehen.“ Fasste Dr. Benjamin Dingaka den geplanten Ablauf zusammen. </w:t>
      </w:r>
    </w:p>
    <w:p w14:paraId="5E78AEFE"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„Sie sind nicht begeistert, dass ich sie jetzt begleite, oder?“ Fragte Sun Park nach. „Nicht wirklich. Hätten wir nicht auf Sie warten müssen, wären wir fertig und hätten uns um das nächste Projekt gekümmert.“ Antwortete Dingaka kurz angebunden.</w:t>
      </w:r>
    </w:p>
    <w:p w14:paraId="56DE24E8"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Sun Park drehte sich zu Bibi und fragte: „Ist er immer so?“ „Nein, er ist ein ganz umgänglicher Typ. Nur ist er genervt, weil sich die Arbeit verzögert.“ „Das kann ich verstehen. Sie haben schon mehrere Projekte zusammen gemacht? Wo waren Sie?“ „Also, das erste gemeinsame Projekt hatten wir in Libyen. Von dort ging es nach Algerien und jetzt sind wir hier.“ „Und? Sieht der Sand hier anders aus?“ Fragte Sun Park mit einem Grinsen. „Da Sie Geologin sind, war das einen Fangfrage.“ Stellte Bibi fest. „Aber ich kann Ihnen sagen, der Sand hier knirscht nicht so zwischen Zehen, dass war in Algerien echt schlimm.“ „Touché.“ Antwortete Sun Park. „Dann frage ich direkt. Was dürfen oder wollen Sie mir sagen?“ Benjamin Dingaka dreht sich um und sagte: „Da liegt das eigentliche Problem. Wir haben einen ziemlich unpräzisen Auftrag erhalten. Wir sollen den geologischen Unterbau unter bestimmten Wüstenflächen untersuchen. Wenn das erledigt ist, dann geht es Somalia an das Horn von Afrika und dann untersuchen wir die Geologie dort.“ „Oh. Da kommen Sie weit rum. Nur gut, dass Sie nie in irgendwelchen Gefahrengebieten arbeiten müssen.“ „Eine Geologin mit Sinn für Humor. Die nächsten Tage können noch interessant werden.“ Lächelte Dingaka zurück.</w:t>
      </w:r>
    </w:p>
    <w:p w14:paraId="233AC1EF"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Nach drei Tagen in dem Gebiet rund um Awsard machten Sie sich auf den Rückweg. „Wenn wir durch die Wüste fahren, können wir die Strecke abkürzen, aber mit zwei Jeeps einfach die Granze nach Mauretanien überschreiten halte ich für keine gute Idee.“ Sagte Benjamin Dingaka, „Ich habe mich auch noch einmal mit den Fahrern unterhalten. Sie halten es für besser, wenn wir nur die Straßen nutzen. Also haben wir jetzt gute 1000 Kilometer Fahrstrecke vor uns. Wir fahren bis kurz hinter die mauretanische Grenze und werden dort übernachten. Danach fahren wir nach Nouakchott. Einwände?!“ Es erhob sich kein Widerspruch und so machte sich der Tross auf den Weg zurück.</w:t>
      </w:r>
    </w:p>
    <w:p w14:paraId="202EA5A6"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Zwei Tage später erreichten Sie Noukachott und waren alle froh, dass sie wieder ausgiebig duschen konnten. Frisch geduscht und entspannt trafen sie sich um Abendessen und genossen den Abend.</w:t>
      </w:r>
    </w:p>
    <w:p w14:paraId="38959125"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Am nächsten Tag reiste Dr. Sun Park nach Marrakesch zurück und die Gruppe bestieg einen Linienflug nach Paris. Geplant war, dass Sie von dort weiter über Addis Abba nach Gode fliegen würden. Dort würden Sie dann wieder mit Geländewagen weiterreisen.</w:t>
      </w:r>
    </w:p>
    <w:p w14:paraId="5CEE08FD"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r w:rsidRPr="00944672">
        <w:rPr>
          <w:rFonts w:ascii="Arial" w:hAnsi="Arial" w:cs="Arial"/>
          <w:sz w:val="24"/>
          <w:szCs w:val="24"/>
        </w:rPr>
        <w:t>Als sie in Paris eintrafen, wurde Ihnen mitgeteilt, dass Sie nach London umgebucht wurden. In London sollte eine Zwischenbesprechung stattfinden.</w:t>
      </w:r>
    </w:p>
    <w:p w14:paraId="32DBB5DE"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31DCC4F7"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t>***</w:t>
      </w:r>
    </w:p>
    <w:p w14:paraId="7D7CFDDC" w14:textId="77777777" w:rsidR="00944672" w:rsidRPr="00944672" w:rsidRDefault="00944672" w:rsidP="00944672">
      <w:pPr>
        <w:autoSpaceDE w:val="0"/>
        <w:autoSpaceDN w:val="0"/>
        <w:adjustRightInd w:val="0"/>
        <w:spacing w:after="0" w:line="292" w:lineRule="auto"/>
        <w:ind w:firstLine="227"/>
        <w:jc w:val="both"/>
        <w:rPr>
          <w:ins w:id="511" w:author="Jens Schnügger" w:date="2021-05-23T15:29:00Z"/>
          <w:rFonts w:ascii="Arial" w:hAnsi="Arial" w:cs="Arial"/>
          <w:sz w:val="24"/>
          <w:szCs w:val="24"/>
        </w:rPr>
      </w:pPr>
    </w:p>
    <w:p w14:paraId="3F23E1B9" w14:textId="77777777" w:rsidR="00944672" w:rsidRPr="00944672" w:rsidRDefault="00944672" w:rsidP="00944672">
      <w:pPr>
        <w:autoSpaceDE w:val="0"/>
        <w:autoSpaceDN w:val="0"/>
        <w:adjustRightInd w:val="0"/>
        <w:spacing w:after="0" w:line="292" w:lineRule="auto"/>
        <w:jc w:val="both"/>
        <w:rPr>
          <w:ins w:id="512" w:author="Jens Schnügger" w:date="2021-05-23T15:50:00Z"/>
          <w:rFonts w:ascii="Arial" w:hAnsi="Arial" w:cs="Arial"/>
          <w:sz w:val="24"/>
          <w:szCs w:val="24"/>
        </w:rPr>
      </w:pPr>
      <w:ins w:id="513" w:author="Jens Schnügger" w:date="2021-05-23T15:29:00Z">
        <w:r w:rsidRPr="00944672">
          <w:rPr>
            <w:rFonts w:ascii="Arial" w:hAnsi="Arial" w:cs="Arial"/>
            <w:sz w:val="24"/>
            <w:szCs w:val="24"/>
          </w:rPr>
          <w:t>Nach ihrer Rückkehr nach Marrakesch, sortierte Dr. Sun Park ihre Notizen und sah sich, genötigt festzustellen, dass sie nicht wusste, was das Team in der Westsahara gesucht bzw. gefunden hatte. Sie setzte sich an Ihren Computer und verfasste einen Bericht. Der Bericht sagte auf sechs Seiten, dass Sie nicht wusste, was der Inhalt der Expedition war. Sie erwähnte alle geologischen Punkte, an denen Untersuchungen des Untergrundes vorgenommen w</w:t>
        </w:r>
      </w:ins>
      <w:r w:rsidRPr="00944672">
        <w:rPr>
          <w:rFonts w:ascii="Arial" w:hAnsi="Arial" w:cs="Arial"/>
          <w:sz w:val="24"/>
          <w:szCs w:val="24"/>
        </w:rPr>
        <w:t>o</w:t>
      </w:r>
      <w:ins w:id="514" w:author="Jens Schnügger" w:date="2021-05-23T15:34:00Z">
        <w:r w:rsidRPr="00944672">
          <w:rPr>
            <w:rFonts w:ascii="Arial" w:hAnsi="Arial" w:cs="Arial"/>
            <w:sz w:val="24"/>
            <w:szCs w:val="24"/>
          </w:rPr>
          <w:t>rden</w:t>
        </w:r>
      </w:ins>
      <w:r w:rsidRPr="00944672">
        <w:rPr>
          <w:rFonts w:ascii="Arial" w:hAnsi="Arial" w:cs="Arial"/>
          <w:sz w:val="24"/>
          <w:szCs w:val="24"/>
        </w:rPr>
        <w:t xml:space="preserve"> waren</w:t>
      </w:r>
      <w:ins w:id="515" w:author="Jens Schnügger" w:date="2021-05-23T15:50:00Z">
        <w:r w:rsidRPr="00944672">
          <w:rPr>
            <w:rFonts w:ascii="Arial" w:hAnsi="Arial" w:cs="Arial"/>
            <w:sz w:val="24"/>
            <w:szCs w:val="24"/>
          </w:rPr>
          <w:t xml:space="preserve"> und beschrieb die entnommenen Proben.</w:t>
        </w:r>
      </w:ins>
    </w:p>
    <w:p w14:paraId="5E975956"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ins w:id="516" w:author="Jens Schnügger" w:date="2021-05-23T15:50:00Z">
        <w:r w:rsidRPr="00944672">
          <w:rPr>
            <w:rFonts w:ascii="Arial" w:hAnsi="Arial" w:cs="Arial"/>
            <w:sz w:val="24"/>
            <w:szCs w:val="24"/>
          </w:rPr>
          <w:t xml:space="preserve"> Dann verfasste Sie eine E-Mail an das Ministerium.</w:t>
        </w:r>
      </w:ins>
    </w:p>
    <w:p w14:paraId="6F4B1DFE" w14:textId="77777777" w:rsidR="00944672" w:rsidRPr="00944672" w:rsidRDefault="00944672" w:rsidP="00944672">
      <w:pPr>
        <w:autoSpaceDE w:val="0"/>
        <w:autoSpaceDN w:val="0"/>
        <w:adjustRightInd w:val="0"/>
        <w:spacing w:after="0" w:line="292" w:lineRule="auto"/>
        <w:ind w:firstLine="227"/>
        <w:jc w:val="both"/>
        <w:rPr>
          <w:ins w:id="517" w:author="Jens Schnügger" w:date="2021-05-24T02:38:00Z"/>
          <w:rFonts w:ascii="Arial" w:hAnsi="Arial" w:cs="Arial"/>
          <w:sz w:val="24"/>
          <w:szCs w:val="24"/>
        </w:rPr>
      </w:pPr>
    </w:p>
    <w:p w14:paraId="2FCA8CBD"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ins w:id="518" w:author="Jens Schnügger" w:date="2021-05-24T02:38:00Z">
        <w:r w:rsidRPr="00944672">
          <w:rPr>
            <w:rFonts w:ascii="Arial" w:hAnsi="Arial" w:cs="Arial"/>
            <w:sz w:val="24"/>
            <w:szCs w:val="24"/>
          </w:rPr>
          <w:t>***</w:t>
        </w:r>
      </w:ins>
    </w:p>
    <w:p w14:paraId="0886050E" w14:textId="77777777" w:rsidR="00944672" w:rsidRPr="00944672" w:rsidRDefault="00944672" w:rsidP="00944672">
      <w:pPr>
        <w:autoSpaceDE w:val="0"/>
        <w:autoSpaceDN w:val="0"/>
        <w:adjustRightInd w:val="0"/>
        <w:spacing w:after="0" w:line="292" w:lineRule="auto"/>
        <w:ind w:firstLine="227"/>
        <w:jc w:val="both"/>
        <w:rPr>
          <w:ins w:id="519" w:author="Jens Schnügger" w:date="2021-05-23T15:54:00Z"/>
          <w:rFonts w:ascii="Arial" w:hAnsi="Arial" w:cs="Arial"/>
          <w:sz w:val="24"/>
          <w:szCs w:val="24"/>
        </w:rPr>
      </w:pPr>
    </w:p>
    <w:p w14:paraId="187CAE20" w14:textId="77777777" w:rsidR="00944672" w:rsidRPr="00944672" w:rsidRDefault="00944672" w:rsidP="00944672">
      <w:pPr>
        <w:autoSpaceDE w:val="0"/>
        <w:autoSpaceDN w:val="0"/>
        <w:adjustRightInd w:val="0"/>
        <w:spacing w:after="0" w:line="292" w:lineRule="auto"/>
        <w:jc w:val="both"/>
        <w:rPr>
          <w:ins w:id="520" w:author="Jens Schnügger" w:date="2021-05-23T15:54:00Z"/>
          <w:rFonts w:ascii="Arial" w:hAnsi="Arial" w:cs="Arial"/>
          <w:sz w:val="24"/>
          <w:szCs w:val="24"/>
        </w:rPr>
      </w:pPr>
      <w:ins w:id="521" w:author="Jens Schnügger" w:date="2021-05-23T15:54:00Z">
        <w:r w:rsidRPr="00944672">
          <w:rPr>
            <w:rFonts w:ascii="Arial" w:hAnsi="Arial" w:cs="Arial"/>
            <w:sz w:val="24"/>
            <w:szCs w:val="24"/>
          </w:rPr>
          <w:t>E-Mail:</w:t>
        </w:r>
      </w:ins>
    </w:p>
    <w:p w14:paraId="0230B268" w14:textId="77777777" w:rsidR="00944672" w:rsidRPr="00944672" w:rsidRDefault="00944672" w:rsidP="00944672">
      <w:pPr>
        <w:autoSpaceDE w:val="0"/>
        <w:autoSpaceDN w:val="0"/>
        <w:adjustRightInd w:val="0"/>
        <w:spacing w:after="0" w:line="292" w:lineRule="auto"/>
        <w:ind w:firstLine="227"/>
        <w:jc w:val="both"/>
        <w:rPr>
          <w:ins w:id="522" w:author="Jens Schnügger" w:date="2021-05-23T15:54:00Z"/>
          <w:rFonts w:ascii="Arial" w:hAnsi="Arial" w:cs="Arial"/>
          <w:sz w:val="24"/>
          <w:szCs w:val="24"/>
        </w:rPr>
      </w:pPr>
      <w:ins w:id="523" w:author="Jens Schnügger" w:date="2021-05-23T15:54:00Z">
        <w:r w:rsidRPr="00944672">
          <w:rPr>
            <w:rFonts w:ascii="Arial" w:hAnsi="Arial" w:cs="Arial"/>
            <w:sz w:val="24"/>
            <w:szCs w:val="24"/>
          </w:rPr>
          <w:t>Your Excellenciy Minister Mohamed El Yazghi</w:t>
        </w:r>
      </w:ins>
    </w:p>
    <w:p w14:paraId="2138FCC6" w14:textId="77777777" w:rsidR="00944672" w:rsidRPr="00944672" w:rsidRDefault="00944672" w:rsidP="00944672">
      <w:pPr>
        <w:autoSpaceDE w:val="0"/>
        <w:autoSpaceDN w:val="0"/>
        <w:adjustRightInd w:val="0"/>
        <w:spacing w:after="0" w:line="292" w:lineRule="auto"/>
        <w:ind w:firstLine="227"/>
        <w:jc w:val="both"/>
        <w:rPr>
          <w:ins w:id="524" w:author="Jens Schnügger" w:date="2021-05-23T15:54:00Z"/>
          <w:rFonts w:ascii="Arial" w:hAnsi="Arial" w:cs="Arial"/>
          <w:sz w:val="24"/>
          <w:szCs w:val="24"/>
        </w:rPr>
      </w:pPr>
      <w:ins w:id="525" w:author="Jens Schnügger" w:date="2021-05-23T15:54:00Z">
        <w:r w:rsidRPr="00944672">
          <w:rPr>
            <w:rFonts w:ascii="Arial" w:hAnsi="Arial" w:cs="Arial"/>
            <w:sz w:val="24"/>
            <w:szCs w:val="24"/>
          </w:rPr>
          <w:t>Ministry of Territory Planning, Water and Environment</w:t>
        </w:r>
      </w:ins>
    </w:p>
    <w:p w14:paraId="22460C3A" w14:textId="77777777" w:rsidR="00944672" w:rsidRPr="00944672" w:rsidRDefault="00944672" w:rsidP="00944672">
      <w:pPr>
        <w:autoSpaceDE w:val="0"/>
        <w:autoSpaceDN w:val="0"/>
        <w:adjustRightInd w:val="0"/>
        <w:spacing w:after="0" w:line="292" w:lineRule="auto"/>
        <w:ind w:firstLine="227"/>
        <w:jc w:val="both"/>
        <w:rPr>
          <w:ins w:id="526" w:author="Jens Schnügger" w:date="2021-05-23T15:54:00Z"/>
          <w:rFonts w:ascii="Arial" w:hAnsi="Arial" w:cs="Arial"/>
          <w:sz w:val="24"/>
          <w:szCs w:val="24"/>
        </w:rPr>
      </w:pPr>
    </w:p>
    <w:p w14:paraId="744FE4CF" w14:textId="77777777" w:rsidR="00944672" w:rsidRPr="00944672" w:rsidRDefault="00944672" w:rsidP="00944672">
      <w:pPr>
        <w:autoSpaceDE w:val="0"/>
        <w:autoSpaceDN w:val="0"/>
        <w:adjustRightInd w:val="0"/>
        <w:spacing w:after="0" w:line="292" w:lineRule="auto"/>
        <w:jc w:val="both"/>
        <w:rPr>
          <w:ins w:id="527" w:author="Jens Schnügger" w:date="2021-05-23T15:54:00Z"/>
          <w:rFonts w:ascii="Arial" w:hAnsi="Arial" w:cs="Arial"/>
          <w:sz w:val="24"/>
          <w:szCs w:val="24"/>
        </w:rPr>
      </w:pPr>
      <w:ins w:id="528" w:author="Jens Schnügger" w:date="2021-05-23T15:54:00Z">
        <w:r w:rsidRPr="00944672">
          <w:rPr>
            <w:rFonts w:ascii="Arial" w:hAnsi="Arial" w:cs="Arial"/>
            <w:sz w:val="24"/>
            <w:szCs w:val="24"/>
          </w:rPr>
          <w:t>Eure Exzellenz, hiermit reiche ich meinen Bericht über die Teilnahme an der Expedition in der Westsahara ein.</w:t>
        </w:r>
      </w:ins>
    </w:p>
    <w:p w14:paraId="3809CDF0" w14:textId="77777777" w:rsidR="00944672" w:rsidRPr="00944672" w:rsidRDefault="00944672" w:rsidP="00944672">
      <w:pPr>
        <w:autoSpaceDE w:val="0"/>
        <w:autoSpaceDN w:val="0"/>
        <w:adjustRightInd w:val="0"/>
        <w:spacing w:after="0" w:line="292" w:lineRule="auto"/>
        <w:ind w:firstLine="227"/>
        <w:jc w:val="both"/>
        <w:rPr>
          <w:ins w:id="529" w:author="Jens Schnügger" w:date="2021-05-23T15:54:00Z"/>
          <w:rFonts w:ascii="Arial" w:hAnsi="Arial" w:cs="Arial"/>
          <w:sz w:val="24"/>
          <w:szCs w:val="24"/>
        </w:rPr>
      </w:pPr>
      <w:ins w:id="530" w:author="Jens Schnügger" w:date="2021-05-23T15:54:00Z">
        <w:r w:rsidRPr="00944672">
          <w:rPr>
            <w:rFonts w:ascii="Arial" w:hAnsi="Arial" w:cs="Arial"/>
            <w:sz w:val="24"/>
            <w:szCs w:val="24"/>
          </w:rPr>
          <w:t>Mein Aufenthalt als Teilnehmerin der Expedition umfasste 3 Tage zzgl. der notwendigen Reisezeiten.</w:t>
        </w:r>
      </w:ins>
    </w:p>
    <w:p w14:paraId="6B2E4A06" w14:textId="77777777" w:rsidR="00944672" w:rsidRPr="00944672" w:rsidRDefault="00944672" w:rsidP="00944672">
      <w:pPr>
        <w:autoSpaceDE w:val="0"/>
        <w:autoSpaceDN w:val="0"/>
        <w:adjustRightInd w:val="0"/>
        <w:spacing w:after="0" w:line="292" w:lineRule="auto"/>
        <w:ind w:firstLine="227"/>
        <w:jc w:val="both"/>
        <w:rPr>
          <w:ins w:id="531" w:author="Jens Schnügger" w:date="2021-05-23T15:54:00Z"/>
          <w:rFonts w:ascii="Arial" w:hAnsi="Arial" w:cs="Arial"/>
          <w:sz w:val="24"/>
          <w:szCs w:val="24"/>
        </w:rPr>
      </w:pPr>
      <w:ins w:id="532" w:author="Jens Schnügger" w:date="2021-05-23T15:54:00Z">
        <w:r w:rsidRPr="00944672">
          <w:rPr>
            <w:rFonts w:ascii="Arial" w:hAnsi="Arial" w:cs="Arial"/>
            <w:sz w:val="24"/>
            <w:szCs w:val="24"/>
          </w:rPr>
          <w:t>Den umfassenden Bericht finden Sie im Anhang dieser E-Mail.</w:t>
        </w:r>
      </w:ins>
    </w:p>
    <w:p w14:paraId="69DAC036" w14:textId="77777777" w:rsidR="00944672" w:rsidRPr="00944672" w:rsidRDefault="00944672" w:rsidP="00944672">
      <w:pPr>
        <w:autoSpaceDE w:val="0"/>
        <w:autoSpaceDN w:val="0"/>
        <w:adjustRightInd w:val="0"/>
        <w:spacing w:after="0" w:line="292" w:lineRule="auto"/>
        <w:ind w:firstLine="227"/>
        <w:jc w:val="both"/>
        <w:rPr>
          <w:ins w:id="533" w:author="Jens Schnügger" w:date="2021-05-23T15:54:00Z"/>
          <w:rFonts w:ascii="Arial" w:hAnsi="Arial" w:cs="Arial"/>
          <w:sz w:val="24"/>
          <w:szCs w:val="24"/>
        </w:rPr>
      </w:pPr>
    </w:p>
    <w:p w14:paraId="080CD786" w14:textId="77777777" w:rsidR="00944672" w:rsidRPr="00944672" w:rsidRDefault="00944672" w:rsidP="00944672">
      <w:pPr>
        <w:autoSpaceDE w:val="0"/>
        <w:autoSpaceDN w:val="0"/>
        <w:adjustRightInd w:val="0"/>
        <w:spacing w:after="0" w:line="292" w:lineRule="auto"/>
        <w:jc w:val="both"/>
        <w:rPr>
          <w:ins w:id="534" w:author="Jens Schnügger" w:date="2021-05-23T15:54:00Z"/>
          <w:rFonts w:ascii="Arial" w:hAnsi="Arial" w:cs="Arial"/>
          <w:sz w:val="24"/>
          <w:szCs w:val="24"/>
        </w:rPr>
      </w:pPr>
      <w:ins w:id="535" w:author="Jens Schnügger" w:date="2021-05-23T15:54:00Z">
        <w:r w:rsidRPr="00944672">
          <w:rPr>
            <w:rFonts w:ascii="Arial" w:hAnsi="Arial" w:cs="Arial"/>
            <w:sz w:val="24"/>
            <w:szCs w:val="24"/>
          </w:rPr>
          <w:t>Aus der Zeit vor Ort und den entnommenen Proben, die ich begleiten Konten lässt sich nicht nachvollziehen, was der explizite Untersuchungsansatz der Expedition war.</w:t>
        </w:r>
      </w:ins>
    </w:p>
    <w:p w14:paraId="6FB4E57A" w14:textId="77777777" w:rsidR="00944672" w:rsidRPr="00944672" w:rsidRDefault="00944672" w:rsidP="00944672">
      <w:pPr>
        <w:autoSpaceDE w:val="0"/>
        <w:autoSpaceDN w:val="0"/>
        <w:adjustRightInd w:val="0"/>
        <w:spacing w:after="0" w:line="292" w:lineRule="auto"/>
        <w:ind w:firstLine="227"/>
        <w:jc w:val="both"/>
        <w:rPr>
          <w:ins w:id="536" w:author="Jens Schnügger" w:date="2021-05-23T15:54:00Z"/>
          <w:rFonts w:ascii="Arial" w:hAnsi="Arial" w:cs="Arial"/>
          <w:sz w:val="24"/>
          <w:szCs w:val="24"/>
        </w:rPr>
      </w:pPr>
      <w:ins w:id="537" w:author="Jens Schnügger" w:date="2021-05-23T15:54:00Z">
        <w:r w:rsidRPr="00944672">
          <w:rPr>
            <w:rFonts w:ascii="Arial" w:hAnsi="Arial" w:cs="Arial"/>
            <w:sz w:val="24"/>
            <w:szCs w:val="24"/>
          </w:rPr>
          <w:t>Anhand der entnommenen Proben lässt sich sagen, dass weder nach Edelmetallen noch fossilen Brennstoffen gesucht wurde, da die Bodentiefe der Probenentnahme nicht für eine solche Begutachtung ausreicht.</w:t>
        </w:r>
      </w:ins>
    </w:p>
    <w:p w14:paraId="09D46333" w14:textId="77777777" w:rsidR="00944672" w:rsidRPr="00944672" w:rsidRDefault="00944672" w:rsidP="00944672">
      <w:pPr>
        <w:autoSpaceDE w:val="0"/>
        <w:autoSpaceDN w:val="0"/>
        <w:adjustRightInd w:val="0"/>
        <w:spacing w:after="0" w:line="292" w:lineRule="auto"/>
        <w:ind w:firstLine="227"/>
        <w:jc w:val="both"/>
        <w:rPr>
          <w:ins w:id="538" w:author="Jens Schnügger" w:date="2021-05-23T15:54:00Z"/>
          <w:rFonts w:ascii="Arial" w:hAnsi="Arial" w:cs="Arial"/>
          <w:sz w:val="24"/>
          <w:szCs w:val="24"/>
        </w:rPr>
      </w:pPr>
      <w:ins w:id="539" w:author="Jens Schnügger" w:date="2021-05-23T15:54:00Z">
        <w:r w:rsidRPr="00944672">
          <w:rPr>
            <w:rFonts w:ascii="Arial" w:hAnsi="Arial" w:cs="Arial"/>
            <w:sz w:val="24"/>
            <w:szCs w:val="24"/>
          </w:rPr>
          <w:t>Die genaue Zusammensetzung der Proben wird vom Leiter der Expedition, Herrn Dr. Benjamin Dingaka, später nachgereicht. Die Untersuchung der Proben wird in seinem Labor in London, England durchgeführt.</w:t>
        </w:r>
      </w:ins>
    </w:p>
    <w:p w14:paraId="33EE41F7" w14:textId="77777777" w:rsidR="00944672" w:rsidRPr="00944672" w:rsidRDefault="00944672" w:rsidP="00944672">
      <w:pPr>
        <w:autoSpaceDE w:val="0"/>
        <w:autoSpaceDN w:val="0"/>
        <w:adjustRightInd w:val="0"/>
        <w:spacing w:after="0" w:line="292" w:lineRule="auto"/>
        <w:ind w:firstLine="227"/>
        <w:jc w:val="both"/>
        <w:rPr>
          <w:ins w:id="540" w:author="Jens Schnügger" w:date="2021-05-23T15:54:00Z"/>
          <w:rFonts w:ascii="Arial" w:hAnsi="Arial" w:cs="Arial"/>
          <w:sz w:val="24"/>
          <w:szCs w:val="24"/>
        </w:rPr>
      </w:pPr>
      <w:ins w:id="541" w:author="Jens Schnügger" w:date="2021-05-23T15:54:00Z">
        <w:r w:rsidRPr="00944672">
          <w:rPr>
            <w:rFonts w:ascii="Arial" w:hAnsi="Arial" w:cs="Arial"/>
            <w:sz w:val="24"/>
            <w:szCs w:val="24"/>
          </w:rPr>
          <w:t>Ich empfehle die Nachbearbeitung der eingereichten Berichte, da nicht auszuschließen ist, dass auch Operationen der Polisario vorbereitet werden könnten.</w:t>
        </w:r>
      </w:ins>
    </w:p>
    <w:p w14:paraId="56658189" w14:textId="77777777" w:rsidR="00944672" w:rsidRPr="00944672" w:rsidRDefault="00944672" w:rsidP="00944672">
      <w:pPr>
        <w:autoSpaceDE w:val="0"/>
        <w:autoSpaceDN w:val="0"/>
        <w:adjustRightInd w:val="0"/>
        <w:spacing w:after="0" w:line="292" w:lineRule="auto"/>
        <w:ind w:firstLine="227"/>
        <w:jc w:val="both"/>
        <w:rPr>
          <w:ins w:id="542" w:author="Jens Schnügger" w:date="2021-05-23T15:54:00Z"/>
          <w:rFonts w:ascii="Arial" w:hAnsi="Arial" w:cs="Arial"/>
          <w:sz w:val="24"/>
          <w:szCs w:val="24"/>
        </w:rPr>
      </w:pPr>
    </w:p>
    <w:p w14:paraId="0F2758B0" w14:textId="77777777" w:rsidR="00944672" w:rsidRPr="00944672" w:rsidRDefault="00944672" w:rsidP="00944672">
      <w:pPr>
        <w:autoSpaceDE w:val="0"/>
        <w:autoSpaceDN w:val="0"/>
        <w:adjustRightInd w:val="0"/>
        <w:spacing w:after="0" w:line="292" w:lineRule="auto"/>
        <w:jc w:val="both"/>
        <w:rPr>
          <w:ins w:id="543" w:author="Jens Schnügger" w:date="2021-05-23T15:54:00Z"/>
          <w:rFonts w:ascii="Arial" w:hAnsi="Arial" w:cs="Arial"/>
          <w:sz w:val="24"/>
          <w:szCs w:val="24"/>
        </w:rPr>
      </w:pPr>
      <w:ins w:id="544" w:author="Jens Schnügger" w:date="2021-05-23T15:54:00Z">
        <w:r w:rsidRPr="00944672">
          <w:rPr>
            <w:rFonts w:ascii="Arial" w:hAnsi="Arial" w:cs="Arial"/>
            <w:sz w:val="24"/>
            <w:szCs w:val="24"/>
          </w:rPr>
          <w:t>Mit freundlichen Grüßen.</w:t>
        </w:r>
      </w:ins>
    </w:p>
    <w:p w14:paraId="73820B56" w14:textId="77777777" w:rsidR="00944672" w:rsidRPr="00944672" w:rsidRDefault="00944672" w:rsidP="00944672">
      <w:pPr>
        <w:autoSpaceDE w:val="0"/>
        <w:autoSpaceDN w:val="0"/>
        <w:adjustRightInd w:val="0"/>
        <w:spacing w:after="0" w:line="292" w:lineRule="auto"/>
        <w:ind w:firstLine="227"/>
        <w:jc w:val="both"/>
        <w:rPr>
          <w:ins w:id="545" w:author="Jens Schnügger" w:date="2021-05-23T15:54:00Z"/>
          <w:rFonts w:ascii="Arial" w:hAnsi="Arial" w:cs="Arial"/>
          <w:sz w:val="24"/>
          <w:szCs w:val="24"/>
        </w:rPr>
      </w:pPr>
      <w:ins w:id="546" w:author="Jens Schnügger" w:date="2021-05-23T15:54:00Z">
        <w:r w:rsidRPr="00944672">
          <w:rPr>
            <w:rFonts w:ascii="Arial" w:hAnsi="Arial" w:cs="Arial"/>
            <w:sz w:val="24"/>
            <w:szCs w:val="24"/>
          </w:rPr>
          <w:t>Dr. Sun Park</w:t>
        </w:r>
      </w:ins>
    </w:p>
    <w:p w14:paraId="5EF9D34F" w14:textId="77777777" w:rsidR="00944672" w:rsidRPr="00944672" w:rsidRDefault="00944672" w:rsidP="00944672">
      <w:pPr>
        <w:autoSpaceDE w:val="0"/>
        <w:autoSpaceDN w:val="0"/>
        <w:adjustRightInd w:val="0"/>
        <w:spacing w:after="0" w:line="292" w:lineRule="auto"/>
        <w:ind w:firstLine="227"/>
        <w:jc w:val="both"/>
        <w:rPr>
          <w:ins w:id="547" w:author="Jens Schnügger" w:date="2021-05-23T15:54:00Z"/>
          <w:rFonts w:ascii="Arial" w:hAnsi="Arial" w:cs="Arial"/>
          <w:sz w:val="24"/>
          <w:szCs w:val="24"/>
        </w:rPr>
      </w:pPr>
      <w:ins w:id="548" w:author="Jens Schnügger" w:date="2021-05-23T15:54:00Z">
        <w:r w:rsidRPr="00944672">
          <w:rPr>
            <w:rFonts w:ascii="Arial" w:hAnsi="Arial" w:cs="Arial"/>
            <w:sz w:val="24"/>
            <w:szCs w:val="24"/>
          </w:rPr>
          <w:t>***</w:t>
        </w:r>
      </w:ins>
    </w:p>
    <w:p w14:paraId="312C5B49" w14:textId="77777777" w:rsidR="00944672" w:rsidRPr="00944672" w:rsidRDefault="00944672" w:rsidP="00944672">
      <w:pPr>
        <w:autoSpaceDE w:val="0"/>
        <w:autoSpaceDN w:val="0"/>
        <w:adjustRightInd w:val="0"/>
        <w:spacing w:after="0" w:line="292" w:lineRule="auto"/>
        <w:ind w:firstLine="227"/>
        <w:jc w:val="both"/>
        <w:rPr>
          <w:ins w:id="549" w:author="Jens Schnügger" w:date="2021-05-23T15:54:00Z"/>
          <w:rFonts w:ascii="Arial" w:hAnsi="Arial" w:cs="Arial"/>
          <w:sz w:val="24"/>
          <w:szCs w:val="24"/>
        </w:rPr>
      </w:pPr>
    </w:p>
    <w:p w14:paraId="0DB6D457" w14:textId="77777777" w:rsidR="00944672" w:rsidRPr="00944672" w:rsidRDefault="00944672" w:rsidP="00944672">
      <w:pPr>
        <w:autoSpaceDE w:val="0"/>
        <w:autoSpaceDN w:val="0"/>
        <w:adjustRightInd w:val="0"/>
        <w:spacing w:after="0" w:line="292" w:lineRule="auto"/>
        <w:jc w:val="both"/>
        <w:rPr>
          <w:ins w:id="550" w:author="Jens Schnügger" w:date="2021-05-23T15:54:00Z"/>
          <w:rFonts w:ascii="Arial" w:hAnsi="Arial" w:cs="Arial"/>
          <w:sz w:val="24"/>
          <w:szCs w:val="24"/>
        </w:rPr>
      </w:pPr>
      <w:ins w:id="551" w:author="Jens Schnügger" w:date="2021-05-23T15:54:00Z">
        <w:r w:rsidRPr="00944672">
          <w:rPr>
            <w:rFonts w:ascii="Arial" w:hAnsi="Arial" w:cs="Arial"/>
            <w:sz w:val="24"/>
            <w:szCs w:val="24"/>
          </w:rPr>
          <w:lastRenderedPageBreak/>
          <w:t>Dr. Sun Park hatte die eine Kopie selbstverständlich nach Nordkorea weitergeleitet. Zusätzlich hatte Sie mit dem Verweis auf die Polisario wieder Zwietracht zwischen den Parteien gesät. Sie hatte zwar im Konjunktiv geschrieben, war sich aber sicher, dass die Marokkaner glauben würden, dass sie etwas gesehen hätte, was nicht genau zu beschreiben war.</w:t>
        </w:r>
      </w:ins>
    </w:p>
    <w:p w14:paraId="39FCD8C2" w14:textId="77777777" w:rsidR="00944672" w:rsidRPr="00944672" w:rsidRDefault="00944672" w:rsidP="00944672">
      <w:pPr>
        <w:autoSpaceDE w:val="0"/>
        <w:autoSpaceDN w:val="0"/>
        <w:adjustRightInd w:val="0"/>
        <w:spacing w:after="0" w:line="292" w:lineRule="auto"/>
        <w:ind w:firstLine="227"/>
        <w:jc w:val="both"/>
        <w:rPr>
          <w:ins w:id="552" w:author="Jens Schnügger" w:date="2021-05-23T15:54:00Z"/>
          <w:rFonts w:ascii="Arial" w:hAnsi="Arial" w:cs="Arial"/>
          <w:sz w:val="24"/>
          <w:szCs w:val="24"/>
        </w:rPr>
      </w:pPr>
      <w:ins w:id="553" w:author="Jens Schnügger" w:date="2021-05-23T15:54:00Z">
        <w:r w:rsidRPr="00944672">
          <w:rPr>
            <w:rFonts w:ascii="Arial" w:hAnsi="Arial" w:cs="Arial"/>
            <w:sz w:val="24"/>
            <w:szCs w:val="24"/>
          </w:rPr>
          <w:t>Die Marokkaner würden nur das glauben, was in ihr Weltbild passte, daher würden sie mehr in die E-Mail interpretieren, als dort tatsächlich geschrieben stand.</w:t>
        </w:r>
      </w:ins>
    </w:p>
    <w:p w14:paraId="34146B6F" w14:textId="77777777" w:rsidR="00944672" w:rsidRPr="00944672" w:rsidRDefault="00944672" w:rsidP="00944672">
      <w:pPr>
        <w:autoSpaceDE w:val="0"/>
        <w:autoSpaceDN w:val="0"/>
        <w:adjustRightInd w:val="0"/>
        <w:spacing w:after="0" w:line="292" w:lineRule="auto"/>
        <w:ind w:firstLine="227"/>
        <w:jc w:val="both"/>
        <w:rPr>
          <w:ins w:id="554" w:author="Jens Schnügger" w:date="2021-05-24T02:37:00Z"/>
          <w:rFonts w:ascii="Arial" w:hAnsi="Arial" w:cs="Arial"/>
          <w:sz w:val="24"/>
          <w:szCs w:val="24"/>
        </w:rPr>
      </w:pPr>
      <w:ins w:id="555" w:author="Jens Schnügger" w:date="2021-05-23T15:54:00Z">
        <w:r w:rsidRPr="00944672">
          <w:rPr>
            <w:rFonts w:ascii="Arial" w:hAnsi="Arial" w:cs="Arial"/>
            <w:sz w:val="24"/>
            <w:szCs w:val="24"/>
          </w:rPr>
          <w:t xml:space="preserve">Zusätzlich </w:t>
        </w:r>
      </w:ins>
      <w:r w:rsidRPr="00944672">
        <w:rPr>
          <w:rFonts w:ascii="Arial" w:hAnsi="Arial" w:cs="Arial"/>
          <w:sz w:val="24"/>
          <w:szCs w:val="24"/>
        </w:rPr>
        <w:t>stellte</w:t>
      </w:r>
      <w:ins w:id="556" w:author="Jens Schnügger" w:date="2021-05-24T02:36:00Z">
        <w:r w:rsidRPr="00944672">
          <w:rPr>
            <w:rFonts w:ascii="Arial" w:hAnsi="Arial" w:cs="Arial"/>
            <w:sz w:val="24"/>
            <w:szCs w:val="24"/>
          </w:rPr>
          <w:t xml:space="preserve"> die Formulierung ‚empfehle die Nachbearbeitung‘ eine</w:t>
        </w:r>
      </w:ins>
      <w:r w:rsidRPr="00944672">
        <w:rPr>
          <w:rFonts w:ascii="Arial" w:hAnsi="Arial" w:cs="Arial"/>
          <w:sz w:val="24"/>
          <w:szCs w:val="24"/>
        </w:rPr>
        <w:t>n</w:t>
      </w:r>
      <w:ins w:id="557" w:author="Jens Schnügger" w:date="2021-05-24T02:36:00Z">
        <w:r w:rsidRPr="00944672">
          <w:rPr>
            <w:rFonts w:ascii="Arial" w:hAnsi="Arial" w:cs="Arial"/>
            <w:sz w:val="24"/>
            <w:szCs w:val="24"/>
          </w:rPr>
          <w:t xml:space="preserve"> Code an ihren Vorgesetzten</w:t>
        </w:r>
      </w:ins>
      <w:r w:rsidRPr="00944672">
        <w:rPr>
          <w:rFonts w:ascii="Arial" w:hAnsi="Arial" w:cs="Arial"/>
          <w:sz w:val="24"/>
          <w:szCs w:val="24"/>
        </w:rPr>
        <w:t xml:space="preserve"> dar</w:t>
      </w:r>
      <w:ins w:id="558" w:author="Jens Schnügger" w:date="2021-05-24T02:37:00Z">
        <w:r w:rsidRPr="00944672">
          <w:rPr>
            <w:rFonts w:ascii="Arial" w:hAnsi="Arial" w:cs="Arial"/>
            <w:sz w:val="24"/>
            <w:szCs w:val="24"/>
          </w:rPr>
          <w:t>, dass in London die Daten der Auswertung beschafft werden sollten.</w:t>
        </w:r>
      </w:ins>
    </w:p>
    <w:p w14:paraId="0E6A5CD1"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21776916" w14:textId="77777777" w:rsidR="00944672" w:rsidRPr="00944672" w:rsidRDefault="00944672" w:rsidP="00944672">
      <w:pPr>
        <w:autoSpaceDE w:val="0"/>
        <w:autoSpaceDN w:val="0"/>
        <w:adjustRightInd w:val="0"/>
        <w:spacing w:after="0" w:line="292" w:lineRule="auto"/>
        <w:jc w:val="both"/>
        <w:rPr>
          <w:ins w:id="559" w:author="Jens Schnügger" w:date="2021-05-23T16:00:00Z"/>
          <w:rFonts w:ascii="Arial" w:hAnsi="Arial" w:cs="Arial"/>
          <w:sz w:val="24"/>
          <w:szCs w:val="24"/>
        </w:rPr>
      </w:pPr>
      <w:r w:rsidRPr="00944672">
        <w:rPr>
          <w:rFonts w:ascii="Arial" w:hAnsi="Arial" w:cs="Arial"/>
          <w:sz w:val="24"/>
          <w:szCs w:val="24"/>
        </w:rPr>
        <w:t>***</w:t>
      </w:r>
    </w:p>
    <w:p w14:paraId="7D073C71"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19A6B7E2" w14:textId="77777777" w:rsidR="00944672" w:rsidRPr="00944672" w:rsidRDefault="00944672" w:rsidP="00944672">
      <w:pPr>
        <w:autoSpaceDE w:val="0"/>
        <w:autoSpaceDN w:val="0"/>
        <w:adjustRightInd w:val="0"/>
        <w:spacing w:after="0" w:line="292" w:lineRule="auto"/>
        <w:jc w:val="both"/>
        <w:rPr>
          <w:rFonts w:ascii="Arial" w:hAnsi="Arial" w:cs="Arial"/>
          <w:b/>
          <w:bCs/>
          <w:sz w:val="24"/>
          <w:szCs w:val="24"/>
        </w:rPr>
      </w:pPr>
    </w:p>
    <w:p w14:paraId="2BE92442"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r w:rsidRPr="00944672">
        <w:rPr>
          <w:rFonts w:ascii="Arial" w:hAnsi="Arial" w:cs="Arial"/>
          <w:sz w:val="24"/>
          <w:szCs w:val="24"/>
        </w:rPr>
        <w:commentReference w:id="560"/>
      </w:r>
      <w:r w:rsidRPr="00944672">
        <w:rPr>
          <w:rFonts w:ascii="Arial" w:hAnsi="Arial" w:cs="Arial"/>
          <w:sz w:val="24"/>
          <w:szCs w:val="24"/>
        </w:rPr>
        <w:t xml:space="preserve">&gt;&gt;&gt; </w:t>
      </w:r>
      <w:del w:id="561" w:author="Jens Schnügger" w:date="2021-05-24T02:38:00Z">
        <w:r w:rsidRPr="00944672" w:rsidDel="00000001">
          <w:rPr>
            <w:rFonts w:ascii="Arial" w:hAnsi="Arial" w:cs="Arial"/>
            <w:sz w:val="24"/>
            <w:szCs w:val="24"/>
          </w:rPr>
          <w:delText>Szeneninhalt</w:delText>
        </w:r>
      </w:del>
      <w:ins w:id="562" w:author="Jens Schnügger" w:date="2021-05-24T02:38:00Z">
        <w:r w:rsidRPr="00944672">
          <w:rPr>
            <w:rFonts w:ascii="Arial" w:hAnsi="Arial" w:cs="Arial"/>
            <w:sz w:val="24"/>
            <w:szCs w:val="24"/>
          </w:rPr>
          <w:t>London</w:t>
        </w:r>
      </w:ins>
      <w:r w:rsidRPr="00944672">
        <w:rPr>
          <w:rFonts w:ascii="Arial" w:hAnsi="Arial" w:cs="Arial"/>
          <w:sz w:val="24"/>
          <w:szCs w:val="24"/>
        </w:rPr>
        <w:t>&lt;&lt;&lt;</w:t>
      </w:r>
    </w:p>
    <w:p w14:paraId="2A20B292" w14:textId="77777777" w:rsidR="00944672" w:rsidRPr="00944672" w:rsidRDefault="00944672" w:rsidP="00944672">
      <w:pPr>
        <w:autoSpaceDE w:val="0"/>
        <w:autoSpaceDN w:val="0"/>
        <w:adjustRightInd w:val="0"/>
        <w:spacing w:after="0" w:line="292" w:lineRule="auto"/>
        <w:ind w:firstLine="227"/>
        <w:jc w:val="both"/>
        <w:rPr>
          <w:ins w:id="563" w:author="Jens Schnügger" w:date="2021-05-28T20:36:00Z"/>
          <w:rFonts w:ascii="Arial" w:hAnsi="Arial" w:cs="Arial"/>
          <w:sz w:val="24"/>
          <w:szCs w:val="24"/>
        </w:rPr>
      </w:pPr>
      <w:ins w:id="564" w:author="Jens Schnügger" w:date="2021-05-28T20:36:00Z">
        <w:r w:rsidRPr="00944672">
          <w:rPr>
            <w:rFonts w:ascii="Arial" w:hAnsi="Arial" w:cs="Arial"/>
            <w:sz w:val="24"/>
            <w:szCs w:val="24"/>
          </w:rPr>
          <w:t xml:space="preserve">In der Zeit als Benjamin Dingaka sein Consulting Büro gründete und in einen Shared Office residierte, wohnte er als Untermieter bei einer älteren Dame in einem Hinterhof in Paddington. Rund um den Bahnhof Paddington gibt es alte Stadthäuser die, aus Zeiten vor der Motorisierung, Stallungen für Pferde in den Hinterhöfen hatten. Diese Mews werden heute als exquisite Wohnlage geschätzt. In einer dieser Mews hatte Benjamin Dingaka ein Zimmer mieten können, dass er sich leisten konnte. </w:t>
        </w:r>
      </w:ins>
    </w:p>
    <w:p w14:paraId="436F6687"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ins w:id="565" w:author="Jens Schnügger" w:date="2021-05-28T20:36:00Z">
        <w:r w:rsidRPr="00944672">
          <w:rPr>
            <w:rFonts w:ascii="Arial" w:hAnsi="Arial" w:cs="Arial"/>
            <w:sz w:val="24"/>
            <w:szCs w:val="24"/>
          </w:rPr>
          <w:t>Seine Vermieterin, Elizabeth Quinn, hatte ihn ausgiebig befragt</w:t>
        </w:r>
      </w:ins>
      <w:r w:rsidRPr="00944672">
        <w:rPr>
          <w:rFonts w:ascii="Arial" w:hAnsi="Arial" w:cs="Arial"/>
          <w:sz w:val="24"/>
          <w:szCs w:val="24"/>
        </w:rPr>
        <w:t>,</w:t>
      </w:r>
      <w:ins w:id="566" w:author="Jens Schnügger" w:date="2021-05-28T20:45:00Z">
        <w:r w:rsidRPr="00944672">
          <w:rPr>
            <w:rFonts w:ascii="Arial" w:hAnsi="Arial" w:cs="Arial"/>
            <w:sz w:val="24"/>
            <w:szCs w:val="24"/>
          </w:rPr>
          <w:t xml:space="preserve"> bevor sie den Mietvertrag unterschreiben ließ. Als er erklärte, dass er Geologe sei und in Cornwall seine Dissertation geschrieben hatte, unterbrach ihn die zierliche alte Dame und fragte noch einmal nach seinem Namen. Nach der Antwort stand sie auf und zeigte ihm ein Bild. „Sie haben meinen Neffen aus der Mine in Cornwall gerettet. Sie bekommen das Zimmer. Ich darf Sie nicht kostenlos wohnen lassen, aber ich biete Ihnen an, dass Sie 50% bezahlen. Aber dafür müssen Sie mir ab und zu zur Hand gehen. Das wird auch so im Vertrag stehen.“ </w:t>
        </w:r>
      </w:ins>
    </w:p>
    <w:p w14:paraId="23BD1A91" w14:textId="77777777" w:rsidR="00944672" w:rsidRPr="00944672" w:rsidRDefault="00944672" w:rsidP="00944672">
      <w:pPr>
        <w:autoSpaceDE w:val="0"/>
        <w:autoSpaceDN w:val="0"/>
        <w:adjustRightInd w:val="0"/>
        <w:spacing w:after="0" w:line="292" w:lineRule="auto"/>
        <w:ind w:firstLine="227"/>
        <w:jc w:val="both"/>
        <w:rPr>
          <w:ins w:id="567" w:author="Jens Schnügger" w:date="2021-05-28T20:51:00Z"/>
          <w:rFonts w:ascii="Arial" w:hAnsi="Arial" w:cs="Arial"/>
          <w:sz w:val="24"/>
          <w:szCs w:val="24"/>
        </w:rPr>
      </w:pPr>
      <w:ins w:id="568" w:author="Jens Schnügger" w:date="2021-05-28T20:51:00Z">
        <w:r w:rsidRPr="00944672">
          <w:rPr>
            <w:rFonts w:ascii="Arial" w:hAnsi="Arial" w:cs="Arial"/>
            <w:sz w:val="24"/>
            <w:szCs w:val="24"/>
          </w:rPr>
          <w:t>„Das nehme ich gern an, zumal ich mir die Miete eigentlich garnicht hätte leisten können.“ „Sehen Sie junger Mann, wenn das nicht im Vertrag steht, dann muss die Differenz versteuern. Wenn Sie aber im Haus wohnende Hilfe bezeichnet werden, dann geht das.“ Zwinkerte ihm Mrs Quinn zu. Jetzt musste Benjamin Dingaka lachen „Sie habe aber viel Vertrauen in mich.“ „Nein, tatsächlich freue ich mich, dass ich Ihnen helfen kann. Und nun seinen Sie still, bevor ich mir das noch anders überlege.“ Das war mit einem Lächeln begleitet, um der Aussage die Schärfe zu nehmen.</w:t>
        </w:r>
      </w:ins>
    </w:p>
    <w:p w14:paraId="28B0F821" w14:textId="77777777" w:rsidR="00944672" w:rsidRPr="00944672" w:rsidRDefault="00944672" w:rsidP="00944672">
      <w:pPr>
        <w:autoSpaceDE w:val="0"/>
        <w:autoSpaceDN w:val="0"/>
        <w:adjustRightInd w:val="0"/>
        <w:spacing w:after="0" w:line="292" w:lineRule="auto"/>
        <w:ind w:firstLine="227"/>
        <w:jc w:val="both"/>
        <w:rPr>
          <w:ins w:id="569" w:author="Jens Schnügger" w:date="2021-05-28T20:56:00Z"/>
          <w:rFonts w:ascii="Arial" w:hAnsi="Arial" w:cs="Arial"/>
          <w:sz w:val="24"/>
          <w:szCs w:val="24"/>
        </w:rPr>
      </w:pPr>
      <w:ins w:id="570" w:author="Jens Schnügger" w:date="2021-05-28T20:51:00Z">
        <w:r w:rsidRPr="00944672">
          <w:rPr>
            <w:rFonts w:ascii="Arial" w:hAnsi="Arial" w:cs="Arial"/>
            <w:sz w:val="24"/>
            <w:szCs w:val="24"/>
          </w:rPr>
          <w:t>Auch als sich</w:t>
        </w:r>
      </w:ins>
      <w:r w:rsidRPr="00944672">
        <w:rPr>
          <w:rFonts w:ascii="Arial" w:hAnsi="Arial" w:cs="Arial"/>
          <w:sz w:val="24"/>
          <w:szCs w:val="24"/>
        </w:rPr>
        <w:t xml:space="preserve"> langsam</w:t>
      </w:r>
      <w:ins w:id="571" w:author="Jens Schnügger" w:date="2021-05-28T20:56:00Z">
        <w:r w:rsidRPr="00944672">
          <w:rPr>
            <w:rFonts w:ascii="Arial" w:hAnsi="Arial" w:cs="Arial"/>
            <w:sz w:val="24"/>
            <w:szCs w:val="24"/>
          </w:rPr>
          <w:t xml:space="preserve"> Erfolg bei Benjamins Unternehmen einstellte, blieb er bei Mrs. Qinn wohnen. Die beiden hatten tiefe Freundschaft entwickelt.</w:t>
        </w:r>
      </w:ins>
    </w:p>
    <w:p w14:paraId="282BE075" w14:textId="77777777" w:rsidR="00944672" w:rsidRPr="00944672" w:rsidRDefault="00944672" w:rsidP="00944672">
      <w:pPr>
        <w:autoSpaceDE w:val="0"/>
        <w:autoSpaceDN w:val="0"/>
        <w:adjustRightInd w:val="0"/>
        <w:spacing w:after="0" w:line="292" w:lineRule="auto"/>
        <w:ind w:firstLine="227"/>
        <w:jc w:val="both"/>
        <w:rPr>
          <w:ins w:id="572" w:author="Jens Schnügger" w:date="2021-05-28T20:56:00Z"/>
          <w:rFonts w:ascii="Arial" w:hAnsi="Arial" w:cs="Arial"/>
          <w:sz w:val="24"/>
          <w:szCs w:val="24"/>
        </w:rPr>
      </w:pPr>
      <w:ins w:id="573" w:author="Jens Schnügger" w:date="2021-05-28T20:56:00Z">
        <w:r w:rsidRPr="00944672">
          <w:rPr>
            <w:rFonts w:ascii="Arial" w:hAnsi="Arial" w:cs="Arial"/>
            <w:sz w:val="24"/>
            <w:szCs w:val="24"/>
          </w:rPr>
          <w:t xml:space="preserve">An einem Donnerstag im September kam Benjamin erschöpft von der Arbeit nach Paddington und fand Mrs. Quinn in der Küche auf dem Boden liegend vor. Sofort rief er </w:t>
        </w:r>
        <w:r w:rsidRPr="00944672">
          <w:rPr>
            <w:rFonts w:ascii="Arial" w:hAnsi="Arial" w:cs="Arial"/>
            <w:sz w:val="24"/>
            <w:szCs w:val="24"/>
          </w:rPr>
          <w:lastRenderedPageBreak/>
          <w:t xml:space="preserve">Sanitäter und sorgte dafür, dass Sie in ein ordentliches Krankenhaus gebracht wurde. Er hatte Elizabeth Quinn als Frau kennengelernt, die jenen Penny mehrmals umdrehte. Er ging davon aus, dass Sie seine Miete zum Lebensunterhalt benötigte und hatte die Miete eigenmächtig erhöht, um ihr mehr Geld zukommen zu lassen. </w:t>
        </w:r>
      </w:ins>
    </w:p>
    <w:p w14:paraId="364EB382" w14:textId="77777777" w:rsidR="00944672" w:rsidRPr="00944672" w:rsidRDefault="00944672" w:rsidP="00944672">
      <w:pPr>
        <w:autoSpaceDE w:val="0"/>
        <w:autoSpaceDN w:val="0"/>
        <w:adjustRightInd w:val="0"/>
        <w:spacing w:after="0" w:line="292" w:lineRule="auto"/>
        <w:ind w:firstLine="227"/>
        <w:jc w:val="both"/>
        <w:rPr>
          <w:ins w:id="574" w:author="Jens Schnügger" w:date="2021-05-28T21:06:00Z"/>
          <w:rFonts w:ascii="Arial" w:hAnsi="Arial" w:cs="Arial"/>
          <w:sz w:val="24"/>
          <w:szCs w:val="24"/>
        </w:rPr>
      </w:pPr>
      <w:ins w:id="575" w:author="Jens Schnügger" w:date="2021-05-28T20:56:00Z">
        <w:r w:rsidRPr="00944672">
          <w:rPr>
            <w:rFonts w:ascii="Arial" w:hAnsi="Arial" w:cs="Arial"/>
            <w:sz w:val="24"/>
            <w:szCs w:val="24"/>
          </w:rPr>
          <w:t>Am nächsten Morgen, als er im Krankenhaus ankam, er hatte noch Toilettenartikel und etwas frische Kleidung zusammengesucht, fragte er nach ihrem Zimmer. Die alte Wetterhexe von Schwester schaute ihn an: „Ach, einen Angestellten hat die Dame auch?“ Und nannte ihm die Zimmernummer. Dann hakte sie nach, „Wie wird die Rechnung begleichen?“ „Das mache ich, jetzt hier.“ Antwortete Benjamin, ohne weiter auf die Beleidigungen einzugehen. Er zückte seine Kreditkarte und beglich die Rechnung. In Gedanke</w:t>
        </w:r>
      </w:ins>
      <w:r w:rsidRPr="00944672">
        <w:rPr>
          <w:rFonts w:ascii="Arial" w:hAnsi="Arial" w:cs="Arial"/>
          <w:sz w:val="24"/>
          <w:szCs w:val="24"/>
        </w:rPr>
        <w:t>n</w:t>
      </w:r>
      <w:ins w:id="576" w:author="Jens Schnügger" w:date="2021-05-28T21:06:00Z">
        <w:r w:rsidRPr="00944672">
          <w:rPr>
            <w:rFonts w:ascii="Arial" w:hAnsi="Arial" w:cs="Arial"/>
            <w:sz w:val="24"/>
            <w:szCs w:val="24"/>
          </w:rPr>
          <w:t xml:space="preserve"> überlegte er, wie lange er brauchen würde um das Geld wieder reinzuverdienen.</w:t>
        </w:r>
      </w:ins>
    </w:p>
    <w:p w14:paraId="04495540" w14:textId="77777777" w:rsidR="00944672" w:rsidRPr="00944672" w:rsidRDefault="00944672" w:rsidP="00944672">
      <w:pPr>
        <w:autoSpaceDE w:val="0"/>
        <w:autoSpaceDN w:val="0"/>
        <w:adjustRightInd w:val="0"/>
        <w:spacing w:after="0" w:line="292" w:lineRule="auto"/>
        <w:ind w:firstLine="227"/>
        <w:jc w:val="both"/>
        <w:rPr>
          <w:ins w:id="577" w:author="Jens Schnügger" w:date="2021-05-28T21:06:00Z"/>
          <w:rFonts w:ascii="Arial" w:hAnsi="Arial" w:cs="Arial"/>
          <w:sz w:val="24"/>
          <w:szCs w:val="24"/>
        </w:rPr>
      </w:pPr>
      <w:ins w:id="578" w:author="Jens Schnügger" w:date="2021-05-28T21:06:00Z">
        <w:r w:rsidRPr="00944672">
          <w:rPr>
            <w:rFonts w:ascii="Arial" w:hAnsi="Arial" w:cs="Arial"/>
            <w:sz w:val="24"/>
            <w:szCs w:val="24"/>
          </w:rPr>
          <w:t>Er klopfte an die Tür und trat kurz darauf ein. Mrs. Quinn hatte ein Zweibettzimmer und lag in dem Bett am Fenster. Er ging an dem ersten Bett vorbei, grüßte im Vorbeigehen und stand dann am Bett von Elizabeth Quinn.</w:t>
        </w:r>
      </w:ins>
    </w:p>
    <w:p w14:paraId="0C58359F" w14:textId="77777777" w:rsidR="00944672" w:rsidRPr="00944672" w:rsidRDefault="00944672" w:rsidP="00944672">
      <w:pPr>
        <w:autoSpaceDE w:val="0"/>
        <w:autoSpaceDN w:val="0"/>
        <w:adjustRightInd w:val="0"/>
        <w:spacing w:after="0" w:line="292" w:lineRule="auto"/>
        <w:ind w:firstLine="227"/>
        <w:jc w:val="both"/>
        <w:rPr>
          <w:ins w:id="579" w:author="Jens Schnügger" w:date="2021-05-28T21:06:00Z"/>
          <w:rFonts w:ascii="Arial" w:hAnsi="Arial" w:cs="Arial"/>
          <w:sz w:val="24"/>
          <w:szCs w:val="24"/>
        </w:rPr>
      </w:pPr>
      <w:ins w:id="580" w:author="Jens Schnügger" w:date="2021-05-28T21:06:00Z">
        <w:r w:rsidRPr="00944672">
          <w:rPr>
            <w:rFonts w:ascii="Arial" w:hAnsi="Arial" w:cs="Arial"/>
            <w:sz w:val="24"/>
            <w:szCs w:val="24"/>
          </w:rPr>
          <w:t>„Elizabeth, Sie mach Sachen. Wieso wollten Sie denn unbedingt auf dem Küchenboden schlafen?“ Lachte er ihr zu. „Benjamin, danke dass Sie mir geholfen haben.“ Antwortete sie leise, „Das hat noch nie jemand für mich getan.“ „Machen Sie sich keine Sorgen. Werden Sie gesund, dann sehen wir weiter.“</w:t>
        </w:r>
      </w:ins>
    </w:p>
    <w:p w14:paraId="2F0DBF2C" w14:textId="77777777" w:rsidR="00944672" w:rsidRPr="00944672" w:rsidRDefault="00944672" w:rsidP="00944672">
      <w:pPr>
        <w:autoSpaceDE w:val="0"/>
        <w:autoSpaceDN w:val="0"/>
        <w:adjustRightInd w:val="0"/>
        <w:spacing w:after="0" w:line="292" w:lineRule="auto"/>
        <w:ind w:firstLine="227"/>
        <w:jc w:val="both"/>
        <w:rPr>
          <w:ins w:id="581" w:author="Jens Schnügger" w:date="2021-05-28T21:06:00Z"/>
          <w:rFonts w:ascii="Arial" w:hAnsi="Arial" w:cs="Arial"/>
          <w:sz w:val="24"/>
          <w:szCs w:val="24"/>
        </w:rPr>
      </w:pPr>
      <w:ins w:id="582" w:author="Jens Schnügger" w:date="2021-05-28T21:06:00Z">
        <w:r w:rsidRPr="00944672">
          <w:rPr>
            <w:rFonts w:ascii="Arial" w:hAnsi="Arial" w:cs="Arial"/>
            <w:sz w:val="24"/>
            <w:szCs w:val="24"/>
          </w:rPr>
          <w:t>Kurz darauf erschien der Arzt zur Visite. „Hallo Mrs. Quinn. Ich sehe Sie haben schon Besuch.“ Dabei nickte er Benjamin zu. „Ist das der junge Mann, von dem Sie erzählt haben?“ „Ja. Dr. Phillipzs, das ist Dr. Benjamin Dingaka. Er wohnt bei mir zur Untermiete, obwohl er sich längst etwas Eigenes leisten könnte.“</w:t>
        </w:r>
      </w:ins>
    </w:p>
    <w:p w14:paraId="3D6BCD7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ins w:id="583" w:author="Jens Schnügger" w:date="2021-05-28T21:06:00Z">
        <w:r w:rsidRPr="00944672">
          <w:rPr>
            <w:rFonts w:ascii="Arial" w:hAnsi="Arial" w:cs="Arial"/>
            <w:sz w:val="24"/>
            <w:szCs w:val="24"/>
          </w:rPr>
          <w:t>„Dr. Dingaka, wundern Sie sich nicht. Elizabeth Quinn und ich kennen uns seit rund 20 Jahren. Unsere Familien haben in Cornwall gelebt. Als Sie nach London gezogen ist, habe</w:t>
        </w:r>
      </w:ins>
      <w:r w:rsidRPr="00944672">
        <w:rPr>
          <w:rFonts w:ascii="Arial" w:hAnsi="Arial" w:cs="Arial"/>
          <w:sz w:val="24"/>
          <w:szCs w:val="24"/>
        </w:rPr>
        <w:t>n</w:t>
      </w:r>
      <w:ins w:id="584" w:author="Jens Schnügger" w:date="2021-05-28T21:15:00Z">
        <w:r w:rsidRPr="00944672">
          <w:rPr>
            <w:rFonts w:ascii="Arial" w:hAnsi="Arial" w:cs="Arial"/>
            <w:sz w:val="24"/>
            <w:szCs w:val="24"/>
          </w:rPr>
          <w:t xml:space="preserve"> wir uns aus den Augen verloren. Als ich den Namen auf der Einweisungsliste sah, habe ich sofort nachgeschaut ob Sie es wirklich ist. Ihr Mann war mein bester Freund.“ Dann wandte er sich an Elizabeth Quinn. </w:t>
        </w:r>
      </w:ins>
    </w:p>
    <w:p w14:paraId="6BB6C0FF" w14:textId="77777777" w:rsidR="00944672" w:rsidRPr="00944672" w:rsidRDefault="00944672" w:rsidP="00944672">
      <w:pPr>
        <w:autoSpaceDE w:val="0"/>
        <w:autoSpaceDN w:val="0"/>
        <w:adjustRightInd w:val="0"/>
        <w:spacing w:after="0" w:line="292" w:lineRule="auto"/>
        <w:ind w:firstLine="227"/>
        <w:jc w:val="both"/>
        <w:rPr>
          <w:ins w:id="585" w:author="Jens Schnügger" w:date="2021-05-28T21:17:00Z"/>
          <w:rFonts w:ascii="Arial" w:hAnsi="Arial" w:cs="Arial"/>
          <w:sz w:val="24"/>
          <w:szCs w:val="24"/>
        </w:rPr>
      </w:pPr>
      <w:ins w:id="586" w:author="Jens Schnügger" w:date="2021-05-28T21:17:00Z">
        <w:r w:rsidRPr="00944672">
          <w:rPr>
            <w:rFonts w:ascii="Arial" w:hAnsi="Arial" w:cs="Arial"/>
            <w:sz w:val="24"/>
            <w:szCs w:val="24"/>
          </w:rPr>
          <w:t xml:space="preserve">„Wer hat Dich denn hier einweisen lassen?“ Jetzt war es an Benjamin zu antworten. „Ich habe Sie in der Küche auf dem Boden liegend gefunden und musste ein Entscheidung fällen. Das beste Hospital welches mir eingefallen ist, war dieses Haus.“ „Oh, Danke für das Kompliment und danke, dass Sie Elizabeth zu mir gebracht haben. Auch wenn das nur Zufall war. Darf ich dann auch vermuten, dass Sie die Rechnung für Elizabeth begleichen haben?“ Als Benjamin nickte, lachte Elizabeth: „Benjamin, warum nur? Ich kann dass auch allein bezahlen.“ </w:t>
        </w:r>
      </w:ins>
    </w:p>
    <w:p w14:paraId="5D16E441" w14:textId="77777777" w:rsidR="00944672" w:rsidRPr="00944672" w:rsidRDefault="00944672" w:rsidP="00944672">
      <w:pPr>
        <w:autoSpaceDE w:val="0"/>
        <w:autoSpaceDN w:val="0"/>
        <w:adjustRightInd w:val="0"/>
        <w:spacing w:after="0" w:line="292" w:lineRule="auto"/>
        <w:ind w:firstLine="227"/>
        <w:jc w:val="both"/>
        <w:rPr>
          <w:ins w:id="587" w:author="Jens Schnügger" w:date="2021-05-28T21:17:00Z"/>
          <w:rFonts w:ascii="Arial" w:hAnsi="Arial" w:cs="Arial"/>
          <w:sz w:val="24"/>
          <w:szCs w:val="24"/>
        </w:rPr>
      </w:pPr>
      <w:ins w:id="588" w:author="Jens Schnügger" w:date="2021-05-28T21:17:00Z">
        <w:r w:rsidRPr="00944672">
          <w:rPr>
            <w:rFonts w:ascii="Arial" w:hAnsi="Arial" w:cs="Arial"/>
            <w:sz w:val="24"/>
            <w:szCs w:val="24"/>
          </w:rPr>
          <w:t xml:space="preserve">„Ach Elizabeth, Sie brauchen jeden Penny und Sie haben soviel für mich getan, dass ich das so arrangiert habe.“ Bekannte Benjamin Dingaka. „Du hast ihm nichts erzählt, oder?“ Kam es aus dem Munde von Dr. Philippzs. Jetzt lächelte Elizabeth Quinn „Nein, habe ich nicht. Und Du mein lieber wirst es auch nicht.“ </w:t>
        </w:r>
      </w:ins>
    </w:p>
    <w:p w14:paraId="523F87ED" w14:textId="77777777" w:rsidR="00944672" w:rsidRPr="00944672" w:rsidRDefault="00944672" w:rsidP="00944672">
      <w:pPr>
        <w:autoSpaceDE w:val="0"/>
        <w:autoSpaceDN w:val="0"/>
        <w:adjustRightInd w:val="0"/>
        <w:spacing w:after="0" w:line="292" w:lineRule="auto"/>
        <w:ind w:firstLine="227"/>
        <w:jc w:val="both"/>
        <w:rPr>
          <w:ins w:id="589" w:author="Jens Schnügger" w:date="2021-05-28T21:17:00Z"/>
          <w:rFonts w:ascii="Arial" w:hAnsi="Arial" w:cs="Arial"/>
          <w:sz w:val="24"/>
          <w:szCs w:val="24"/>
        </w:rPr>
      </w:pPr>
      <w:ins w:id="590" w:author="Jens Schnügger" w:date="2021-05-28T21:17:00Z">
        <w:r w:rsidRPr="00944672">
          <w:rPr>
            <w:rFonts w:ascii="Arial" w:hAnsi="Arial" w:cs="Arial"/>
            <w:sz w:val="24"/>
            <w:szCs w:val="24"/>
          </w:rPr>
          <w:lastRenderedPageBreak/>
          <w:t xml:space="preserve">Verdutzt schaute Benjamin Dingaka von einem zum anderen „Was gesagt? Was erzählt? Wovon sprechen Sie beide?“ „Das mein lieber Benjain, erzähle ich Ihnen, wenn ich wieder zu Hause bin.“ Dann wandte sich Elizabeth Quinn an Dr. Phillippzs. „Jacob, hat Karl sein Haus noch? Und steht sein Angebot noch?“ „Ich werde Karl kontaktieren und Dir Bescheid geben.“ Antwortete Dr. Philppzs, nickte Benjamin lächelnd zu und verließ das Zimmer. </w:t>
        </w:r>
      </w:ins>
    </w:p>
    <w:p w14:paraId="6A4E61AB" w14:textId="77777777" w:rsidR="00944672" w:rsidRPr="00944672" w:rsidRDefault="00944672" w:rsidP="00944672">
      <w:pPr>
        <w:autoSpaceDE w:val="0"/>
        <w:autoSpaceDN w:val="0"/>
        <w:adjustRightInd w:val="0"/>
        <w:spacing w:after="0" w:line="292" w:lineRule="auto"/>
        <w:ind w:firstLine="227"/>
        <w:jc w:val="both"/>
        <w:rPr>
          <w:ins w:id="591" w:author="Jens Schnügger" w:date="2021-05-28T21:17:00Z"/>
          <w:rFonts w:ascii="Arial" w:hAnsi="Arial" w:cs="Arial"/>
          <w:sz w:val="24"/>
          <w:szCs w:val="24"/>
        </w:rPr>
      </w:pPr>
      <w:ins w:id="592" w:author="Jens Schnügger" w:date="2021-05-28T21:17:00Z">
        <w:r w:rsidRPr="00944672">
          <w:rPr>
            <w:rFonts w:ascii="Arial" w:hAnsi="Arial" w:cs="Arial"/>
            <w:sz w:val="24"/>
            <w:szCs w:val="24"/>
          </w:rPr>
          <w:t>„Wer ist dieser Karl? Hat er ein Pflegeheim? Wollen Sie ausziehen?“ Fragte Benjamin. „Nein, ich werde vorerst nicht ausziehen. Und jetzt wechseln wir das Thema.“ Sie plauschten noch gute eine Stunde, dann verließ Benjamin das Krankenhaus um wieder zur Arbeit zu gehen. Er freute sich, dass es Elizabeth Quinn gut ging, konnte sich aus dem Gespräch mit Dr. Philippzs aber keinen Reim machen.</w:t>
        </w:r>
      </w:ins>
    </w:p>
    <w:p w14:paraId="5C05BD67" w14:textId="77777777" w:rsidR="00944672" w:rsidRPr="00944672" w:rsidRDefault="00944672" w:rsidP="00944672">
      <w:pPr>
        <w:autoSpaceDE w:val="0"/>
        <w:autoSpaceDN w:val="0"/>
        <w:adjustRightInd w:val="0"/>
        <w:spacing w:after="0" w:line="292" w:lineRule="auto"/>
        <w:ind w:firstLine="227"/>
        <w:jc w:val="both"/>
        <w:rPr>
          <w:ins w:id="593" w:author="Jens Schnügger" w:date="2021-05-28T21:17:00Z"/>
          <w:rFonts w:ascii="Arial" w:hAnsi="Arial" w:cs="Arial"/>
          <w:sz w:val="24"/>
          <w:szCs w:val="24"/>
        </w:rPr>
      </w:pPr>
      <w:ins w:id="594" w:author="Jens Schnügger" w:date="2021-05-28T21:17:00Z">
        <w:r w:rsidRPr="00944672">
          <w:rPr>
            <w:rFonts w:ascii="Arial" w:hAnsi="Arial" w:cs="Arial"/>
            <w:sz w:val="24"/>
            <w:szCs w:val="24"/>
          </w:rPr>
          <w:t>Jeden Tag besuchte er Elizabeh, die sich immer freute, wenn er kam. Nach einer Woche wurde Elizabeth aus dem Krankenhaus entlassen und Benjamin brachte Sie zurück in Ihr kleines Heim.</w:t>
        </w:r>
      </w:ins>
    </w:p>
    <w:p w14:paraId="634001EA" w14:textId="77777777" w:rsidR="00944672" w:rsidRPr="00944672" w:rsidRDefault="00944672" w:rsidP="00944672">
      <w:pPr>
        <w:autoSpaceDE w:val="0"/>
        <w:autoSpaceDN w:val="0"/>
        <w:adjustRightInd w:val="0"/>
        <w:spacing w:after="0" w:line="292" w:lineRule="auto"/>
        <w:ind w:firstLine="227"/>
        <w:jc w:val="both"/>
        <w:rPr>
          <w:ins w:id="595" w:author="Jens Schnügger" w:date="2021-05-28T21:36:00Z"/>
          <w:rFonts w:ascii="Arial" w:hAnsi="Arial" w:cs="Arial"/>
          <w:sz w:val="24"/>
          <w:szCs w:val="24"/>
        </w:rPr>
      </w:pPr>
      <w:ins w:id="596" w:author="Jens Schnügger" w:date="2021-05-28T21:17:00Z">
        <w:r w:rsidRPr="00944672">
          <w:rPr>
            <w:rFonts w:ascii="Arial" w:hAnsi="Arial" w:cs="Arial"/>
            <w:sz w:val="24"/>
            <w:szCs w:val="24"/>
          </w:rPr>
          <w:t>Elizabeth Quinn wich allen Frage</w:t>
        </w:r>
      </w:ins>
      <w:r w:rsidRPr="00944672">
        <w:rPr>
          <w:rFonts w:ascii="Arial" w:hAnsi="Arial" w:cs="Arial"/>
          <w:sz w:val="24"/>
          <w:szCs w:val="24"/>
        </w:rPr>
        <w:t>n</w:t>
      </w:r>
      <w:ins w:id="597" w:author="Jens Schnügger" w:date="2021-05-28T21:36:00Z">
        <w:r w:rsidRPr="00944672">
          <w:rPr>
            <w:rFonts w:ascii="Arial" w:hAnsi="Arial" w:cs="Arial"/>
            <w:sz w:val="24"/>
            <w:szCs w:val="24"/>
          </w:rPr>
          <w:t xml:space="preserve"> zu dem Tag im Krankenhaus aus und Benjamin dachte, dass es Ihr unangenehm sei, in seiner Schuld zu stehen, daher vermied er das Thema.</w:t>
        </w:r>
      </w:ins>
    </w:p>
    <w:p w14:paraId="2996649F" w14:textId="77777777" w:rsidR="00944672" w:rsidRPr="00944672" w:rsidRDefault="00944672" w:rsidP="00944672">
      <w:pPr>
        <w:autoSpaceDE w:val="0"/>
        <w:autoSpaceDN w:val="0"/>
        <w:adjustRightInd w:val="0"/>
        <w:spacing w:after="0" w:line="292" w:lineRule="auto"/>
        <w:ind w:firstLine="227"/>
        <w:jc w:val="both"/>
        <w:rPr>
          <w:ins w:id="598" w:author="Jens Schnügger" w:date="2021-05-28T21:36:00Z"/>
          <w:rFonts w:ascii="Arial" w:hAnsi="Arial" w:cs="Arial"/>
          <w:sz w:val="24"/>
          <w:szCs w:val="24"/>
        </w:rPr>
      </w:pPr>
      <w:ins w:id="599" w:author="Jens Schnügger" w:date="2021-05-28T21:36:00Z">
        <w:r w:rsidRPr="00944672">
          <w:rPr>
            <w:rFonts w:ascii="Arial" w:hAnsi="Arial" w:cs="Arial"/>
            <w:sz w:val="24"/>
            <w:szCs w:val="24"/>
          </w:rPr>
          <w:t>Nach fünf weiteren Tagen, Sie hatte sich wieder eingelebt und das Thema Krankenhaus wurde nicht mehr angesprochen, kam ein anwaltliches Schreiben an Elizabeth. Sie öffnete den Brief, las ihn und nickte beim Lesen. Als Sie fertig war, steckte Sie den Brief ein und wartete, dass Benjamin von der Arbeit kommen würde.</w:t>
        </w:r>
      </w:ins>
    </w:p>
    <w:p w14:paraId="099EEFD9" w14:textId="77777777" w:rsidR="00944672" w:rsidRPr="00944672" w:rsidRDefault="00944672" w:rsidP="00944672">
      <w:pPr>
        <w:autoSpaceDE w:val="0"/>
        <w:autoSpaceDN w:val="0"/>
        <w:adjustRightInd w:val="0"/>
        <w:spacing w:after="0" w:line="292" w:lineRule="auto"/>
        <w:ind w:firstLine="227"/>
        <w:jc w:val="both"/>
        <w:rPr>
          <w:ins w:id="600" w:author="Jens Schnügger" w:date="2021-05-28T21:42:00Z"/>
          <w:rFonts w:ascii="Arial" w:hAnsi="Arial" w:cs="Arial"/>
          <w:sz w:val="24"/>
          <w:szCs w:val="24"/>
        </w:rPr>
      </w:pPr>
      <w:ins w:id="601" w:author="Jens Schnügger" w:date="2021-05-28T21:36:00Z">
        <w:r w:rsidRPr="00944672">
          <w:rPr>
            <w:rFonts w:ascii="Arial" w:hAnsi="Arial" w:cs="Arial"/>
            <w:sz w:val="24"/>
            <w:szCs w:val="24"/>
          </w:rPr>
          <w:t>Be</w:t>
        </w:r>
      </w:ins>
      <w:r w:rsidRPr="00944672">
        <w:rPr>
          <w:rFonts w:ascii="Arial" w:hAnsi="Arial" w:cs="Arial"/>
          <w:sz w:val="24"/>
          <w:szCs w:val="24"/>
        </w:rPr>
        <w:t>n</w:t>
      </w:r>
      <w:ins w:id="602" w:author="Jens Schnügger" w:date="2021-05-28T21:42:00Z">
        <w:r w:rsidRPr="00944672">
          <w:rPr>
            <w:rFonts w:ascii="Arial" w:hAnsi="Arial" w:cs="Arial"/>
            <w:sz w:val="24"/>
            <w:szCs w:val="24"/>
          </w:rPr>
          <w:t xml:space="preserve">jamin kam gegen 18:00 Uhr nach Hause und sah, dass Elizabeth auf ihn gewartet hatte „Guten Abend Elizabeth, ist etwas passiert? Kann ich etwas für Sie tun?“ Elizabeth nickte und bestätigte: „Ja, es ist etwas passiert und ja, Du kannst etwas für micht tun.“ Benjamin dachte sofort an das Krankenhaus und fragte: „Geht es Ihnen gut?“ </w:t>
        </w:r>
      </w:ins>
    </w:p>
    <w:p w14:paraId="31640145" w14:textId="77777777" w:rsidR="00944672" w:rsidRPr="00944672" w:rsidRDefault="00944672" w:rsidP="00944672">
      <w:pPr>
        <w:autoSpaceDE w:val="0"/>
        <w:autoSpaceDN w:val="0"/>
        <w:adjustRightInd w:val="0"/>
        <w:spacing w:after="0" w:line="292" w:lineRule="auto"/>
        <w:ind w:firstLine="227"/>
        <w:jc w:val="both"/>
        <w:rPr>
          <w:ins w:id="603" w:author="Jens Schnügger" w:date="2021-05-28T21:42:00Z"/>
          <w:rFonts w:ascii="Arial" w:hAnsi="Arial" w:cs="Arial"/>
          <w:sz w:val="24"/>
          <w:szCs w:val="24"/>
        </w:rPr>
      </w:pPr>
      <w:ins w:id="604" w:author="Jens Schnügger" w:date="2021-05-28T21:42:00Z">
        <w:r w:rsidRPr="00944672">
          <w:rPr>
            <w:rFonts w:ascii="Arial" w:hAnsi="Arial" w:cs="Arial"/>
            <w:sz w:val="24"/>
            <w:szCs w:val="24"/>
          </w:rPr>
          <w:t>„Benjamin, Du hattest doch Letzens diesen netten Pinot Noir aus Neuseeland.“ „Den Waipara Hills?“ „Ja, genau den meinte ich. Könntest Du uns bitte eine Flasche besorgen und würdest Du Essen von Sanjay holen?“ Sanja führte das, von ihnen beiden, bevorzugte Restaurant, soweit es um indische Küche ging. Das ‚Ganges Springs‘ war zwei Straßen weiter und lag etwas versteckt, ebenfalls in einem Hinterhof. Elizabeth hatte beim Gespräch mit Nachbarn von diesem vermeintlichen Geheimtipp erfahren. Sie hatte Benjamin davon berichtet und er hatte Essen bestellt, abgeholt und als Stamm-Inder festgelegt.</w:t>
        </w:r>
      </w:ins>
    </w:p>
    <w:p w14:paraId="649178B3" w14:textId="77777777" w:rsidR="00944672" w:rsidRPr="00944672" w:rsidRDefault="00944672" w:rsidP="00944672">
      <w:pPr>
        <w:autoSpaceDE w:val="0"/>
        <w:autoSpaceDN w:val="0"/>
        <w:adjustRightInd w:val="0"/>
        <w:spacing w:after="0" w:line="292" w:lineRule="auto"/>
        <w:ind w:firstLine="227"/>
        <w:jc w:val="both"/>
        <w:rPr>
          <w:ins w:id="605" w:author="Jens Schnügger" w:date="2021-05-28T21:42:00Z"/>
          <w:rFonts w:ascii="Arial" w:hAnsi="Arial" w:cs="Arial"/>
          <w:sz w:val="24"/>
          <w:szCs w:val="24"/>
        </w:rPr>
      </w:pPr>
      <w:ins w:id="606" w:author="Jens Schnügger" w:date="2021-05-28T21:42:00Z">
        <w:r w:rsidRPr="00944672">
          <w:rPr>
            <w:rFonts w:ascii="Arial" w:hAnsi="Arial" w:cs="Arial"/>
            <w:sz w:val="24"/>
            <w:szCs w:val="24"/>
          </w:rPr>
          <w:t>Benjamin hatte noch nichts gegessen, so das er sofort bei Sanjay anrief und bat, ihnen etwas zusammenstellen. Nach dem Telefonat ging Benjamin zu Trevor Thomas, der einen exquisiten Weinhandel mit Weinen aus der Neuen Welt führte. Trevor hatte keinen Waipara Hills mehr und empfahl einen Herons Flight von Waiheke Island, den Benjamin auch akzeptierte, um ihn zu probieren. Auf dem Rückweg holte er das bestellte Essen bei Sanjay ab und machte sich auf den Weg nach Hause.</w:t>
        </w:r>
      </w:ins>
    </w:p>
    <w:p w14:paraId="3BD0538E" w14:textId="77777777" w:rsidR="00944672" w:rsidRPr="00944672" w:rsidRDefault="00944672" w:rsidP="00944672">
      <w:pPr>
        <w:autoSpaceDE w:val="0"/>
        <w:autoSpaceDN w:val="0"/>
        <w:adjustRightInd w:val="0"/>
        <w:spacing w:after="0" w:line="292" w:lineRule="auto"/>
        <w:ind w:firstLine="227"/>
        <w:jc w:val="both"/>
        <w:rPr>
          <w:ins w:id="607" w:author="Jens Schnügger" w:date="2021-05-31T15:05:00Z"/>
          <w:rFonts w:ascii="Arial" w:hAnsi="Arial" w:cs="Arial"/>
          <w:sz w:val="24"/>
          <w:szCs w:val="24"/>
        </w:rPr>
      </w:pPr>
      <w:ins w:id="608" w:author="Jens Schnügger" w:date="2021-05-28T21:42:00Z">
        <w:r w:rsidRPr="00944672">
          <w:rPr>
            <w:rFonts w:ascii="Arial" w:hAnsi="Arial" w:cs="Arial"/>
            <w:sz w:val="24"/>
            <w:szCs w:val="24"/>
          </w:rPr>
          <w:lastRenderedPageBreak/>
          <w:t>Elizabeth Quinn hatte den Tisch gedeckt. Der Weindekanter stand bereit, da beide gelernt hatten, dass die meisten neuseeländischen Weine durch das dekantieren, noch besser mundeten als sowieso schon.</w:t>
        </w:r>
      </w:ins>
    </w:p>
    <w:p w14:paraId="422230F9" w14:textId="77777777" w:rsidR="00944672" w:rsidRPr="00944672" w:rsidRDefault="00944672" w:rsidP="00944672">
      <w:pPr>
        <w:autoSpaceDE w:val="0"/>
        <w:autoSpaceDN w:val="0"/>
        <w:adjustRightInd w:val="0"/>
        <w:spacing w:after="0" w:line="292" w:lineRule="auto"/>
        <w:ind w:firstLine="227"/>
        <w:jc w:val="both"/>
        <w:rPr>
          <w:ins w:id="609" w:author="Jens Schnügger" w:date="2021-05-31T15:05:00Z"/>
          <w:rFonts w:ascii="Arial" w:hAnsi="Arial" w:cs="Arial"/>
          <w:sz w:val="24"/>
          <w:szCs w:val="24"/>
        </w:rPr>
      </w:pPr>
      <w:ins w:id="610" w:author="Jens Schnügger" w:date="2021-05-31T15:05:00Z">
        <w:r w:rsidRPr="00944672">
          <w:rPr>
            <w:rFonts w:ascii="Arial" w:hAnsi="Arial" w:cs="Arial"/>
            <w:sz w:val="24"/>
            <w:szCs w:val="24"/>
          </w:rPr>
          <w:t>Benjamin entkorkte und dekantierte den Wein. Dann füllte er das indische Essen aus den Transportschalen in Schüsseln und platzierte diese auf dem Tisch in der Mitte. Es waren zwar nur 5 Minuten vergangen, aber die Gläser wurden trotzdem schon mit dem Rotwein befüllt.</w:t>
        </w:r>
      </w:ins>
    </w:p>
    <w:p w14:paraId="34BD97C0" w14:textId="77777777" w:rsidR="00944672" w:rsidRPr="00944672" w:rsidRDefault="00944672" w:rsidP="00944672">
      <w:pPr>
        <w:autoSpaceDE w:val="0"/>
        <w:autoSpaceDN w:val="0"/>
        <w:adjustRightInd w:val="0"/>
        <w:spacing w:after="0" w:line="292" w:lineRule="auto"/>
        <w:ind w:firstLine="227"/>
        <w:jc w:val="both"/>
        <w:rPr>
          <w:ins w:id="611" w:author="Jens Schnügger" w:date="2021-05-31T15:17:00Z"/>
          <w:rFonts w:ascii="Arial" w:hAnsi="Arial" w:cs="Arial"/>
          <w:sz w:val="24"/>
          <w:szCs w:val="24"/>
        </w:rPr>
      </w:pPr>
      <w:ins w:id="612" w:author="Jens Schnügger" w:date="2021-05-31T15:05:00Z">
        <w:r w:rsidRPr="00944672">
          <w:rPr>
            <w:rFonts w:ascii="Arial" w:hAnsi="Arial" w:cs="Arial"/>
            <w:sz w:val="24"/>
            <w:szCs w:val="24"/>
          </w:rPr>
          <w:t>„Elisabeth, wir haben heute einen Rotwein von Waiheke Island mit Namen Herons Flight, den mir Trevor ans Herz gelegt hat, da er keinen Waipara Hills mehr hatte“ erklärte Benjamin den Wein, um dann fortzufahren: „Auf Dein Wohl.“  In der Zwischenzeit hatte Elizabeth begonnen, aus den verschiedenen Schalen Essen auf die Teller zu verteilen. Sie griff nach dem Weinglas, „Benjamin, Du bist mmer ein sehr netter und zuvorkommender Mitbewohner gewesen.“ Bei dieser Eröffnung blieb Benjamins Gabel auf halben Weg vom Teller zum Mund in der Luft schweben. „Elizabeth, ..?“„Sei so gut, und unterbrich mich nicht.  Ich habe Dich immer auch als netten Gesellschafter erlebt, aber ich bin der Meinung, dass Du den nächstenSchritt gehen musst.“ „Elizabeth, machst D</w:t>
        </w:r>
      </w:ins>
      <w:r w:rsidRPr="00944672">
        <w:rPr>
          <w:rFonts w:ascii="Arial" w:hAnsi="Arial" w:cs="Arial"/>
          <w:sz w:val="24"/>
          <w:szCs w:val="24"/>
        </w:rPr>
        <w:t>u</w:t>
      </w:r>
      <w:ins w:id="613" w:author="Jens Schnügger" w:date="2021-05-31T15:17:00Z">
        <w:r w:rsidRPr="00944672">
          <w:rPr>
            <w:rFonts w:ascii="Arial" w:hAnsi="Arial" w:cs="Arial"/>
            <w:sz w:val="24"/>
            <w:szCs w:val="24"/>
          </w:rPr>
          <w:t xml:space="preserve"> mir einen Heiratsantrag?“ Lachte Benjamin. „Wenn ich so 50 Jahre jünger wäre, täte ich das. Aber Nein, ich möchte Dir ein Haus verkaufen.“ „Wie darf ich das verstehen? Was für ein Haus? Bist unter die Makler gegangen?“ </w:t>
        </w:r>
      </w:ins>
    </w:p>
    <w:p w14:paraId="68736BAD" w14:textId="77777777" w:rsidR="00944672" w:rsidRPr="00944672" w:rsidRDefault="00944672" w:rsidP="00944672">
      <w:pPr>
        <w:autoSpaceDE w:val="0"/>
        <w:autoSpaceDN w:val="0"/>
        <w:adjustRightInd w:val="0"/>
        <w:spacing w:after="0" w:line="292" w:lineRule="auto"/>
        <w:ind w:firstLine="227"/>
        <w:jc w:val="both"/>
        <w:rPr>
          <w:ins w:id="614" w:author="Jens Schnügger" w:date="2021-05-31T15:25:00Z"/>
          <w:rFonts w:ascii="Arial" w:hAnsi="Arial" w:cs="Arial"/>
          <w:sz w:val="24"/>
          <w:szCs w:val="24"/>
        </w:rPr>
      </w:pPr>
      <w:ins w:id="615" w:author="Jens Schnügger" w:date="2021-05-31T15:17:00Z">
        <w:r w:rsidRPr="00944672">
          <w:rPr>
            <w:rFonts w:ascii="Arial" w:hAnsi="Arial" w:cs="Arial"/>
            <w:sz w:val="24"/>
            <w:szCs w:val="24"/>
          </w:rPr>
          <w:t>„Erinnerst Du Dich an Dr. Phillippzs, den Arzt aus dem Krankenhaus?“ „Ja, das tue ich. Ich hatte mich gewundert, dass er Dich kennt und wie er Dich mit Respekt behandelt hat. Was ist mit Ihm?“ „Dr. Phillips kenne ich schon lange. Wir haben uns auf so mancher Cocktail-Party getroffen. Er hat sich über Deine Reaktion gefreut.“ „Was meinst Du damit?“ „Du hast zum einen instinktiv das richtige Krankenhaus ausgesucht und dann erst einmal die Gebühren bezahlt und Dich dann erkundigt, wie es mir geht.“ „Ja, da war so eine alte Hexe von Schwester am E</w:t>
        </w:r>
      </w:ins>
      <w:r w:rsidRPr="00944672">
        <w:rPr>
          <w:rFonts w:ascii="Arial" w:hAnsi="Arial" w:cs="Arial"/>
          <w:sz w:val="24"/>
          <w:szCs w:val="24"/>
        </w:rPr>
        <w:t>m</w:t>
      </w:r>
      <w:ins w:id="616" w:author="Jens Schnügger" w:date="2021-05-31T15:25:00Z">
        <w:r w:rsidRPr="00944672">
          <w:rPr>
            <w:rFonts w:ascii="Arial" w:hAnsi="Arial" w:cs="Arial"/>
            <w:sz w:val="24"/>
            <w:szCs w:val="24"/>
          </w:rPr>
          <w:t>pfang, die mich total rassistisch angemacht hat.“ „Julia Newport-Smith. Sie ist dafür bekannt, dass Sie rassistische Gedanken hat und verbreitet. Nach dem Kommentar Dir gegenüber wurde Ihr gekündigt und jetzt klagt Sie auf Wiedereinstellung.“ „Warum erzählst Du mir das alles?“ „Karl wollte mir immer schon sein Haus verkaufen. Er schuldet mir einen Gefallen und wir wollten den Deal nur machen, wenn wir den richtigen Bewohner finden würden. Ich möchte, dass Du hier aus- und das Haus am Gloucester Square einziehst.“ „Aber Elizabeth, die Preise dort, die kann ich mir nicht leisten.!“</w:t>
        </w:r>
      </w:ins>
    </w:p>
    <w:p w14:paraId="2EF6BE44" w14:textId="77777777" w:rsidR="00944672" w:rsidRPr="00944672" w:rsidRDefault="00944672" w:rsidP="00944672">
      <w:pPr>
        <w:autoSpaceDE w:val="0"/>
        <w:autoSpaceDN w:val="0"/>
        <w:adjustRightInd w:val="0"/>
        <w:spacing w:after="0" w:line="292" w:lineRule="auto"/>
        <w:ind w:firstLine="227"/>
        <w:jc w:val="both"/>
        <w:rPr>
          <w:ins w:id="617" w:author="Jens Schnügger" w:date="2021-05-31T15:25:00Z"/>
          <w:rFonts w:ascii="Arial" w:hAnsi="Arial" w:cs="Arial"/>
          <w:sz w:val="24"/>
          <w:szCs w:val="24"/>
        </w:rPr>
      </w:pPr>
      <w:ins w:id="618" w:author="Jens Schnügger" w:date="2021-05-31T15:25:00Z">
        <w:r w:rsidRPr="00944672">
          <w:rPr>
            <w:rFonts w:ascii="Arial" w:hAnsi="Arial" w:cs="Arial"/>
            <w:sz w:val="24"/>
            <w:szCs w:val="24"/>
          </w:rPr>
          <w:t>„Da es mein Haus ist, kann ich es zu dem Preis verkaufen, den ich möchte.“ War Elizabeths resolute antwort. „Aber, Du bekommst das Haus nur dann, wenn Du  mir sein Geheimnis erklären kannst.“ „Wenn Du so anfängst, dann gehe ich davon aus, dass es nicht ein normales Haus ist und auch kein Eisberghaus, denn das wäre zu einfach.“ Elizabeth nickte während Sie weiter aß. „Ich gebe Dir nach dem Essen den Schlüssel und die Anschrift, dann kannst Du morgen versuchen, das Geheimnis zu lüften.“</w:t>
        </w:r>
      </w:ins>
    </w:p>
    <w:p w14:paraId="4AEDF831" w14:textId="77777777" w:rsidR="00944672" w:rsidRPr="00944672" w:rsidRDefault="00944672" w:rsidP="00944672">
      <w:pPr>
        <w:autoSpaceDE w:val="0"/>
        <w:autoSpaceDN w:val="0"/>
        <w:adjustRightInd w:val="0"/>
        <w:spacing w:after="0" w:line="292" w:lineRule="auto"/>
        <w:ind w:firstLine="227"/>
        <w:jc w:val="both"/>
        <w:rPr>
          <w:ins w:id="619" w:author="Jens Schnügger" w:date="2021-05-31T15:25:00Z"/>
          <w:rFonts w:ascii="Arial" w:hAnsi="Arial" w:cs="Arial"/>
          <w:sz w:val="24"/>
          <w:szCs w:val="24"/>
        </w:rPr>
      </w:pPr>
      <w:ins w:id="620" w:author="Jens Schnügger" w:date="2021-05-31T15:25:00Z">
        <w:r w:rsidRPr="00944672">
          <w:rPr>
            <w:rFonts w:ascii="Arial" w:hAnsi="Arial" w:cs="Arial"/>
            <w:sz w:val="24"/>
            <w:szCs w:val="24"/>
          </w:rPr>
          <w:lastRenderedPageBreak/>
          <w:t xml:space="preserve">In den bekannten und entsprechend teuren Wohnvierteln Londons greifen immer mehr Menschen auf die sogenannten Eisberghäuser zurück. Ein Eisberghaus wird dabei durch eine Unterkellerung definiert, die oftmals deutlich mehr Fläche einnimmt, als es das eigentliche oberirdische Gebäude tun würde. </w:t>
        </w:r>
      </w:ins>
    </w:p>
    <w:p w14:paraId="26574033" w14:textId="77777777" w:rsidR="00944672" w:rsidRPr="00944672" w:rsidRDefault="00944672" w:rsidP="00944672">
      <w:pPr>
        <w:autoSpaceDE w:val="0"/>
        <w:autoSpaceDN w:val="0"/>
        <w:adjustRightInd w:val="0"/>
        <w:spacing w:after="0" w:line="292" w:lineRule="auto"/>
        <w:ind w:firstLine="227"/>
        <w:jc w:val="both"/>
        <w:rPr>
          <w:ins w:id="621" w:author="Jens Schnügger" w:date="2021-05-31T15:25:00Z"/>
          <w:rFonts w:ascii="Arial" w:hAnsi="Arial" w:cs="Arial"/>
          <w:sz w:val="24"/>
          <w:szCs w:val="24"/>
        </w:rPr>
      </w:pPr>
      <w:ins w:id="622" w:author="Jens Schnügger" w:date="2021-05-31T15:25:00Z">
        <w:r w:rsidRPr="00944672">
          <w:rPr>
            <w:rFonts w:ascii="Arial" w:hAnsi="Arial" w:cs="Arial"/>
            <w:sz w:val="24"/>
            <w:szCs w:val="24"/>
          </w:rPr>
          <w:t>Besonders wohlhabende Bewohner Londons greifen auf diese Bauweise zurück. Die baulichen Vorschriften erlauben in den meisten Fällen keine Veränderung der Häuser über der Erde, so das alle Luxusbereiche in den Untergrund verlegt werden müssen.</w:t>
        </w:r>
      </w:ins>
    </w:p>
    <w:p w14:paraId="7C46BA8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ins w:id="623" w:author="Jens Schnügger" w:date="2021-05-31T15:25:00Z">
        <w:r w:rsidRPr="00944672">
          <w:rPr>
            <w:rFonts w:ascii="Arial" w:hAnsi="Arial" w:cs="Arial"/>
            <w:sz w:val="24"/>
            <w:szCs w:val="24"/>
          </w:rPr>
          <w:t xml:space="preserve">Englands Gesetzgebung erlaubt bis zu 85% der Gartenfläche mit zu unterkellern und somit den Raum nochmals deutlich zu erweitern. Angefangen vom Weinkeller, bis hin zum kompletten Spa- und Saunabereich lassen sich Englands Superreiche jeglichen Luxus in die Untergeschosse ihrer Häuser einbauen. </w:t>
        </w:r>
      </w:ins>
    </w:p>
    <w:p w14:paraId="406F546B" w14:textId="77777777" w:rsidR="00944672" w:rsidRPr="00944672" w:rsidRDefault="00944672" w:rsidP="00944672">
      <w:pPr>
        <w:autoSpaceDE w:val="0"/>
        <w:autoSpaceDN w:val="0"/>
        <w:adjustRightInd w:val="0"/>
        <w:spacing w:after="0" w:line="292" w:lineRule="auto"/>
        <w:ind w:firstLine="227"/>
        <w:jc w:val="both"/>
        <w:rPr>
          <w:ins w:id="624" w:author="Jens Schnügger" w:date="2021-05-28T22:07:00Z"/>
          <w:rFonts w:ascii="Arial" w:hAnsi="Arial" w:cs="Arial"/>
          <w:sz w:val="24"/>
          <w:szCs w:val="24"/>
        </w:rPr>
      </w:pPr>
    </w:p>
    <w:p w14:paraId="0A065255"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ins w:id="625" w:author="Jens Schnügger" w:date="2021-05-28T22:07:00Z">
        <w:r w:rsidRPr="00944672">
          <w:rPr>
            <w:rFonts w:ascii="Arial" w:hAnsi="Arial" w:cs="Arial"/>
            <w:sz w:val="24"/>
            <w:szCs w:val="24"/>
          </w:rPr>
          <w:t>***</w:t>
        </w:r>
      </w:ins>
    </w:p>
    <w:p w14:paraId="2F9148F8" w14:textId="77777777" w:rsidR="00944672" w:rsidRPr="00944672" w:rsidRDefault="00944672" w:rsidP="00944672">
      <w:pPr>
        <w:autoSpaceDE w:val="0"/>
        <w:autoSpaceDN w:val="0"/>
        <w:adjustRightInd w:val="0"/>
        <w:spacing w:after="0" w:line="292" w:lineRule="auto"/>
        <w:ind w:firstLine="227"/>
        <w:jc w:val="both"/>
        <w:rPr>
          <w:ins w:id="626" w:author="Jens Schnügger" w:date="2021-05-31T15:46:00Z"/>
          <w:rFonts w:ascii="Arial" w:hAnsi="Arial" w:cs="Arial"/>
          <w:sz w:val="24"/>
          <w:szCs w:val="24"/>
        </w:rPr>
      </w:pPr>
    </w:p>
    <w:p w14:paraId="73A90D82" w14:textId="77777777" w:rsidR="00944672" w:rsidRPr="00944672" w:rsidRDefault="00944672" w:rsidP="00944672">
      <w:pPr>
        <w:autoSpaceDE w:val="0"/>
        <w:autoSpaceDN w:val="0"/>
        <w:adjustRightInd w:val="0"/>
        <w:spacing w:after="0" w:line="292" w:lineRule="auto"/>
        <w:jc w:val="both"/>
        <w:rPr>
          <w:ins w:id="627" w:author="Jens Schnügger" w:date="2021-05-31T15:46:00Z"/>
          <w:rFonts w:ascii="Arial" w:hAnsi="Arial" w:cs="Arial"/>
          <w:sz w:val="24"/>
          <w:szCs w:val="24"/>
        </w:rPr>
      </w:pPr>
      <w:ins w:id="628" w:author="Jens Schnügger" w:date="2021-05-31T15:46:00Z">
        <w:r w:rsidRPr="00944672">
          <w:rPr>
            <w:rFonts w:ascii="Arial" w:hAnsi="Arial" w:cs="Arial"/>
            <w:sz w:val="24"/>
            <w:szCs w:val="24"/>
          </w:rPr>
          <w:t>Am nächsten Morgen stand Dr. Benjamin Dingaka in Craven Hills Gardens vor einer verschlossenen Gartentür und fragte sich, ob es einen Schreibfehler gegeben hatte. Aber an dem Namensschild neben der Klingel stand ganz eindeutig: „Dr. Bejamin Dingaka, Geological Consulting and Research“</w:t>
        </w:r>
      </w:ins>
    </w:p>
    <w:p w14:paraId="37783601"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ins w:id="629" w:author="Jens Schnügger" w:date="2021-05-31T15:46:00Z">
        <w:r w:rsidRPr="00944672">
          <w:rPr>
            <w:rFonts w:ascii="Arial" w:hAnsi="Arial" w:cs="Arial"/>
            <w:sz w:val="24"/>
            <w:szCs w:val="24"/>
          </w:rPr>
          <w:t>Als noch auf das Schild starrte, öffnete sich nebenan die Haustür und es erschien eine Dame in undefinierbaren Alter</w:t>
        </w:r>
      </w:ins>
      <w:r w:rsidRPr="00944672">
        <w:rPr>
          <w:rFonts w:ascii="Arial" w:hAnsi="Arial" w:cs="Arial"/>
          <w:sz w:val="24"/>
          <w:szCs w:val="24"/>
        </w:rPr>
        <w:t>.</w:t>
      </w:r>
      <w:ins w:id="630" w:author="Jens Schnügger" w:date="2021-05-31T16:40:00Z">
        <w:r w:rsidRPr="00944672">
          <w:rPr>
            <w:rFonts w:ascii="Arial" w:hAnsi="Arial" w:cs="Arial"/>
            <w:sz w:val="24"/>
            <w:szCs w:val="24"/>
          </w:rPr>
          <w:t xml:space="preserve"> Benjamin tippte auf 29S – da Frauen nie älter als 29 Jahre werden, wie man so sagt, die mit Ihrem H</w:t>
        </w:r>
      </w:ins>
      <w:r w:rsidRPr="00944672">
        <w:rPr>
          <w:rFonts w:ascii="Arial" w:hAnsi="Arial" w:cs="Arial"/>
          <w:sz w:val="24"/>
          <w:szCs w:val="24"/>
        </w:rPr>
        <w:t>u</w:t>
      </w:r>
      <w:ins w:id="631" w:author="Jens Schnügger" w:date="2021-05-31T16:41:00Z">
        <w:r w:rsidRPr="00944672">
          <w:rPr>
            <w:rFonts w:ascii="Arial" w:hAnsi="Arial" w:cs="Arial"/>
            <w:sz w:val="24"/>
            <w:szCs w:val="24"/>
          </w:rPr>
          <w:t>nd spazieren gehen wollte. „Guten Morgen! Ist das nicht ein schöner Tag zu Spazierengehen? Das Haus wurde erst vor kurzem verkauft.“ „Ah, Danke“, ja wunderschön. Wissen Sie, wem das Haus gehört?“ „So ein reicher Geologe der mit Gold ein Vermögen gemacht hat, sagt man.“ „Ist das so? Das klingt ja spannend.“ „Was wollen Sie denn da? Sind Sie als Handwerker hier?“ Wie er es hasste, das man ihn, ob der Hautfarbe, nicht ernst nahm. „Nein, ich soll nur einmal durch das Haus</w:t>
        </w:r>
      </w:ins>
      <w:r w:rsidRPr="00944672">
        <w:rPr>
          <w:rFonts w:ascii="Arial" w:hAnsi="Arial" w:cs="Arial"/>
          <w:sz w:val="24"/>
          <w:szCs w:val="24"/>
        </w:rPr>
        <w:t xml:space="preserve"> </w:t>
      </w:r>
      <w:ins w:id="632" w:author="Jens Schnügger" w:date="2021-05-31T16:46:00Z">
        <w:r w:rsidRPr="00944672">
          <w:rPr>
            <w:rFonts w:ascii="Arial" w:hAnsi="Arial" w:cs="Arial"/>
            <w:sz w:val="24"/>
            <w:szCs w:val="24"/>
          </w:rPr>
          <w:t xml:space="preserve">gehen, und schauen, ob es Besonderheiten gibt.“ „Na, an Tieren und Schimmel werden Sie nichts finden. Der alte Herr, der das Haus zuvor bewohnte, war ein Sauberkeitsfanatiker.  Wenn, dann müssten Sie sich im Garten umsehen, der ist irgendwie komisch.“ </w:t>
        </w:r>
      </w:ins>
    </w:p>
    <w:p w14:paraId="19BC8EEB" w14:textId="77777777" w:rsidR="00944672" w:rsidRPr="00944672" w:rsidRDefault="00944672" w:rsidP="00944672">
      <w:pPr>
        <w:autoSpaceDE w:val="0"/>
        <w:autoSpaceDN w:val="0"/>
        <w:adjustRightInd w:val="0"/>
        <w:spacing w:after="0" w:line="292" w:lineRule="auto"/>
        <w:ind w:firstLine="227"/>
        <w:jc w:val="both"/>
        <w:rPr>
          <w:ins w:id="633" w:author="Jens Schnügger" w:date="2021-05-28T20:30:00Z"/>
          <w:rFonts w:ascii="Arial" w:hAnsi="Arial" w:cs="Arial"/>
          <w:sz w:val="24"/>
          <w:szCs w:val="24"/>
        </w:rPr>
      </w:pPr>
      <w:ins w:id="634" w:author="Jens Schnügger" w:date="2021-05-31T16:49:00Z">
        <w:r w:rsidRPr="00944672">
          <w:rPr>
            <w:rFonts w:ascii="Arial" w:hAnsi="Arial" w:cs="Arial"/>
            <w:sz w:val="24"/>
            <w:szCs w:val="24"/>
          </w:rPr>
          <w:t>„Oh. Wieso das denn, mir wurde gesagt, dass der Garten das Prachtstück sei.“ Flunkerte er</w:t>
        </w:r>
      </w:ins>
      <w:r w:rsidRPr="00944672">
        <w:rPr>
          <w:rFonts w:ascii="Arial" w:hAnsi="Arial" w:cs="Arial"/>
          <w:sz w:val="24"/>
          <w:szCs w:val="24"/>
        </w:rPr>
        <w:t>,</w:t>
      </w:r>
      <w:ins w:id="635" w:author="Jens Schnügger" w:date="2021-05-31T16:51:00Z">
        <w:r w:rsidRPr="00944672">
          <w:rPr>
            <w:rFonts w:ascii="Arial" w:hAnsi="Arial" w:cs="Arial"/>
            <w:sz w:val="24"/>
            <w:szCs w:val="24"/>
          </w:rPr>
          <w:t xml:space="preserve"> ohne Rot zu werden. „Pah, Prachtstück... Das Grundstück ist schief und krumm du der Regeneinlass macht es eher schlimmer als beser. Aber ich habe da nichts zu melden.“ „Vielen Dank für die Informationen und viel Spaß beim Rundgang mit dem Hund.“ Er wandte sich dem Schloss zu und öffnete die Gartentür. Die Nachbarin stellt sich so, dass Sie einen Blick auf das Gelände werfen konnte. Das er hier vor der Tür stand, war der Grund für den Spaziergang, menschliche Neugier is</w:t>
        </w:r>
      </w:ins>
      <w:r w:rsidRPr="00944672">
        <w:rPr>
          <w:rFonts w:ascii="Arial" w:hAnsi="Arial" w:cs="Arial"/>
          <w:sz w:val="24"/>
          <w:szCs w:val="24"/>
        </w:rPr>
        <w:t>t</w:t>
      </w:r>
      <w:ins w:id="636" w:author="Jens Schnügger" w:date="2021-06-02T20:31:00Z">
        <w:r w:rsidRPr="00944672">
          <w:rPr>
            <w:rFonts w:ascii="Arial" w:hAnsi="Arial" w:cs="Arial"/>
            <w:sz w:val="24"/>
            <w:szCs w:val="24"/>
          </w:rPr>
          <w:t xml:space="preserve"> berechenbar.</w:t>
        </w:r>
      </w:ins>
      <w:r w:rsidRPr="00944672">
        <w:rPr>
          <w:rFonts w:ascii="Arial" w:hAnsi="Arial" w:cs="Arial"/>
          <w:sz w:val="24"/>
          <w:szCs w:val="24"/>
        </w:rPr>
        <w:t xml:space="preserve"> </w:t>
      </w:r>
      <w:ins w:id="637" w:author="Jens Schnügger" w:date="2021-05-31T16:56:00Z">
        <w:r w:rsidRPr="00944672">
          <w:rPr>
            <w:rFonts w:ascii="Arial" w:hAnsi="Arial" w:cs="Arial"/>
            <w:sz w:val="24"/>
            <w:szCs w:val="24"/>
          </w:rPr>
          <w:t>Benjamin lächelte Ihr zu und schloss das Tor. Dann ging er langsam durch den Vorgarten zum Haus und schaute sich aufmerksam um.</w:t>
        </w:r>
      </w:ins>
    </w:p>
    <w:p w14:paraId="71C39CF1" w14:textId="77777777" w:rsidR="00944672" w:rsidRPr="00944672" w:rsidRDefault="00944672" w:rsidP="00944672">
      <w:pPr>
        <w:autoSpaceDE w:val="0"/>
        <w:autoSpaceDN w:val="0"/>
        <w:adjustRightInd w:val="0"/>
        <w:spacing w:after="0" w:line="292" w:lineRule="auto"/>
        <w:ind w:firstLine="227"/>
        <w:jc w:val="both"/>
        <w:rPr>
          <w:ins w:id="638" w:author="Jens Schnügger" w:date="2021-06-02T20:29:00Z"/>
          <w:rFonts w:ascii="Arial" w:hAnsi="Arial" w:cs="Arial"/>
          <w:sz w:val="24"/>
          <w:szCs w:val="24"/>
        </w:rPr>
      </w:pPr>
      <w:ins w:id="639" w:author="Jens Schnügger" w:date="2021-05-28T20:30:00Z">
        <w:r w:rsidRPr="00944672">
          <w:rPr>
            <w:rFonts w:ascii="Arial" w:hAnsi="Arial" w:cs="Arial"/>
            <w:sz w:val="24"/>
            <w:szCs w:val="24"/>
          </w:rPr>
          <w:lastRenderedPageBreak/>
          <w:t xml:space="preserve">Das Haus, vor dem er sich wiederfand, war rein optisch ein Zweckbau aus den 1970er Jahren. Zwar war dieser Stil fast schon wieder modern, aber in erster Linie sah das Haus renovierungsbedürftig aus. </w:t>
        </w:r>
      </w:ins>
      <w:ins w:id="640" w:author="Jens Schnügger" w:date="2021-06-02T20:29:00Z">
        <w:r w:rsidRPr="00944672">
          <w:rPr>
            <w:rFonts w:ascii="Arial" w:hAnsi="Arial" w:cs="Arial"/>
            <w:sz w:val="24"/>
            <w:szCs w:val="24"/>
          </w:rPr>
          <w:t>Da Elizabeth gesagt hatte, er könne den Preis reduzieren, wenn er ‚hinter das Geheimnis‘ käme, ging er davon aus, dass es nicht das äußerlicher Erscheinungsbild des Hauses war, um das es hier ging.</w:t>
        </w:r>
      </w:ins>
    </w:p>
    <w:p w14:paraId="7868C601"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ins w:id="641" w:author="Jens Schnügger" w:date="2021-06-02T20:29:00Z">
        <w:r w:rsidRPr="00944672">
          <w:rPr>
            <w:rFonts w:ascii="Arial" w:hAnsi="Arial" w:cs="Arial"/>
            <w:sz w:val="24"/>
            <w:szCs w:val="24"/>
          </w:rPr>
          <w:t xml:space="preserve">Das Haus machte im Erdgeschoß nicht viel her, die klassische Aufteilung: Flur und davon abgehend Küche, Badezimmer, Wohn-/Esszimmer, Treppe in den ersten Stock. Oben zwei Schlafzimmer und ein Badezimmer. Es gab eine weitere Tür, die in den Keller führte. </w:t>
        </w:r>
      </w:ins>
    </w:p>
    <w:p w14:paraId="66810953" w14:textId="77777777" w:rsidR="00944672" w:rsidRPr="00944672" w:rsidRDefault="00944672" w:rsidP="00944672">
      <w:pPr>
        <w:autoSpaceDE w:val="0"/>
        <w:autoSpaceDN w:val="0"/>
        <w:adjustRightInd w:val="0"/>
        <w:spacing w:after="0" w:line="292" w:lineRule="auto"/>
        <w:ind w:firstLine="227"/>
        <w:jc w:val="both"/>
        <w:rPr>
          <w:ins w:id="642" w:author="Jens Schnügger" w:date="2021-06-02T20:37:00Z"/>
          <w:rFonts w:ascii="Arial" w:hAnsi="Arial" w:cs="Arial"/>
          <w:sz w:val="24"/>
          <w:szCs w:val="24"/>
        </w:rPr>
      </w:pPr>
      <w:ins w:id="643" w:author="Jens Schnügger" w:date="2021-06-02T20:37:00Z">
        <w:r w:rsidRPr="00944672">
          <w:rPr>
            <w:rFonts w:ascii="Arial" w:hAnsi="Arial" w:cs="Arial"/>
            <w:sz w:val="24"/>
            <w:szCs w:val="24"/>
          </w:rPr>
          <w:t>Eine steile Treppe führte in einen Keller, der sich nur über die halbe Grundfläche erstreckte. Ein Abstellraum und ein mittelgroßer Kellerraum war Nutzfläche, ein kleiner weiterer Raum beherbergte die Heizung – die ersetzt werden müsste. Diese Gegend von London hatte einen felsigen Untergrund, daher vermutete Benjamin Dingaka, dass der Bauherr kein Geld gehabt nhatte, um das ganze Haus zu unterkellern. Er schaute sich noch einmal um, dann ging er nach oben und verließ das Haus, um sich den Garten anzusehen.</w:t>
        </w:r>
      </w:ins>
    </w:p>
    <w:p w14:paraId="7F4FA3D1" w14:textId="77777777" w:rsidR="00944672" w:rsidRPr="00944672" w:rsidRDefault="00944672" w:rsidP="00944672">
      <w:pPr>
        <w:autoSpaceDE w:val="0"/>
        <w:autoSpaceDN w:val="0"/>
        <w:adjustRightInd w:val="0"/>
        <w:spacing w:after="0" w:line="292" w:lineRule="auto"/>
        <w:ind w:firstLine="227"/>
        <w:jc w:val="both"/>
        <w:rPr>
          <w:ins w:id="644" w:author="Jens Schnügger" w:date="2021-06-05T15:54:00Z"/>
          <w:rFonts w:ascii="Arial" w:hAnsi="Arial" w:cs="Arial"/>
          <w:sz w:val="24"/>
          <w:szCs w:val="24"/>
        </w:rPr>
      </w:pPr>
      <w:ins w:id="645" w:author="Jens Schnügger" w:date="2021-06-02T20:37:00Z">
        <w:r w:rsidRPr="00944672">
          <w:rPr>
            <w:rFonts w:ascii="Arial" w:hAnsi="Arial" w:cs="Arial"/>
            <w:sz w:val="24"/>
            <w:szCs w:val="24"/>
          </w:rPr>
          <w:t>Der Garten war für Londoner Verhältnisse groß, war aber unförmig geschnitten. Die Terrassentür führte zu einem zwei Meter breite</w:t>
        </w:r>
      </w:ins>
      <w:r w:rsidRPr="00944672">
        <w:rPr>
          <w:rFonts w:ascii="Arial" w:hAnsi="Arial" w:cs="Arial"/>
          <w:sz w:val="24"/>
          <w:szCs w:val="24"/>
        </w:rPr>
        <w:t>n</w:t>
      </w:r>
      <w:ins w:id="646" w:author="Jens Schnügger" w:date="2021-06-05T15:52:00Z">
        <w:r w:rsidRPr="00944672">
          <w:rPr>
            <w:rFonts w:ascii="Arial" w:hAnsi="Arial" w:cs="Arial"/>
            <w:sz w:val="24"/>
            <w:szCs w:val="24"/>
          </w:rPr>
          <w:t xml:space="preserve"> Weg, der hinter das Haus und in den Garten führte. Warum man die Terrassen Tür nicht praktischer angebracht hatte, war nicht zu erkennen und Benjamin stellt fest, dass einige bauliche Änderungen notwendig waren, damit er das Haus bewohnen könnte.</w:t>
        </w:r>
      </w:ins>
    </w:p>
    <w:p w14:paraId="2D4C93FF" w14:textId="77777777" w:rsidR="00944672" w:rsidRPr="00944672" w:rsidRDefault="00944672" w:rsidP="00944672">
      <w:pPr>
        <w:autoSpaceDE w:val="0"/>
        <w:autoSpaceDN w:val="0"/>
        <w:adjustRightInd w:val="0"/>
        <w:spacing w:after="0" w:line="292" w:lineRule="auto"/>
        <w:ind w:firstLine="227"/>
        <w:jc w:val="both"/>
        <w:rPr>
          <w:ins w:id="647" w:author="Jens Schnügger" w:date="2021-06-05T15:58:00Z"/>
          <w:rFonts w:ascii="Arial" w:hAnsi="Arial" w:cs="Arial"/>
          <w:sz w:val="24"/>
          <w:szCs w:val="24"/>
        </w:rPr>
      </w:pPr>
      <w:ins w:id="648" w:author="Jens Schnügger" w:date="2021-06-05T15:54:00Z">
        <w:r w:rsidRPr="00944672">
          <w:rPr>
            <w:rFonts w:ascii="Arial" w:hAnsi="Arial" w:cs="Arial"/>
            <w:sz w:val="24"/>
            <w:szCs w:val="24"/>
          </w:rPr>
          <w:t xml:space="preserve">Nachdem er dem Weg gefolgt war, stellte er fest, dass die Terrasse an </w:t>
        </w:r>
      </w:ins>
      <w:r w:rsidRPr="00944672">
        <w:rPr>
          <w:rFonts w:ascii="Arial" w:hAnsi="Arial" w:cs="Arial"/>
          <w:sz w:val="24"/>
          <w:szCs w:val="24"/>
        </w:rPr>
        <w:t>d</w:t>
      </w:r>
      <w:ins w:id="649" w:author="Jens Schnügger" w:date="2021-06-05T15:56:00Z">
        <w:r w:rsidRPr="00944672">
          <w:rPr>
            <w:rFonts w:ascii="Arial" w:hAnsi="Arial" w:cs="Arial"/>
            <w:sz w:val="24"/>
            <w:szCs w:val="24"/>
          </w:rPr>
          <w:t>er Hausrückwand, der Wand im Wohnzimmer, an welcher der Fernseher stand, war, und dass der einzig ander</w:t>
        </w:r>
      </w:ins>
      <w:r w:rsidRPr="00944672">
        <w:rPr>
          <w:rFonts w:ascii="Arial" w:hAnsi="Arial" w:cs="Arial"/>
          <w:sz w:val="24"/>
          <w:szCs w:val="24"/>
        </w:rPr>
        <w:t>e</w:t>
      </w:r>
      <w:ins w:id="650" w:author="Jens Schnügger" w:date="2021-06-05T15:57:00Z">
        <w:r w:rsidRPr="00944672">
          <w:rPr>
            <w:rFonts w:ascii="Arial" w:hAnsi="Arial" w:cs="Arial"/>
            <w:sz w:val="24"/>
            <w:szCs w:val="24"/>
          </w:rPr>
          <w:t xml:space="preserve"> Zugang durch die Garage vorgesehen war. Sollte er Elizabeth sagen, dass Abreißen und Neubauen die beste Variante war? Er griff zu seinem Notizbuch und begann</w:t>
        </w:r>
      </w:ins>
      <w:r w:rsidRPr="00944672">
        <w:rPr>
          <w:rFonts w:ascii="Arial" w:hAnsi="Arial" w:cs="Arial"/>
          <w:sz w:val="24"/>
          <w:szCs w:val="24"/>
        </w:rPr>
        <w:t>,</w:t>
      </w:r>
      <w:ins w:id="651" w:author="Jens Schnügger" w:date="2021-06-05T15:58:00Z">
        <w:r w:rsidRPr="00944672">
          <w:rPr>
            <w:rFonts w:ascii="Arial" w:hAnsi="Arial" w:cs="Arial"/>
            <w:sz w:val="24"/>
            <w:szCs w:val="24"/>
          </w:rPr>
          <w:t xml:space="preserve"> sich Notizen zu machen. Als er wieder aufsah, und den Garten überblickte, stutzte er, der Garten war trapezförmig und verbreitete sich nach hinten. Gleichzeitig stieg das Grundstück an und im Hintergrund war eine alte Betonzisterne um das Regenwasser aufzufangen. Langsam schritt er den Garten ab und seine geschulten Augen erkannten, dass hier etwas nicht so war, wie es schien.</w:t>
        </w:r>
      </w:ins>
    </w:p>
    <w:p w14:paraId="6DD655E8" w14:textId="77777777" w:rsidR="00944672" w:rsidRPr="00944672" w:rsidRDefault="00944672" w:rsidP="00944672">
      <w:pPr>
        <w:autoSpaceDE w:val="0"/>
        <w:autoSpaceDN w:val="0"/>
        <w:adjustRightInd w:val="0"/>
        <w:spacing w:after="0" w:line="292" w:lineRule="auto"/>
        <w:ind w:firstLine="227"/>
        <w:jc w:val="both"/>
        <w:rPr>
          <w:ins w:id="652" w:author="Jens Schnügger" w:date="2021-06-05T20:52:00Z"/>
          <w:rFonts w:ascii="Arial" w:hAnsi="Arial" w:cs="Arial"/>
          <w:sz w:val="24"/>
          <w:szCs w:val="24"/>
        </w:rPr>
      </w:pPr>
      <w:ins w:id="653" w:author="Jens Schnügger" w:date="2021-06-05T15:58:00Z">
        <w:r w:rsidRPr="00944672">
          <w:rPr>
            <w:rFonts w:ascii="Arial" w:hAnsi="Arial" w:cs="Arial"/>
            <w:sz w:val="24"/>
            <w:szCs w:val="24"/>
          </w:rPr>
          <w:t>Als Geologe mit dem Fachbereich Exploration war Benjamin Dingaka auf die Erkundung von Lagerstätten aller Art spezialisiert. Bei jedem Projekt</w:t>
        </w:r>
      </w:ins>
      <w:r w:rsidRPr="00944672">
        <w:rPr>
          <w:rFonts w:ascii="Arial" w:hAnsi="Arial" w:cs="Arial"/>
          <w:sz w:val="24"/>
          <w:szCs w:val="24"/>
        </w:rPr>
        <w:t>,</w:t>
      </w:r>
      <w:ins w:id="654" w:author="Jens Schnügger" w:date="2021-06-05T20:50:00Z">
        <w:r w:rsidRPr="00944672">
          <w:rPr>
            <w:rFonts w:ascii="Arial" w:hAnsi="Arial" w:cs="Arial"/>
            <w:sz w:val="24"/>
            <w:szCs w:val="24"/>
          </w:rPr>
          <w:t xml:space="preserve"> </w:t>
        </w:r>
      </w:ins>
      <w:r w:rsidRPr="00944672">
        <w:rPr>
          <w:rFonts w:ascii="Arial" w:hAnsi="Arial" w:cs="Arial"/>
          <w:sz w:val="24"/>
          <w:szCs w:val="24"/>
        </w:rPr>
        <w:t>welches</w:t>
      </w:r>
      <w:ins w:id="655" w:author="Jens Schnügger" w:date="2021-06-05T20:50:00Z">
        <w:r w:rsidRPr="00944672">
          <w:rPr>
            <w:rFonts w:ascii="Arial" w:hAnsi="Arial" w:cs="Arial"/>
            <w:sz w:val="24"/>
            <w:szCs w:val="24"/>
          </w:rPr>
          <w:t xml:space="preserve"> er annahm</w:t>
        </w:r>
      </w:ins>
      <w:r w:rsidRPr="00944672">
        <w:rPr>
          <w:rFonts w:ascii="Arial" w:hAnsi="Arial" w:cs="Arial"/>
          <w:sz w:val="24"/>
          <w:szCs w:val="24"/>
        </w:rPr>
        <w:t>,</w:t>
      </w:r>
      <w:ins w:id="656" w:author="Jens Schnügger" w:date="2021-06-05T20:51:00Z">
        <w:r w:rsidRPr="00944672">
          <w:rPr>
            <w:rFonts w:ascii="Arial" w:hAnsi="Arial" w:cs="Arial"/>
            <w:sz w:val="24"/>
            <w:szCs w:val="24"/>
          </w:rPr>
          <w:t xml:space="preserve"> las er sich in die Besonderheiten ein, so konnte er immer gezielt nach den Merkmalen schaue</w:t>
        </w:r>
      </w:ins>
      <w:r w:rsidRPr="00944672">
        <w:rPr>
          <w:rFonts w:ascii="Arial" w:hAnsi="Arial" w:cs="Arial"/>
          <w:sz w:val="24"/>
          <w:szCs w:val="24"/>
        </w:rPr>
        <w:t>n</w:t>
      </w:r>
      <w:ins w:id="657" w:author="Jens Schnügger" w:date="2021-06-05T20:51:00Z">
        <w:r w:rsidRPr="00944672">
          <w:rPr>
            <w:rFonts w:ascii="Arial" w:hAnsi="Arial" w:cs="Arial"/>
            <w:sz w:val="24"/>
            <w:szCs w:val="24"/>
          </w:rPr>
          <w:t>, die für seinen aktuellen Auftrag wichtig waren.</w:t>
        </w:r>
      </w:ins>
    </w:p>
    <w:p w14:paraId="52AA8EEE" w14:textId="77777777" w:rsidR="00944672" w:rsidRPr="00944672" w:rsidRDefault="00944672" w:rsidP="00944672">
      <w:pPr>
        <w:autoSpaceDE w:val="0"/>
        <w:autoSpaceDN w:val="0"/>
        <w:adjustRightInd w:val="0"/>
        <w:spacing w:after="0" w:line="292" w:lineRule="auto"/>
        <w:ind w:firstLine="227"/>
        <w:jc w:val="both"/>
        <w:rPr>
          <w:ins w:id="658" w:author="Jens Schnügger" w:date="2021-06-05T15:53:00Z"/>
          <w:rFonts w:ascii="Arial" w:hAnsi="Arial" w:cs="Arial"/>
          <w:sz w:val="24"/>
          <w:szCs w:val="24"/>
        </w:rPr>
      </w:pPr>
      <w:ins w:id="659" w:author="Jens Schnügger" w:date="2021-06-05T20:52:00Z">
        <w:r w:rsidRPr="00944672">
          <w:rPr>
            <w:rFonts w:ascii="Arial" w:hAnsi="Arial" w:cs="Arial"/>
            <w:sz w:val="24"/>
            <w:szCs w:val="24"/>
          </w:rPr>
          <w:t xml:space="preserve">Hier in London war er damit vertraut, welche geologischen Verhältnissen er zu erwarten hatte, aber die Bodenbeschaffenheit in diesem Garten wirkte nur auf den ersten Blick organisch. Die englischen Landschaftsgärtner waren bekannt für das Kreieren von neuen Gartenwelten, dieser Garten war nicht groß genug, um eine neue Welt zu erschaffen, und zusätzlich war, so schien es, nur eine Rasenlandschaft angelegt worden. Alles wirkte, als </w:t>
        </w:r>
        <w:r w:rsidRPr="00944672">
          <w:rPr>
            <w:rFonts w:ascii="Arial" w:hAnsi="Arial" w:cs="Arial"/>
            <w:sz w:val="24"/>
            <w:szCs w:val="24"/>
          </w:rPr>
          <w:lastRenderedPageBreak/>
          <w:t>wolle man etwas vor allen Augen verstecken. Diese Unstimmigkeit weckte Benjamins Interesse, jetzt, so war er sich sicher, war er dem Geheimnis auf der Spur.</w:t>
        </w:r>
      </w:ins>
    </w:p>
    <w:p w14:paraId="743A1ECB"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ins w:id="660" w:author="Jens Schnügger" w:date="2021-06-05T15:53:00Z">
        <w:r w:rsidRPr="00944672">
          <w:rPr>
            <w:rFonts w:ascii="Arial" w:hAnsi="Arial" w:cs="Arial"/>
            <w:sz w:val="24"/>
            <w:szCs w:val="24"/>
          </w:rPr>
          <w:t>Benjamin Dingaka ging zurück zum Haus und stellte sich mit dem Rücken an die Hauswand. Hier, wo er eben über die Ausstattung des Hauses geschimpft hatte, betrachtete er alles mit anderen Augen. Er nahm sein</w:t>
        </w:r>
      </w:ins>
      <w:r w:rsidRPr="00944672">
        <w:rPr>
          <w:rFonts w:ascii="Arial" w:hAnsi="Arial" w:cs="Arial"/>
          <w:sz w:val="24"/>
          <w:szCs w:val="24"/>
        </w:rPr>
        <w:t>en</w:t>
      </w:r>
      <w:ins w:id="661" w:author="Jens Schnügger" w:date="2021-06-05T21:11:00Z">
        <w:r w:rsidRPr="00944672">
          <w:rPr>
            <w:rFonts w:ascii="Arial" w:hAnsi="Arial" w:cs="Arial"/>
            <w:sz w:val="24"/>
            <w:szCs w:val="24"/>
          </w:rPr>
          <w:t xml:space="preserve"> Notizblock zur Hand und erstellte eine Skizze des Grundstücks. Er markierte den Punkt</w:t>
        </w:r>
      </w:ins>
      <w:r w:rsidRPr="00944672">
        <w:rPr>
          <w:rFonts w:ascii="Arial" w:hAnsi="Arial" w:cs="Arial"/>
          <w:sz w:val="24"/>
          <w:szCs w:val="24"/>
        </w:rPr>
        <w:t>,</w:t>
      </w:r>
      <w:ins w:id="662" w:author="Jens Schnügger" w:date="2021-06-05T21:12:00Z">
        <w:r w:rsidRPr="00944672">
          <w:rPr>
            <w:rFonts w:ascii="Arial" w:hAnsi="Arial" w:cs="Arial"/>
            <w:sz w:val="24"/>
            <w:szCs w:val="24"/>
          </w:rPr>
          <w:t xml:space="preserve"> an dem er stand und schritt dann im Uhrzeigersinn die Grundstückskanten ab. </w:t>
        </w:r>
      </w:ins>
    </w:p>
    <w:p w14:paraId="74BC45E2" w14:textId="77777777" w:rsidR="00944672" w:rsidRPr="00944672" w:rsidRDefault="00944672" w:rsidP="00944672">
      <w:pPr>
        <w:autoSpaceDE w:val="0"/>
        <w:autoSpaceDN w:val="0"/>
        <w:adjustRightInd w:val="0"/>
        <w:spacing w:after="0" w:line="292" w:lineRule="auto"/>
        <w:ind w:firstLine="227"/>
        <w:jc w:val="both"/>
        <w:rPr>
          <w:ins w:id="663" w:author="Jens Schnügger" w:date="2021-06-05T21:21:00Z"/>
          <w:rFonts w:ascii="Arial" w:hAnsi="Arial" w:cs="Arial"/>
          <w:sz w:val="24"/>
          <w:szCs w:val="24"/>
        </w:rPr>
      </w:pPr>
      <w:ins w:id="664" w:author="Jens Schnügger" w:date="2021-06-05T21:13:00Z">
        <w:r w:rsidRPr="00944672">
          <w:rPr>
            <w:rFonts w:ascii="Arial" w:hAnsi="Arial" w:cs="Arial"/>
            <w:sz w:val="24"/>
            <w:szCs w:val="24"/>
          </w:rPr>
          <w:t>Die Maße, die Anzahl der Schritte, trug er in die Skizze ein. Jetzt schritt er auf die Zisterne zu, fügte die Schritte in die Karte ein, und stutzte. Sorgfältig ging er zurück, um die Schrittzahl zu prüfen. Rasch ging zur Zisterne zurück, um diese genauer zu untersuchen, denn eine Zisterne an der Spitze einer Erhöhung machte keinen Sinn, da da</w:t>
        </w:r>
      </w:ins>
      <w:r w:rsidRPr="00944672">
        <w:rPr>
          <w:rFonts w:ascii="Arial" w:hAnsi="Arial" w:cs="Arial"/>
          <w:sz w:val="24"/>
          <w:szCs w:val="24"/>
        </w:rPr>
        <w:t>s</w:t>
      </w:r>
      <w:ins w:id="665" w:author="Jens Schnügger" w:date="2021-06-05T21:19:00Z">
        <w:r w:rsidRPr="00944672">
          <w:rPr>
            <w:rFonts w:ascii="Arial" w:hAnsi="Arial" w:cs="Arial"/>
            <w:sz w:val="24"/>
            <w:szCs w:val="24"/>
          </w:rPr>
          <w:t xml:space="preserve"> Wasser bergab fließt und somit sich nicht in der Zisterne sammeln konnte. Diese Zisterne war nicht dafür gedacht, dass dort Wasser gesammelt wurde, vielmehr wurde versucht das Wasser von der Zisterne fern zu halten.</w:t>
        </w:r>
      </w:ins>
    </w:p>
    <w:p w14:paraId="75D1DDEB" w14:textId="77777777" w:rsidR="00944672" w:rsidRPr="00944672" w:rsidRDefault="00944672" w:rsidP="00944672">
      <w:pPr>
        <w:autoSpaceDE w:val="0"/>
        <w:autoSpaceDN w:val="0"/>
        <w:adjustRightInd w:val="0"/>
        <w:spacing w:after="0" w:line="292" w:lineRule="auto"/>
        <w:ind w:firstLine="227"/>
        <w:jc w:val="both"/>
        <w:rPr>
          <w:ins w:id="666" w:author="Jens Schnügger" w:date="2021-06-05T21:21:00Z"/>
          <w:rFonts w:ascii="Arial" w:hAnsi="Arial" w:cs="Arial"/>
          <w:sz w:val="24"/>
          <w:szCs w:val="24"/>
        </w:rPr>
      </w:pPr>
      <w:ins w:id="667" w:author="Jens Schnügger" w:date="2021-06-05T21:21:00Z">
        <w:r w:rsidRPr="00944672">
          <w:rPr>
            <w:rFonts w:ascii="Arial" w:hAnsi="Arial" w:cs="Arial"/>
            <w:sz w:val="24"/>
            <w:szCs w:val="24"/>
          </w:rPr>
          <w:t>Er kniete sich hinter die Zisterne und blickte über die Oberfläche sowohl zum Haus und genauso zu den beiden Grundstücksgrenzen. Alle drei Blickachsen führten nach unten, somit war das vermeintliche Wasserreservoir der höchste Punkt im Garten. Das machte keinen Sinn. Als er sich den Deckel der Zisterne genauer ansah, stellte er fest, dass er sich eine Verkleidung ansah, die täuschend echt gestaltet war.</w:t>
        </w:r>
      </w:ins>
    </w:p>
    <w:p w14:paraId="0F3B7317"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ins w:id="668" w:author="Jens Schnügger" w:date="2021-06-05T21:21:00Z">
        <w:r w:rsidRPr="00944672">
          <w:rPr>
            <w:rFonts w:ascii="Arial" w:hAnsi="Arial" w:cs="Arial"/>
            <w:sz w:val="24"/>
            <w:szCs w:val="24"/>
          </w:rPr>
          <w:t>D</w:t>
        </w:r>
      </w:ins>
      <w:ins w:id="669" w:author="Jens Schnügger" w:date="2021-06-06T11:22:00Z">
        <w:r w:rsidRPr="00944672">
          <w:rPr>
            <w:rFonts w:ascii="Arial" w:hAnsi="Arial" w:cs="Arial"/>
            <w:sz w:val="24"/>
            <w:szCs w:val="24"/>
          </w:rPr>
          <w:t xml:space="preserve">ie Frage die sich aufdrängte, war: was versteckte sich hier im Garten? Wenn Elizabeth verlangte, dass er hinter das Geheimnis kommen sollte, so war es nicht </w:t>
        </w:r>
      </w:ins>
      <w:ins w:id="670" w:author="Jens Schnügger" w:date="2021-06-06T11:23:00Z">
        <w:r w:rsidRPr="00944672">
          <w:rPr>
            <w:rFonts w:ascii="Arial" w:hAnsi="Arial" w:cs="Arial"/>
            <w:sz w:val="24"/>
            <w:szCs w:val="24"/>
          </w:rPr>
          <w:t xml:space="preserve">ausreichend, auf ein falsches Wasserreservoir zu verwiesen. </w:t>
        </w:r>
      </w:ins>
    </w:p>
    <w:p w14:paraId="76BAF06D" w14:textId="77777777" w:rsidR="00944672" w:rsidRPr="00944672" w:rsidRDefault="00944672" w:rsidP="00944672">
      <w:pPr>
        <w:autoSpaceDE w:val="0"/>
        <w:autoSpaceDN w:val="0"/>
        <w:adjustRightInd w:val="0"/>
        <w:spacing w:after="0" w:line="292" w:lineRule="auto"/>
        <w:ind w:firstLine="227"/>
        <w:jc w:val="both"/>
        <w:rPr>
          <w:ins w:id="671" w:author="Jens Schnügger" w:date="2021-06-06T11:26:00Z"/>
          <w:rFonts w:ascii="Arial" w:hAnsi="Arial" w:cs="Arial"/>
          <w:sz w:val="24"/>
          <w:szCs w:val="24"/>
        </w:rPr>
      </w:pPr>
      <w:ins w:id="672" w:author="Jens Schnügger" w:date="2021-06-06T11:24:00Z">
        <w:r w:rsidRPr="00944672">
          <w:rPr>
            <w:rFonts w:ascii="Arial" w:hAnsi="Arial" w:cs="Arial"/>
            <w:sz w:val="24"/>
            <w:szCs w:val="24"/>
          </w:rPr>
          <w:t>Nächster Schritt: Wie lässt sich dieser Deckel öffnen? Es war unwahrscheinlich, dass der Öffnungsmechanismus direkt am Deckel angebracht war. Es war praktischer</w:t>
        </w:r>
      </w:ins>
      <w:r w:rsidRPr="00944672">
        <w:rPr>
          <w:rFonts w:ascii="Arial" w:hAnsi="Arial" w:cs="Arial"/>
          <w:sz w:val="24"/>
          <w:szCs w:val="24"/>
        </w:rPr>
        <w:t>,</w:t>
      </w:r>
      <w:ins w:id="673" w:author="Jens Schnügger" w:date="2021-06-06T11:25:00Z">
        <w:r w:rsidRPr="00944672">
          <w:rPr>
            <w:rFonts w:ascii="Arial" w:hAnsi="Arial" w:cs="Arial"/>
            <w:sz w:val="24"/>
            <w:szCs w:val="24"/>
          </w:rPr>
          <w:t xml:space="preserve"> den Mechanismus aus der Distanz auszulösen</w:t>
        </w:r>
      </w:ins>
      <w:r w:rsidRPr="00944672">
        <w:rPr>
          <w:rFonts w:ascii="Arial" w:hAnsi="Arial" w:cs="Arial"/>
          <w:sz w:val="24"/>
          <w:szCs w:val="24"/>
        </w:rPr>
        <w:t>,</w:t>
      </w:r>
      <w:ins w:id="674" w:author="Jens Schnügger" w:date="2021-06-06T11:25:00Z">
        <w:r w:rsidRPr="00944672">
          <w:rPr>
            <w:rFonts w:ascii="Arial" w:hAnsi="Arial" w:cs="Arial"/>
            <w:sz w:val="24"/>
            <w:szCs w:val="24"/>
          </w:rPr>
          <w:t xml:space="preserve"> dann war der Zugang offen, wenn man ihn erreichte. </w:t>
        </w:r>
      </w:ins>
    </w:p>
    <w:p w14:paraId="7CA672D7" w14:textId="77777777" w:rsidR="00944672" w:rsidRPr="00944672" w:rsidRDefault="00944672" w:rsidP="00944672">
      <w:pPr>
        <w:autoSpaceDE w:val="0"/>
        <w:autoSpaceDN w:val="0"/>
        <w:adjustRightInd w:val="0"/>
        <w:spacing w:after="0" w:line="292" w:lineRule="auto"/>
        <w:ind w:firstLine="227"/>
        <w:jc w:val="both"/>
        <w:rPr>
          <w:ins w:id="675" w:author="Jens Schnügger" w:date="2021-06-06T11:28:00Z"/>
          <w:rFonts w:ascii="Arial" w:hAnsi="Arial" w:cs="Arial"/>
          <w:sz w:val="24"/>
          <w:szCs w:val="24"/>
        </w:rPr>
      </w:pPr>
      <w:ins w:id="676" w:author="Jens Schnügger" w:date="2021-06-06T11:26:00Z">
        <w:r w:rsidRPr="00944672">
          <w:rPr>
            <w:rFonts w:ascii="Arial" w:hAnsi="Arial" w:cs="Arial"/>
            <w:sz w:val="24"/>
            <w:szCs w:val="24"/>
          </w:rPr>
          <w:t>Aufmerksam umrundete Benjamin den Deckel und dann entdeckte er eine leichte Erhöhung im Rasen. Das Grundstück hatte einen Zaun zum offenen Gelände und eine Begrenzung zu den Nachbarhäusern. Die Erhöhung führte zwar in Richtung offenes Gelände, aber Benjamin Dingaka war sich siche</w:t>
        </w:r>
      </w:ins>
      <w:r w:rsidRPr="00944672">
        <w:rPr>
          <w:rFonts w:ascii="Arial" w:hAnsi="Arial" w:cs="Arial"/>
          <w:sz w:val="24"/>
          <w:szCs w:val="24"/>
        </w:rPr>
        <w:t>r</w:t>
      </w:r>
      <w:ins w:id="677" w:author="Jens Schnügger" w:date="2021-06-06T11:28:00Z">
        <w:r w:rsidRPr="00944672">
          <w:rPr>
            <w:rFonts w:ascii="Arial" w:hAnsi="Arial" w:cs="Arial"/>
            <w:sz w:val="24"/>
            <w:szCs w:val="24"/>
          </w:rPr>
          <w:t>, dass dort kein Öffnungsmechanismus angebracht war. Dort war man zu exponiert. Anstatt der Erhöhung zu folgen ging er zurück zum Terrassenzugang. Wenn er hier herauskäme und eine zufällige Entdeckung des Schalters verhindern wollte, wo würde er den Schalter anbringen?</w:t>
        </w:r>
      </w:ins>
    </w:p>
    <w:p w14:paraId="18909C04" w14:textId="77777777" w:rsidR="00944672" w:rsidRPr="00944672" w:rsidRDefault="00944672" w:rsidP="00944672">
      <w:pPr>
        <w:autoSpaceDE w:val="0"/>
        <w:autoSpaceDN w:val="0"/>
        <w:adjustRightInd w:val="0"/>
        <w:spacing w:after="0" w:line="292" w:lineRule="auto"/>
        <w:ind w:firstLine="227"/>
        <w:jc w:val="both"/>
        <w:rPr>
          <w:ins w:id="678" w:author="Jens Schnügger" w:date="2021-06-06T11:28:00Z"/>
          <w:rFonts w:ascii="Arial" w:hAnsi="Arial" w:cs="Arial"/>
          <w:sz w:val="24"/>
          <w:szCs w:val="24"/>
        </w:rPr>
      </w:pPr>
      <w:ins w:id="679" w:author="Jens Schnügger" w:date="2021-06-06T11:28:00Z">
        <w:r w:rsidRPr="00944672">
          <w:rPr>
            <w:rFonts w:ascii="Arial" w:hAnsi="Arial" w:cs="Arial"/>
            <w:sz w:val="24"/>
            <w:szCs w:val="24"/>
          </w:rPr>
          <w:t xml:space="preserve">Der Zaun, der dieses Grundstück zum Nachbarhaus abgrenzte, war aus Holzpalisaden und Holzpfeilern erstellt, die man in jedem Baumarkt erhielt. Sollte er sich getäuscht haben? Die Palisaden und die Pfeiler sahen alle normal aus und die Zierbepflanzung entsprach den Erwartungen. Dann sah er, dass nahe der Hauswand ein Feigenbaum gepflanzt worden war. Die Feigen waren in Mode gekommen, weil die Klimaerwärmung </w:t>
        </w:r>
        <w:r w:rsidRPr="00944672">
          <w:rPr>
            <w:rFonts w:ascii="Arial" w:hAnsi="Arial" w:cs="Arial"/>
            <w:sz w:val="24"/>
            <w:szCs w:val="24"/>
          </w:rPr>
          <w:lastRenderedPageBreak/>
          <w:t>und die Stauwärme in London, eine Anpflanzung und ein Überleben des Baumes möglich machten.</w:t>
        </w:r>
      </w:ins>
    </w:p>
    <w:p w14:paraId="7EBE0D4E" w14:textId="77777777" w:rsidR="00944672" w:rsidRPr="00944672" w:rsidRDefault="00944672" w:rsidP="00944672">
      <w:pPr>
        <w:autoSpaceDE w:val="0"/>
        <w:autoSpaceDN w:val="0"/>
        <w:adjustRightInd w:val="0"/>
        <w:spacing w:after="0" w:line="292" w:lineRule="auto"/>
        <w:ind w:firstLine="227"/>
        <w:jc w:val="both"/>
        <w:rPr>
          <w:ins w:id="680" w:author="Jens Schnügger" w:date="2021-06-06T12:10:00Z"/>
          <w:rFonts w:ascii="Arial" w:hAnsi="Arial" w:cs="Arial"/>
          <w:sz w:val="24"/>
          <w:szCs w:val="24"/>
        </w:rPr>
      </w:pPr>
      <w:ins w:id="681" w:author="Jens Schnügger" w:date="2021-06-06T11:28:00Z">
        <w:r w:rsidRPr="00944672">
          <w:rPr>
            <w:rFonts w:ascii="Arial" w:hAnsi="Arial" w:cs="Arial"/>
            <w:sz w:val="24"/>
            <w:szCs w:val="24"/>
          </w:rPr>
          <w:t xml:space="preserve">Feigenbäume sind wärmeliebende Gewächse, die in warmen und trockenen Sommern reichlich Früchte tragen. Die </w:t>
        </w:r>
      </w:ins>
      <w:r w:rsidRPr="00944672">
        <w:rPr>
          <w:rFonts w:ascii="Arial" w:hAnsi="Arial" w:cs="Arial"/>
          <w:sz w:val="24"/>
          <w:szCs w:val="24"/>
        </w:rPr>
        <w:t>e</w:t>
      </w:r>
      <w:ins w:id="682" w:author="Jens Schnügger" w:date="2021-06-06T12:10:00Z">
        <w:r w:rsidRPr="00944672">
          <w:rPr>
            <w:rFonts w:ascii="Arial" w:hAnsi="Arial" w:cs="Arial"/>
            <w:sz w:val="24"/>
            <w:szCs w:val="24"/>
          </w:rPr>
          <w:t xml:space="preserve">chte Feige gehört zu den ältesten Kulturpflanzen der Welt und stammt vermutlich aus Südwestasien, von wo aus sie sich über weite Teile der Welt bis in den gesamten Mittelmeerraum verbreitet hat. Feigen lassen sich hervorragend als Spalierobst heranziehen, das hatte Benjamins-Interesse geweckt. Beim ersten Ansehen des Gartens hatte er nur gesehen, dass eine Feige gepflanzt worden war, jetzt schaute er sich das Spalier genauer an und konnte nichts erkennen. Plötzlich lächelte er und ging an den Stamm der Feige heran. Tatsächlich, der Baum hatte den Schalterkasten umwachsen, so das der Schalterkasten wie eine Überwucherung aussah. </w:t>
        </w:r>
      </w:ins>
    </w:p>
    <w:p w14:paraId="5C1170F4"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ins w:id="683" w:author="Jens Schnügger" w:date="2021-06-06T12:10:00Z">
        <w:r w:rsidRPr="00944672">
          <w:rPr>
            <w:rFonts w:ascii="Arial" w:hAnsi="Arial" w:cs="Arial"/>
            <w:sz w:val="24"/>
            <w:szCs w:val="24"/>
          </w:rPr>
          <w:t xml:space="preserve">Als er um den Stamm herum, in den Schalterkasten schaute, entdeckte er drei Schalter: die vergilbte Beschriftung besagte: ‚vorn‘, ‚oben‘ und ‚Alarm‘. Der Schalter für ‚vorn‘ zeigte starke Abnutzungen, die anderen beiden nicht. Die Schalter waren so angebracht, dass ein unbedarfter Griff in den Schalterkasten dazu führen würde, dass der Alarmknopf betätigt werden würde. </w:t>
        </w:r>
      </w:ins>
    </w:p>
    <w:p w14:paraId="24273827" w14:textId="77777777" w:rsidR="00944672" w:rsidRPr="00944672" w:rsidRDefault="00944672" w:rsidP="00944672">
      <w:pPr>
        <w:autoSpaceDE w:val="0"/>
        <w:autoSpaceDN w:val="0"/>
        <w:adjustRightInd w:val="0"/>
        <w:spacing w:after="0" w:line="292" w:lineRule="auto"/>
        <w:ind w:firstLine="227"/>
        <w:jc w:val="both"/>
        <w:rPr>
          <w:ins w:id="684" w:author="Jens Schnügger" w:date="2021-06-06T12:31:00Z"/>
          <w:rFonts w:ascii="Arial" w:hAnsi="Arial" w:cs="Arial"/>
          <w:sz w:val="24"/>
          <w:szCs w:val="24"/>
        </w:rPr>
      </w:pPr>
      <w:ins w:id="685" w:author="Jens Schnügger" w:date="2021-06-06T12:29:00Z">
        <w:r w:rsidRPr="00944672">
          <w:rPr>
            <w:rFonts w:ascii="Arial" w:hAnsi="Arial" w:cs="Arial"/>
            <w:sz w:val="24"/>
            <w:szCs w:val="24"/>
          </w:rPr>
          <w:t>Jetzt war die Neugier von Be</w:t>
        </w:r>
      </w:ins>
      <w:r w:rsidRPr="00944672">
        <w:rPr>
          <w:rFonts w:ascii="Arial" w:hAnsi="Arial" w:cs="Arial"/>
          <w:sz w:val="24"/>
          <w:szCs w:val="24"/>
        </w:rPr>
        <w:t>nja</w:t>
      </w:r>
      <w:ins w:id="686" w:author="Jens Schnügger" w:date="2021-06-06T12:30:00Z">
        <w:r w:rsidRPr="00944672">
          <w:rPr>
            <w:rFonts w:ascii="Arial" w:hAnsi="Arial" w:cs="Arial"/>
            <w:sz w:val="24"/>
            <w:szCs w:val="24"/>
          </w:rPr>
          <w:t>min Dingaka geweckt, vorsichtig betätigte er den Schalter. Nichts. Einen Augenblick später hörte er ein klicken. Dort wo das Feigenspalier an der Hauswand entlang</w:t>
        </w:r>
      </w:ins>
      <w:r w:rsidRPr="00944672">
        <w:rPr>
          <w:rFonts w:ascii="Arial" w:hAnsi="Arial" w:cs="Arial"/>
          <w:sz w:val="24"/>
          <w:szCs w:val="24"/>
        </w:rPr>
        <w:t xml:space="preserve"> </w:t>
      </w:r>
      <w:ins w:id="687" w:author="Jens Schnügger" w:date="2021-06-06T12:31:00Z">
        <w:r w:rsidRPr="00944672">
          <w:rPr>
            <w:rFonts w:ascii="Arial" w:hAnsi="Arial" w:cs="Arial"/>
            <w:sz w:val="24"/>
            <w:szCs w:val="24"/>
          </w:rPr>
          <w:t>führte, hatte sich ein Spalt aufgetan. Die Wand war keine Wand! Es war eine versteckte und getarnte Tür. Als Benjamin auf die Tür zuging, viel sie wieder ins Schloss und versperrte ihm damit den Eingang. Auch ein weiteres Betätigen des Schalters öffnete den Mechanismus nicht.</w:t>
        </w:r>
      </w:ins>
    </w:p>
    <w:p w14:paraId="0FA1FF25"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ins w:id="688" w:author="Jens Schnügger" w:date="2021-06-06T12:31:00Z">
        <w:r w:rsidRPr="00944672">
          <w:rPr>
            <w:rFonts w:ascii="Arial" w:hAnsi="Arial" w:cs="Arial"/>
            <w:sz w:val="24"/>
            <w:szCs w:val="24"/>
          </w:rPr>
          <w:t>Benjamin wollte sich Notizen in sein Buch schreiben, als er stutzte. Dann sah er in sein Notizbuch, studierte noch einmal seine angefertigte Zeichnung, dann riss er die Seite aus dem Notizbuch und legte diese vorsichtig in das Buch hinein. Jetzt machte er sich auf den Rückweg zu Elizabeth.</w:t>
        </w:r>
      </w:ins>
    </w:p>
    <w:p w14:paraId="54C5F326" w14:textId="77777777" w:rsidR="00944672" w:rsidRPr="00944672" w:rsidRDefault="00944672" w:rsidP="00944672">
      <w:pPr>
        <w:autoSpaceDE w:val="0"/>
        <w:autoSpaceDN w:val="0"/>
        <w:adjustRightInd w:val="0"/>
        <w:spacing w:after="0" w:line="292" w:lineRule="auto"/>
        <w:ind w:firstLine="227"/>
        <w:jc w:val="both"/>
        <w:rPr>
          <w:ins w:id="689" w:author="Jens Schnügger" w:date="2021-06-06T12:36:00Z"/>
          <w:rFonts w:ascii="Arial" w:hAnsi="Arial" w:cs="Arial"/>
          <w:sz w:val="24"/>
          <w:szCs w:val="24"/>
        </w:rPr>
      </w:pPr>
    </w:p>
    <w:p w14:paraId="490DE84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ins w:id="690" w:author="Jens Schnügger" w:date="2021-06-06T12:36:00Z">
        <w:r w:rsidRPr="00944672">
          <w:rPr>
            <w:rFonts w:ascii="Arial" w:hAnsi="Arial" w:cs="Arial"/>
            <w:sz w:val="24"/>
            <w:szCs w:val="24"/>
          </w:rPr>
          <w:t>***</w:t>
        </w:r>
      </w:ins>
    </w:p>
    <w:p w14:paraId="3595903D"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45CB4BD4" w14:textId="77777777" w:rsidR="00944672" w:rsidRPr="00944672" w:rsidRDefault="00944672" w:rsidP="00944672">
      <w:pPr>
        <w:autoSpaceDE w:val="0"/>
        <w:autoSpaceDN w:val="0"/>
        <w:adjustRightInd w:val="0"/>
        <w:spacing w:after="0" w:line="292" w:lineRule="auto"/>
        <w:jc w:val="both"/>
        <w:rPr>
          <w:ins w:id="691" w:author="Jens Schnügger" w:date="2021-06-12T10:18:00Z"/>
          <w:rFonts w:ascii="Arial" w:hAnsi="Arial" w:cs="Arial"/>
          <w:sz w:val="24"/>
          <w:szCs w:val="24"/>
        </w:rPr>
      </w:pPr>
      <w:r w:rsidRPr="00944672">
        <w:rPr>
          <w:rFonts w:ascii="Arial" w:hAnsi="Arial" w:cs="Arial"/>
          <w:sz w:val="24"/>
          <w:szCs w:val="24"/>
        </w:rPr>
        <w:commentReference w:id="692"/>
      </w:r>
      <w:ins w:id="693" w:author="Jens Schnügger" w:date="2021-06-12T10:18:00Z">
        <w:r w:rsidRPr="00944672">
          <w:rPr>
            <w:rFonts w:ascii="Arial" w:hAnsi="Arial" w:cs="Arial"/>
            <w:sz w:val="24"/>
            <w:szCs w:val="24"/>
          </w:rPr>
          <w:t>&gt;&gt;&gt; London, Juni 2015&lt;&lt;&lt;</w:t>
        </w:r>
      </w:ins>
    </w:p>
    <w:p w14:paraId="2328CB6D" w14:textId="77777777" w:rsidR="00944672" w:rsidRPr="00944672" w:rsidRDefault="00944672" w:rsidP="00944672">
      <w:pPr>
        <w:autoSpaceDE w:val="0"/>
        <w:autoSpaceDN w:val="0"/>
        <w:adjustRightInd w:val="0"/>
        <w:spacing w:after="0" w:line="292" w:lineRule="auto"/>
        <w:ind w:firstLine="227"/>
        <w:jc w:val="both"/>
        <w:rPr>
          <w:ins w:id="694" w:author="Jens Schnügger" w:date="2021-06-06T16:29:00Z"/>
          <w:rFonts w:ascii="Arial" w:hAnsi="Arial" w:cs="Arial"/>
          <w:sz w:val="24"/>
          <w:szCs w:val="24"/>
        </w:rPr>
      </w:pPr>
      <w:ins w:id="695" w:author="Jens Schnügger" w:date="2021-06-12T10:18:00Z">
        <w:r w:rsidRPr="00944672">
          <w:rPr>
            <w:rFonts w:ascii="Arial" w:hAnsi="Arial" w:cs="Arial"/>
            <w:sz w:val="24"/>
            <w:szCs w:val="24"/>
          </w:rPr>
          <w:t xml:space="preserve">Ananda Khalebendi wurde in dem Dorf Nakavika, in den Bergen südwestlich von Suva der Hauptstadt Fijis, auf der Insel Viti Levu geboren. Ihre Eltern hatten hart gearbeitet, um Ananda eine erstklassige Schulausbildung zu ermöglichen. Ananda hattes es Ihnen mit guten Noten gedankt und hatte die Möglichkeit erhalten, über ein Inter-Commenwealth-Stipendium an der Universität von Portsmouth Security Management zu </w:t>
        </w:r>
      </w:ins>
      <w:ins w:id="696" w:author="Jens Schnügger" w:date="2021-06-06T16:27:00Z">
        <w:r w:rsidRPr="00944672">
          <w:rPr>
            <w:rFonts w:ascii="Arial" w:hAnsi="Arial" w:cs="Arial"/>
            <w:sz w:val="24"/>
            <w:szCs w:val="24"/>
          </w:rPr>
          <w:t>studieren. Sie hatte auch in dem, für sie kalten, England alle Schwierigkeiten gemeistert und hatte ihren Master mit der Note 1,9 als Beste Ihres Jahrganges abgeschlossen.</w:t>
        </w:r>
      </w:ins>
    </w:p>
    <w:p w14:paraId="6F10CC0B" w14:textId="77777777" w:rsidR="00944672" w:rsidRPr="00944672" w:rsidRDefault="00944672" w:rsidP="00944672">
      <w:pPr>
        <w:autoSpaceDE w:val="0"/>
        <w:autoSpaceDN w:val="0"/>
        <w:adjustRightInd w:val="0"/>
        <w:spacing w:after="0" w:line="292" w:lineRule="auto"/>
        <w:ind w:firstLine="227"/>
        <w:jc w:val="both"/>
        <w:rPr>
          <w:ins w:id="697" w:author="Jens Schnügger" w:date="2021-06-06T16:29:00Z"/>
          <w:rFonts w:ascii="Arial" w:hAnsi="Arial" w:cs="Arial"/>
          <w:sz w:val="24"/>
          <w:szCs w:val="24"/>
        </w:rPr>
      </w:pPr>
      <w:ins w:id="698" w:author="Jens Schnügger" w:date="2021-06-06T16:29:00Z">
        <w:r w:rsidRPr="00944672">
          <w:rPr>
            <w:rFonts w:ascii="Arial" w:hAnsi="Arial" w:cs="Arial"/>
            <w:sz w:val="24"/>
            <w:szCs w:val="24"/>
          </w:rPr>
          <w:lastRenderedPageBreak/>
          <w:t xml:space="preserve">Sie hatte die Unruhen auf Fiji noch in Erinnerung und hatte daher ihren Schwerpunkt auf innere Sicherheit gelegt und ihre Masterarbeit über den Einsatz von schnellen Eingreiftruppen im urbanen Umfeld verfasst. </w:t>
        </w:r>
      </w:ins>
    </w:p>
    <w:p w14:paraId="7270ABB8"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ins w:id="699" w:author="Jens Schnügger" w:date="2021-06-06T16:29:00Z">
        <w:r w:rsidRPr="00944672">
          <w:rPr>
            <w:rFonts w:ascii="Arial" w:hAnsi="Arial" w:cs="Arial"/>
            <w:sz w:val="24"/>
            <w:szCs w:val="24"/>
          </w:rPr>
          <w:t xml:space="preserve">Bei Ihren Recherchen war es notwendig, Informationen aus dem Sicherheits-Apperat zu verenden. Sie hatte in Chief Superintendent David Whitmore einen Befürworter und Unterstützer für Ihre Arbeit. Whitmore war bei der Metropolitan Police in London der Mittelmann zu Scotland Yard und zur SAS. Ananda hatte offiziell bei der Pressestelle der Metropolitan Police angefragt, ob man ihr Unterstützung bei Recherchen gewähren würde. </w:t>
        </w:r>
      </w:ins>
    </w:p>
    <w:p w14:paraId="67789712" w14:textId="77777777" w:rsidR="00944672" w:rsidRPr="00944672" w:rsidRDefault="00944672" w:rsidP="00944672">
      <w:pPr>
        <w:autoSpaceDE w:val="0"/>
        <w:autoSpaceDN w:val="0"/>
        <w:adjustRightInd w:val="0"/>
        <w:spacing w:after="0" w:line="292" w:lineRule="auto"/>
        <w:ind w:firstLine="227"/>
        <w:jc w:val="both"/>
        <w:rPr>
          <w:ins w:id="700" w:author="Jens Schnügger" w:date="2021-06-08T16:55:00Z"/>
          <w:rFonts w:ascii="Arial" w:hAnsi="Arial" w:cs="Arial"/>
          <w:sz w:val="24"/>
          <w:szCs w:val="24"/>
        </w:rPr>
      </w:pPr>
    </w:p>
    <w:p w14:paraId="184876AB" w14:textId="77777777" w:rsidR="00944672" w:rsidRPr="00944672" w:rsidRDefault="00944672" w:rsidP="00944672">
      <w:pPr>
        <w:autoSpaceDE w:val="0"/>
        <w:autoSpaceDN w:val="0"/>
        <w:adjustRightInd w:val="0"/>
        <w:spacing w:after="0" w:line="292" w:lineRule="auto"/>
        <w:ind w:firstLine="227"/>
        <w:jc w:val="center"/>
        <w:rPr>
          <w:rFonts w:ascii="Arial" w:hAnsi="Arial" w:cs="Arial"/>
          <w:sz w:val="24"/>
          <w:szCs w:val="24"/>
        </w:rPr>
      </w:pPr>
      <w:ins w:id="701" w:author="Jens Schnügger" w:date="2021-06-08T16:55:00Z">
        <w:r w:rsidRPr="00944672">
          <w:rPr>
            <w:rFonts w:ascii="Arial" w:hAnsi="Arial" w:cs="Arial"/>
            <w:sz w:val="24"/>
            <w:szCs w:val="24"/>
          </w:rPr>
          <w:t>***</w:t>
        </w:r>
      </w:ins>
    </w:p>
    <w:p w14:paraId="2EFD2B87" w14:textId="77777777" w:rsidR="00944672" w:rsidRPr="00944672" w:rsidRDefault="00944672" w:rsidP="00944672">
      <w:pPr>
        <w:autoSpaceDE w:val="0"/>
        <w:autoSpaceDN w:val="0"/>
        <w:adjustRightInd w:val="0"/>
        <w:spacing w:after="0" w:line="292" w:lineRule="auto"/>
        <w:ind w:firstLine="227"/>
        <w:jc w:val="both"/>
        <w:rPr>
          <w:ins w:id="702" w:author="Jens Schnügger" w:date="2021-06-06T16:38:00Z"/>
          <w:rFonts w:ascii="Arial" w:hAnsi="Arial" w:cs="Arial"/>
          <w:sz w:val="24"/>
          <w:szCs w:val="24"/>
        </w:rPr>
      </w:pPr>
    </w:p>
    <w:p w14:paraId="417BB6BB" w14:textId="77777777" w:rsidR="00944672" w:rsidRPr="00944672" w:rsidRDefault="00944672" w:rsidP="00944672">
      <w:pPr>
        <w:autoSpaceDE w:val="0"/>
        <w:autoSpaceDN w:val="0"/>
        <w:adjustRightInd w:val="0"/>
        <w:spacing w:after="0" w:line="292" w:lineRule="auto"/>
        <w:jc w:val="both"/>
        <w:rPr>
          <w:ins w:id="703" w:author="Jens Schnügger" w:date="2021-06-06T16:59:00Z"/>
          <w:rFonts w:ascii="Arial" w:hAnsi="Arial" w:cs="Arial"/>
          <w:sz w:val="24"/>
          <w:szCs w:val="24"/>
        </w:rPr>
      </w:pPr>
      <w:ins w:id="704" w:author="Jens Schnügger" w:date="2021-06-06T16:38:00Z">
        <w:r w:rsidRPr="00944672">
          <w:rPr>
            <w:rFonts w:ascii="Arial" w:hAnsi="Arial" w:cs="Arial"/>
            <w:sz w:val="24"/>
            <w:szCs w:val="24"/>
          </w:rPr>
          <w:t>Wie zu erwarten, hatte sie lange nicht gehört und hatte bereits mit ihrem Professor begonnen</w:t>
        </w:r>
      </w:ins>
      <w:r w:rsidRPr="00944672">
        <w:rPr>
          <w:rFonts w:ascii="Arial" w:hAnsi="Arial" w:cs="Arial"/>
          <w:sz w:val="24"/>
          <w:szCs w:val="24"/>
        </w:rPr>
        <w:t>,</w:t>
      </w:r>
      <w:ins w:id="705" w:author="Jens Schnügger" w:date="2021-06-06T16:38:00Z">
        <w:r w:rsidRPr="00944672">
          <w:rPr>
            <w:rFonts w:ascii="Arial" w:hAnsi="Arial" w:cs="Arial"/>
            <w:sz w:val="24"/>
            <w:szCs w:val="24"/>
          </w:rPr>
          <w:t xml:space="preserve"> ein alternatives Thema zu suchen, als Sie eines Tages in das Büro des Dekans bestellt wurde. In aller Regel werden Studenten nur bei Verstößen zum Dekan bestellt, und so stand Ananda mit klopfenden Herzen vor dem Büro und fragte sich, was Sie falsch gemacht hatte. „Herein.“ Ware die Antwort auf Ihr Klopfen. „Ah, Ananda, schön dass D</w:t>
        </w:r>
      </w:ins>
      <w:r w:rsidRPr="00944672">
        <w:rPr>
          <w:rFonts w:ascii="Arial" w:hAnsi="Arial" w:cs="Arial"/>
          <w:sz w:val="24"/>
          <w:szCs w:val="24"/>
        </w:rPr>
        <w:t>u</w:t>
      </w:r>
      <w:ins w:id="706" w:author="Jens Schnügger" w:date="2021-06-06T16:42:00Z">
        <w:r w:rsidRPr="00944672">
          <w:rPr>
            <w:rFonts w:ascii="Arial" w:hAnsi="Arial" w:cs="Arial"/>
            <w:sz w:val="24"/>
            <w:szCs w:val="24"/>
          </w:rPr>
          <w:t xml:space="preserve"> es ermöglichen konntest hierher zu kommen.“ „Dekan  Blackett, Sie baten mich zu Ihnen. Darf ich fragen worum es geht?“ „Ananda, ist es richtig, dass Du bei Dr. Paul Norman Deine Masterarbeit zum Thema Eingreiftruppen im urbanen Umfeld schreiben möchtest?“ „Das ist soweit korrekt.“ „Sei bitte so nett und erkläre mir kurz, worum es Deiner Arbeit gehen soll.“ „Ich wusste nic</w:t>
        </w:r>
      </w:ins>
      <w:r w:rsidRPr="00944672">
        <w:rPr>
          <w:rFonts w:ascii="Arial" w:hAnsi="Arial" w:cs="Arial"/>
          <w:sz w:val="24"/>
          <w:szCs w:val="24"/>
        </w:rPr>
        <w:t>h</w:t>
      </w:r>
      <w:ins w:id="707" w:author="Jens Schnügger" w:date="2021-06-06T16:59:00Z">
        <w:r w:rsidRPr="00944672">
          <w:rPr>
            <w:rFonts w:ascii="Arial" w:hAnsi="Arial" w:cs="Arial"/>
            <w:sz w:val="24"/>
            <w:szCs w:val="24"/>
          </w:rPr>
          <w:t>t, dass Sie In</w:t>
        </w:r>
      </w:ins>
      <w:r w:rsidRPr="00944672">
        <w:rPr>
          <w:rFonts w:ascii="Arial" w:hAnsi="Arial" w:cs="Arial"/>
          <w:sz w:val="24"/>
          <w:szCs w:val="24"/>
        </w:rPr>
        <w:t xml:space="preserve"> </w:t>
      </w:r>
      <w:ins w:id="708" w:author="Jens Schnügger" w:date="2021-06-06T16:59:00Z">
        <w:r w:rsidRPr="00944672">
          <w:rPr>
            <w:rFonts w:ascii="Arial" w:hAnsi="Arial" w:cs="Arial"/>
            <w:sz w:val="24"/>
            <w:szCs w:val="24"/>
          </w:rPr>
          <w:t>der Themenvergabe involviert sind. Habe ich Sie bei der Themenfindung übergangen?“ „Nein, das nicht, aber ich habe Deinen Themenwunsch auf meinen Tisch bekommen. Da Du hier einen sensiblen Bereich ansprichst, würde ich gern im Vorwege erfahren, was die Intention Deiner Arbeit ist. Wie Du weißt, ist es meine Aufgabe die Universität vor möglichem Schaden zu bewahren.“ „Wollen Sie mir sagen, dass ich das Thema nicht nehmen soll?“ „Nein, genau das möchte ich nicht, aber ich möchte Wissen, was Du mit der Arbeit erreichen willst.“</w:t>
        </w:r>
      </w:ins>
    </w:p>
    <w:p w14:paraId="421DF1DC" w14:textId="77777777" w:rsidR="00944672" w:rsidRPr="00944672" w:rsidRDefault="00944672" w:rsidP="00944672">
      <w:pPr>
        <w:autoSpaceDE w:val="0"/>
        <w:autoSpaceDN w:val="0"/>
        <w:adjustRightInd w:val="0"/>
        <w:spacing w:after="0" w:line="292" w:lineRule="auto"/>
        <w:ind w:firstLine="227"/>
        <w:jc w:val="both"/>
        <w:rPr>
          <w:ins w:id="709" w:author="Jens Schnügger" w:date="2021-06-06T17:07:00Z"/>
          <w:rFonts w:ascii="Arial" w:hAnsi="Arial" w:cs="Arial"/>
          <w:sz w:val="24"/>
          <w:szCs w:val="24"/>
        </w:rPr>
      </w:pPr>
      <w:ins w:id="710" w:author="Jens Schnügger" w:date="2021-06-06T16:59:00Z">
        <w:r w:rsidRPr="00944672">
          <w:rPr>
            <w:rFonts w:ascii="Arial" w:hAnsi="Arial" w:cs="Arial"/>
            <w:sz w:val="24"/>
            <w:szCs w:val="24"/>
          </w:rPr>
          <w:t>„Das verstehe ich nicht ganz, aber ich antworte trotzdem. Wenn Sie als Beispiel London nehmen. Wir haben in London zwei verschiedene Polizeistrukturen, die MET und Scotland Yard, beide haben natürlich unterschiedliche Aufgabenbereiche, aber wenn es zu einem Notfall kommt, müssen alle an einem Strang ziehen. Wenn z.B. ein Terrorist ein Attentat verübt und noch vor Ort ist. Wer ist dann zuständig und wer koordiniert den Einsatz. Wenn jetzt noch der Bedarf an Sondereinsatzkräften bes</w:t>
        </w:r>
      </w:ins>
      <w:r w:rsidRPr="00944672">
        <w:rPr>
          <w:rFonts w:ascii="Arial" w:hAnsi="Arial" w:cs="Arial"/>
          <w:sz w:val="24"/>
          <w:szCs w:val="24"/>
        </w:rPr>
        <w:t>t</w:t>
      </w:r>
      <w:ins w:id="711" w:author="Jens Schnügger" w:date="2021-06-06T17:07:00Z">
        <w:r w:rsidRPr="00944672">
          <w:rPr>
            <w:rFonts w:ascii="Arial" w:hAnsi="Arial" w:cs="Arial"/>
            <w:sz w:val="24"/>
            <w:szCs w:val="24"/>
          </w:rPr>
          <w:t xml:space="preserve">eht, wer darf bzw. muss die SAS anfordern und welche Informationen werden weitergeleitet. Ich kann mir vorstellen, dass es einen Plan gibt, der ein solches Szenario abdeckt, aber ich würde gern herausfinden, ob alle Permutationen durchdacht wurden. Soweit die Idee die mich zu diesem Thema geführt hat.“ </w:t>
        </w:r>
      </w:ins>
    </w:p>
    <w:p w14:paraId="11D45B2B" w14:textId="77777777" w:rsidR="00944672" w:rsidRPr="00944672" w:rsidRDefault="00944672" w:rsidP="00944672">
      <w:pPr>
        <w:autoSpaceDE w:val="0"/>
        <w:autoSpaceDN w:val="0"/>
        <w:adjustRightInd w:val="0"/>
        <w:spacing w:after="0" w:line="292" w:lineRule="auto"/>
        <w:ind w:firstLine="227"/>
        <w:jc w:val="both"/>
        <w:rPr>
          <w:ins w:id="712" w:author="Jens Schnügger" w:date="2021-06-06T17:07:00Z"/>
          <w:rFonts w:ascii="Arial" w:hAnsi="Arial" w:cs="Arial"/>
          <w:sz w:val="24"/>
          <w:szCs w:val="24"/>
        </w:rPr>
      </w:pPr>
      <w:ins w:id="713" w:author="Jens Schnügger" w:date="2021-06-06T17:07:00Z">
        <w:r w:rsidRPr="00944672">
          <w:rPr>
            <w:rFonts w:ascii="Arial" w:hAnsi="Arial" w:cs="Arial"/>
            <w:sz w:val="24"/>
            <w:szCs w:val="24"/>
          </w:rPr>
          <w:lastRenderedPageBreak/>
          <w:t>Ohne Vorwarnung ging plötzlich die Tür zum Nebenzimmer auf. „Dekan Blackett, vielen Dank für die freundliche Unterstützung. Wäre es möglich, dass ich mit der jungen Dame allein sprechen kann?“ „Chief Superintendent  das ist kein Problenm, ich wollte mir sowieso gerade einen Kaffee holen gehen.“ Dass der Dekan so unterwürfig war, lies Ananda einen Schauer über den Rücken laufen.</w:t>
        </w:r>
      </w:ins>
    </w:p>
    <w:p w14:paraId="1ABA36B9" w14:textId="77777777" w:rsidR="00944672" w:rsidRPr="00944672" w:rsidRDefault="00944672" w:rsidP="00944672">
      <w:pPr>
        <w:autoSpaceDE w:val="0"/>
        <w:autoSpaceDN w:val="0"/>
        <w:adjustRightInd w:val="0"/>
        <w:spacing w:after="0" w:line="292" w:lineRule="auto"/>
        <w:ind w:firstLine="227"/>
        <w:jc w:val="both"/>
        <w:rPr>
          <w:ins w:id="714" w:author="Jens Schnügger" w:date="2021-06-08T15:27:00Z"/>
          <w:rFonts w:ascii="Arial" w:hAnsi="Arial" w:cs="Arial"/>
          <w:sz w:val="24"/>
          <w:szCs w:val="24"/>
        </w:rPr>
      </w:pPr>
      <w:ins w:id="715" w:author="Jens Schnügger" w:date="2021-06-06T17:07:00Z">
        <w:r w:rsidRPr="00944672">
          <w:rPr>
            <w:rFonts w:ascii="Arial" w:hAnsi="Arial" w:cs="Arial"/>
            <w:sz w:val="24"/>
            <w:szCs w:val="24"/>
          </w:rPr>
          <w:t xml:space="preserve">„Sie sind Ananda Khalebendi, geboren auf den Fiji Inseln und jetzt Studentin im Masterlehrgang Security Management unter Dr. Paul Norman?“ Ananda nickte aus Reflex. „Ich bin Chief Superintendent David Whitmore  von der Londoner Metropolitan Police.“ „Ok?!.“„Ich sehe, Du versuchst Dir gerade einen Reim darauf zu machen, was hier gerade passiert.“ „Das kann man so sehen.“ </w:t>
        </w:r>
      </w:ins>
    </w:p>
    <w:p w14:paraId="74D21039" w14:textId="77777777" w:rsidR="00944672" w:rsidRPr="00944672" w:rsidRDefault="00944672" w:rsidP="00944672">
      <w:pPr>
        <w:autoSpaceDE w:val="0"/>
        <w:autoSpaceDN w:val="0"/>
        <w:adjustRightInd w:val="0"/>
        <w:spacing w:after="0" w:line="292" w:lineRule="auto"/>
        <w:ind w:firstLine="227"/>
        <w:jc w:val="both"/>
        <w:rPr>
          <w:ins w:id="716" w:author="Jens Schnügger" w:date="2021-06-08T15:27:00Z"/>
          <w:rFonts w:ascii="Arial" w:hAnsi="Arial" w:cs="Arial"/>
          <w:sz w:val="24"/>
          <w:szCs w:val="24"/>
        </w:rPr>
      </w:pPr>
      <w:ins w:id="717" w:author="Jens Schnügger" w:date="2021-06-08T15:27:00Z">
        <w:r w:rsidRPr="00944672">
          <w:rPr>
            <w:rFonts w:ascii="Arial" w:hAnsi="Arial" w:cs="Arial"/>
            <w:sz w:val="24"/>
            <w:szCs w:val="24"/>
          </w:rPr>
          <w:t xml:space="preserve">„Du hast die Metropolitan Police darum gebeten, Dir bei Deinen Recherchen zu helfen. Was nicht deutlich wurde, war, wer Du bist, warum Du Dir das Thema ausgesucht hast und was Du eigentlich erreichen willst.“ </w:t>
        </w:r>
      </w:ins>
    </w:p>
    <w:p w14:paraId="39C563AD" w14:textId="77777777" w:rsidR="00944672" w:rsidRPr="00944672" w:rsidRDefault="00944672" w:rsidP="00944672">
      <w:pPr>
        <w:autoSpaceDE w:val="0"/>
        <w:autoSpaceDN w:val="0"/>
        <w:adjustRightInd w:val="0"/>
        <w:spacing w:after="0" w:line="292" w:lineRule="auto"/>
        <w:ind w:firstLine="227"/>
        <w:jc w:val="both"/>
        <w:rPr>
          <w:ins w:id="718" w:author="Jens Schnügger" w:date="2021-06-08T15:27:00Z"/>
          <w:rFonts w:ascii="Arial" w:hAnsi="Arial" w:cs="Arial"/>
          <w:sz w:val="24"/>
          <w:szCs w:val="24"/>
        </w:rPr>
      </w:pPr>
      <w:ins w:id="719" w:author="Jens Schnügger" w:date="2021-06-08T15:27:00Z">
        <w:r w:rsidRPr="00944672">
          <w:rPr>
            <w:rFonts w:ascii="Arial" w:hAnsi="Arial" w:cs="Arial"/>
            <w:sz w:val="24"/>
            <w:szCs w:val="24"/>
          </w:rPr>
          <w:t>„Das verstehe ich. Jetzt da mich so fragen, sehe ich, dass ich auch hätte spionieren wollen können um ggf Schwachstellen für einen Terroranschlag auszunutzen.“ „Das ist korrekt.“ „OK, was muss ich tun, damit Sie mir glauben, dass ich für das Thema brenne? – und zwar im positiven Sinn?“</w:t>
        </w:r>
      </w:ins>
    </w:p>
    <w:p w14:paraId="648DBF2F" w14:textId="77777777" w:rsidR="00944672" w:rsidRPr="00944672" w:rsidRDefault="00944672" w:rsidP="00944672">
      <w:pPr>
        <w:autoSpaceDE w:val="0"/>
        <w:autoSpaceDN w:val="0"/>
        <w:adjustRightInd w:val="0"/>
        <w:spacing w:after="0" w:line="292" w:lineRule="auto"/>
        <w:ind w:firstLine="227"/>
        <w:jc w:val="both"/>
        <w:rPr>
          <w:ins w:id="720" w:author="Jens Schnügger" w:date="2021-06-08T15:35:00Z"/>
          <w:rFonts w:ascii="Arial" w:hAnsi="Arial" w:cs="Arial"/>
          <w:sz w:val="24"/>
          <w:szCs w:val="24"/>
        </w:rPr>
      </w:pPr>
      <w:ins w:id="721" w:author="Jens Schnügger" w:date="2021-06-08T15:27:00Z">
        <w:r w:rsidRPr="00944672">
          <w:rPr>
            <w:rFonts w:ascii="Arial" w:hAnsi="Arial" w:cs="Arial"/>
            <w:sz w:val="24"/>
            <w:szCs w:val="24"/>
          </w:rPr>
          <w:t>„Ich mache Ihnen einen Vorschlag. Sie schreiben eine Masterarbeit für uns.“ „Oh.“ „Bevor Sie zusagen. Die Uni nimmt die Arbeit nach wissenschaftlichen Kriterien ab, aber die Arbeit bleibt unter Verschluss. Die Arbeit wird damit zur Geheimsache. Alle benutzen Dokument</w:t>
        </w:r>
      </w:ins>
      <w:r w:rsidRPr="00944672">
        <w:rPr>
          <w:rFonts w:ascii="Arial" w:hAnsi="Arial" w:cs="Arial"/>
          <w:sz w:val="24"/>
          <w:szCs w:val="24"/>
        </w:rPr>
        <w:t>e</w:t>
      </w:r>
      <w:ins w:id="722" w:author="Jens Schnügger" w:date="2021-06-08T15:35:00Z">
        <w:r w:rsidRPr="00944672">
          <w:rPr>
            <w:rFonts w:ascii="Arial" w:hAnsi="Arial" w:cs="Arial"/>
            <w:sz w:val="24"/>
            <w:szCs w:val="24"/>
          </w:rPr>
          <w:t>, Vorabversionen etc. gehen an uns. Ein Computerforensiker wird auf allen Ihren Geräten die S</w:t>
        </w:r>
      </w:ins>
      <w:r w:rsidRPr="00944672">
        <w:rPr>
          <w:rFonts w:ascii="Arial" w:hAnsi="Arial" w:cs="Arial"/>
          <w:sz w:val="24"/>
          <w:szCs w:val="24"/>
        </w:rPr>
        <w:t>p</w:t>
      </w:r>
      <w:ins w:id="723" w:author="Jens Schnügger" w:date="2021-06-08T15:35:00Z">
        <w:r w:rsidRPr="00944672">
          <w:rPr>
            <w:rFonts w:ascii="Arial" w:hAnsi="Arial" w:cs="Arial"/>
            <w:sz w:val="24"/>
            <w:szCs w:val="24"/>
          </w:rPr>
          <w:t xml:space="preserve">uren der Arbeit löschen. Ein Expertenteam wird ihre Wohnung durchsuchen und sicherstellen, dass keine Materialien bei Ihnen verbleiben.“ „Aber...“ „Sie wollen wissen, was auf der Haben-Seite ist?“ „Ja.“ </w:t>
        </w:r>
      </w:ins>
    </w:p>
    <w:p w14:paraId="2CEC5806" w14:textId="77777777" w:rsidR="00944672" w:rsidRPr="00944672" w:rsidRDefault="00944672" w:rsidP="00944672">
      <w:pPr>
        <w:autoSpaceDE w:val="0"/>
        <w:autoSpaceDN w:val="0"/>
        <w:adjustRightInd w:val="0"/>
        <w:spacing w:after="0" w:line="292" w:lineRule="auto"/>
        <w:ind w:firstLine="227"/>
        <w:jc w:val="both"/>
        <w:rPr>
          <w:ins w:id="724" w:author="Jens Schnügger" w:date="2021-06-08T15:35:00Z"/>
          <w:rFonts w:ascii="Arial" w:hAnsi="Arial" w:cs="Arial"/>
          <w:sz w:val="24"/>
          <w:szCs w:val="24"/>
        </w:rPr>
      </w:pPr>
      <w:ins w:id="725" w:author="Jens Schnügger" w:date="2021-06-08T15:35:00Z">
        <w:r w:rsidRPr="00944672">
          <w:rPr>
            <w:rFonts w:ascii="Arial" w:hAnsi="Arial" w:cs="Arial"/>
            <w:sz w:val="24"/>
            <w:szCs w:val="24"/>
          </w:rPr>
          <w:t>„Wir haben seit einem Jahr eine Idee und konnten diese nicht in Worte fassen. Dann kam Ihre Anfrage und fasste unseren Ansatz knapp zusammen. Das machte mich auf Sie aufmerksam. Sie sind durchleuchtet worden, bevor ich mich entschied, hierher zu fahren. Ich wollte Sie überraschen und aus dem Tritt bringen, sehen wie Sie reagieren.“</w:t>
        </w:r>
      </w:ins>
    </w:p>
    <w:p w14:paraId="01F9B1E1" w14:textId="77777777" w:rsidR="00944672" w:rsidRPr="00944672" w:rsidRDefault="00944672" w:rsidP="00944672">
      <w:pPr>
        <w:autoSpaceDE w:val="0"/>
        <w:autoSpaceDN w:val="0"/>
        <w:adjustRightInd w:val="0"/>
        <w:spacing w:after="0" w:line="292" w:lineRule="auto"/>
        <w:ind w:firstLine="227"/>
        <w:jc w:val="both"/>
        <w:rPr>
          <w:ins w:id="726" w:author="Jens Schnügger" w:date="2021-06-08T15:35:00Z"/>
          <w:rFonts w:ascii="Arial" w:hAnsi="Arial" w:cs="Arial"/>
          <w:sz w:val="24"/>
          <w:szCs w:val="24"/>
        </w:rPr>
      </w:pPr>
      <w:ins w:id="727" w:author="Jens Schnügger" w:date="2021-06-08T15:35:00Z">
        <w:r w:rsidRPr="00944672">
          <w:rPr>
            <w:rFonts w:ascii="Arial" w:hAnsi="Arial" w:cs="Arial"/>
            <w:sz w:val="24"/>
            <w:szCs w:val="24"/>
          </w:rPr>
          <w:t>„Darf ich jetzt?“ „Gern.“ „Die Überrumpelung ist Ihnen gelungen. Und ich gebe zu, dass ich beim Schreiben etwas arg blauäugig war. Wie genau stellen Sie sich das mit der Auftragsarbeit vor?“ „Jetzt überraschst Du mich. Ich schlage Dir als Forschungsfrage vor: ‚Braucht die Polizei in London eine eigene schnelle Eingreiftruppe und wenn ja, wo sollte diese angesiedelt sein?‘ Falls Dir das so recht ist?“</w:t>
        </w:r>
      </w:ins>
    </w:p>
    <w:p w14:paraId="6329B417" w14:textId="77777777" w:rsidR="00944672" w:rsidRPr="00944672" w:rsidRDefault="00944672" w:rsidP="00944672">
      <w:pPr>
        <w:autoSpaceDE w:val="0"/>
        <w:autoSpaceDN w:val="0"/>
        <w:adjustRightInd w:val="0"/>
        <w:spacing w:after="0" w:line="292" w:lineRule="auto"/>
        <w:ind w:firstLine="227"/>
        <w:jc w:val="both"/>
        <w:rPr>
          <w:ins w:id="728" w:author="Jens Schnügger" w:date="2021-06-08T15:35:00Z"/>
          <w:rFonts w:ascii="Arial" w:hAnsi="Arial" w:cs="Arial"/>
          <w:sz w:val="24"/>
          <w:szCs w:val="24"/>
        </w:rPr>
      </w:pPr>
      <w:ins w:id="729" w:author="Jens Schnügger" w:date="2021-06-08T15:35:00Z">
        <w:r w:rsidRPr="00944672">
          <w:rPr>
            <w:rFonts w:ascii="Arial" w:hAnsi="Arial" w:cs="Arial"/>
            <w:sz w:val="24"/>
            <w:szCs w:val="24"/>
          </w:rPr>
          <w:t xml:space="preserve">„Klingt ersteinmal gut. Wie stellen Sie sich die Zusammenarbeit vor?“ „Wir haben uns gedacht, dass Du für sechs Monate bei uns arbeitest und dann Deine Arbeit verfasst.“ „Ich würde gern einen Gegenvorschlag machen.“ „Ach ja?!“ „Sein Sie nicht so skeptisch. Ich schlage vor, dass ich zum einen 9 Monate bleibe. Zum anderen die Arbeit nur und ausschließlich dort an meinem Arbeitsplatz die Arbeit schreibe. Bevor Sie fragen: Wenn </w:t>
        </w:r>
        <w:r w:rsidRPr="00944672">
          <w:rPr>
            <w:rFonts w:ascii="Arial" w:hAnsi="Arial" w:cs="Arial"/>
            <w:sz w:val="24"/>
            <w:szCs w:val="24"/>
          </w:rPr>
          <w:lastRenderedPageBreak/>
          <w:t>ich dort schreibe, haben es die Forensiker leichter und zum anderen, wenn ich Probleme mit Informationen habe, bin ich vor Ort und kann fragen.“</w:t>
        </w:r>
      </w:ins>
    </w:p>
    <w:p w14:paraId="51EECEC4" w14:textId="77777777" w:rsidR="00944672" w:rsidRPr="00944672" w:rsidRDefault="00944672" w:rsidP="00944672">
      <w:pPr>
        <w:autoSpaceDE w:val="0"/>
        <w:autoSpaceDN w:val="0"/>
        <w:adjustRightInd w:val="0"/>
        <w:spacing w:after="0" w:line="292" w:lineRule="auto"/>
        <w:ind w:firstLine="227"/>
        <w:jc w:val="both"/>
        <w:rPr>
          <w:ins w:id="730" w:author="Jens Schnügger" w:date="2021-06-08T15:35:00Z"/>
          <w:rFonts w:ascii="Arial" w:hAnsi="Arial" w:cs="Arial"/>
          <w:sz w:val="24"/>
          <w:szCs w:val="24"/>
        </w:rPr>
      </w:pPr>
      <w:ins w:id="731" w:author="Jens Schnügger" w:date="2021-06-08T15:35:00Z">
        <w:r w:rsidRPr="00944672">
          <w:rPr>
            <w:rFonts w:ascii="Arial" w:hAnsi="Arial" w:cs="Arial"/>
            <w:sz w:val="24"/>
            <w:szCs w:val="24"/>
          </w:rPr>
          <w:t>„Diese Idee hatten wir auch, wollten Dich aber nicht überfallen. Einverstanden. Bitte komme nächste Woche Donnerstag um 11:30 Uhr in mein Büro. Ich bin im Haus von Scotland Yard. Melde Dich am Empfang. Dann zeige ich Dir das Umfeld. Danach musst Du unverbindlich Ja oder Nein sagen.“</w:t>
        </w:r>
      </w:ins>
    </w:p>
    <w:p w14:paraId="517F221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p>
    <w:p w14:paraId="154B09D2"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ins w:id="732" w:author="Jens Schnügger" w:date="2021-06-08T16:55:00Z">
        <w:r w:rsidRPr="00944672">
          <w:rPr>
            <w:rFonts w:ascii="Arial" w:hAnsi="Arial" w:cs="Arial"/>
            <w:sz w:val="24"/>
            <w:szCs w:val="24"/>
          </w:rPr>
          <w:t>***</w:t>
        </w:r>
      </w:ins>
    </w:p>
    <w:p w14:paraId="7AC48BBC" w14:textId="77777777" w:rsidR="00944672" w:rsidRPr="00944672" w:rsidRDefault="00944672" w:rsidP="00944672">
      <w:pPr>
        <w:autoSpaceDE w:val="0"/>
        <w:autoSpaceDN w:val="0"/>
        <w:adjustRightInd w:val="0"/>
        <w:spacing w:after="0" w:line="292" w:lineRule="auto"/>
        <w:ind w:firstLine="227"/>
        <w:jc w:val="both"/>
        <w:rPr>
          <w:ins w:id="733" w:author="Jens Schnügger" w:date="2021-06-08T15:55:00Z"/>
          <w:rFonts w:ascii="Arial" w:hAnsi="Arial" w:cs="Arial"/>
          <w:sz w:val="24"/>
          <w:szCs w:val="24"/>
        </w:rPr>
      </w:pPr>
    </w:p>
    <w:p w14:paraId="6131B251" w14:textId="77777777" w:rsidR="00944672" w:rsidRPr="00944672" w:rsidRDefault="00944672" w:rsidP="00944672">
      <w:pPr>
        <w:autoSpaceDE w:val="0"/>
        <w:autoSpaceDN w:val="0"/>
        <w:adjustRightInd w:val="0"/>
        <w:spacing w:after="0" w:line="292" w:lineRule="auto"/>
        <w:jc w:val="both"/>
        <w:rPr>
          <w:ins w:id="734" w:author="Jens Schnügger" w:date="2021-06-08T15:55:00Z"/>
          <w:rFonts w:ascii="Arial" w:hAnsi="Arial" w:cs="Arial"/>
          <w:sz w:val="24"/>
          <w:szCs w:val="24"/>
        </w:rPr>
      </w:pPr>
      <w:ins w:id="735" w:author="Jens Schnügger" w:date="2021-06-08T15:55:00Z">
        <w:r w:rsidRPr="00944672">
          <w:rPr>
            <w:rFonts w:ascii="Arial" w:hAnsi="Arial" w:cs="Arial"/>
            <w:sz w:val="24"/>
            <w:szCs w:val="24"/>
          </w:rPr>
          <w:t>Das war vor einem halben Jahr und Ananda saß an ihrem Schreibtisch im Scotland Yard Haus und sichtete die Informationen, die sie bei Ihrem Besuch mit David Whitmore in Herford bei der SAS gesammelt hatte.</w:t>
        </w:r>
      </w:ins>
    </w:p>
    <w:p w14:paraId="4A92B38D" w14:textId="77777777" w:rsidR="00944672" w:rsidRPr="00944672" w:rsidRDefault="00944672" w:rsidP="00944672">
      <w:pPr>
        <w:autoSpaceDE w:val="0"/>
        <w:autoSpaceDN w:val="0"/>
        <w:adjustRightInd w:val="0"/>
        <w:spacing w:after="0" w:line="292" w:lineRule="auto"/>
        <w:ind w:firstLine="227"/>
        <w:jc w:val="both"/>
        <w:rPr>
          <w:ins w:id="736" w:author="Jens Schnügger" w:date="2021-06-09T17:36:00Z"/>
          <w:rFonts w:ascii="Arial" w:hAnsi="Arial" w:cs="Arial"/>
          <w:sz w:val="24"/>
          <w:szCs w:val="24"/>
        </w:rPr>
      </w:pPr>
      <w:ins w:id="737" w:author="Jens Schnügger" w:date="2021-06-08T15:55:00Z">
        <w:r w:rsidRPr="00944672">
          <w:rPr>
            <w:rFonts w:ascii="Arial" w:hAnsi="Arial" w:cs="Arial"/>
            <w:sz w:val="24"/>
            <w:szCs w:val="24"/>
          </w:rPr>
          <w:t>Die SAS hatte vier Wochen lang Zeit gebraucht, um Ananda zu durchleuchten, und selbst nach Fürsprache durch David Whitmore sich weiterhin gesträubt sie auf das Gelände zu lassen. Ananda hatte die SAS darum gebeten mit dem Pressechef und dem Leiter für strategische Operationen sprechen zu dürfen, einen Einblick in die Ausbildung hatte sie explizit abgelehnt. Somit konnte der Besuch auf den Eingangsbereich der Kaserne beschränkt werden und es wurde keine Geheimnisse verraten.</w:t>
        </w:r>
      </w:ins>
    </w:p>
    <w:p w14:paraId="78FF182A" w14:textId="77777777" w:rsidR="00944672" w:rsidRPr="00944672" w:rsidRDefault="00944672" w:rsidP="00944672">
      <w:pPr>
        <w:autoSpaceDE w:val="0"/>
        <w:autoSpaceDN w:val="0"/>
        <w:adjustRightInd w:val="0"/>
        <w:spacing w:after="0" w:line="292" w:lineRule="auto"/>
        <w:ind w:firstLine="227"/>
        <w:jc w:val="both"/>
        <w:rPr>
          <w:ins w:id="738" w:author="Jens Schnügger" w:date="2021-06-09T17:42:00Z"/>
          <w:rFonts w:ascii="Arial" w:hAnsi="Arial" w:cs="Arial"/>
          <w:sz w:val="24"/>
          <w:szCs w:val="24"/>
        </w:rPr>
      </w:pPr>
      <w:ins w:id="739" w:author="Jens Schnügger" w:date="2021-06-09T17:36:00Z">
        <w:r w:rsidRPr="00944672">
          <w:rPr>
            <w:rFonts w:ascii="Arial" w:hAnsi="Arial" w:cs="Arial"/>
            <w:sz w:val="24"/>
            <w:szCs w:val="24"/>
          </w:rPr>
          <w:t>Ananda hatte sich in die vorhandenen Unterlagen zum Thema Terrorbekämpfung und in die entsprechenden Alarmpläne eingearbeitet. In der Einarbeitungszeit hatte sie Verständnisfragen gestellt und angefangen die Logik von Teilbereichen zu hinterfragen. David Whitmore war begeistert, denn Ananda entpuppte sich als ausgesprochen talentiert im Bereich der Strategieentwicklung. Wenn sie Themen hinterfragte, forderte er alle notwendigen Unterlagen an und zum Teil wurden die Berichte angefordert, auf denen Entscheidungen getroffen respektive geplant</w:t>
        </w:r>
      </w:ins>
      <w:r w:rsidRPr="00944672">
        <w:rPr>
          <w:rFonts w:ascii="Arial" w:hAnsi="Arial" w:cs="Arial"/>
          <w:sz w:val="24"/>
          <w:szCs w:val="24"/>
        </w:rPr>
        <w:t>,</w:t>
      </w:r>
      <w:ins w:id="740" w:author="Jens Schnügger" w:date="2021-06-09T17:42:00Z">
        <w:r w:rsidRPr="00944672">
          <w:rPr>
            <w:rFonts w:ascii="Arial" w:hAnsi="Arial" w:cs="Arial"/>
            <w:sz w:val="24"/>
            <w:szCs w:val="24"/>
          </w:rPr>
          <w:t xml:space="preserve"> basierten. Diese Grundlagenrecherche brachte sie dazu, einen Termin mit der SAS zu erbitten.</w:t>
        </w:r>
      </w:ins>
    </w:p>
    <w:p w14:paraId="6D4EEB55" w14:textId="77777777" w:rsidR="00944672" w:rsidRPr="00944672" w:rsidRDefault="00944672" w:rsidP="00944672">
      <w:pPr>
        <w:autoSpaceDE w:val="0"/>
        <w:autoSpaceDN w:val="0"/>
        <w:adjustRightInd w:val="0"/>
        <w:spacing w:after="0" w:line="292" w:lineRule="auto"/>
        <w:ind w:firstLine="227"/>
        <w:jc w:val="both"/>
        <w:rPr>
          <w:ins w:id="741" w:author="Jens Schnügger" w:date="2021-06-09T17:42:00Z"/>
          <w:rFonts w:ascii="Arial" w:hAnsi="Arial" w:cs="Arial"/>
          <w:sz w:val="24"/>
          <w:szCs w:val="24"/>
        </w:rPr>
      </w:pPr>
      <w:ins w:id="742" w:author="Jens Schnügger" w:date="2021-06-09T17:42:00Z">
        <w:r w:rsidRPr="00944672">
          <w:rPr>
            <w:rFonts w:ascii="Arial" w:hAnsi="Arial" w:cs="Arial"/>
            <w:sz w:val="24"/>
            <w:szCs w:val="24"/>
          </w:rPr>
          <w:t>Sie erbat den Pressechef der Truppe, um sicherzugehen, dass Aussagen kontrolliert wurden, aber ihr eigentliches Interesse war das Gespräch mit Colonel Anthony Wilson, der das Strategiekommando der SAS leitete. Als Vorbereitung auf das Gespräch nahm sie die Berichte, die ihr vorlagen, und stellte diesem dem Colonel zur Verfügung, zusätzlich bat sie darum, dass Reaktionszeiten für die gelieferten Szenarien berechnet wurden.</w:t>
        </w:r>
      </w:ins>
    </w:p>
    <w:p w14:paraId="07A70143"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ins w:id="743" w:author="Jens Schnügger" w:date="2021-06-09T17:42:00Z">
        <w:r w:rsidRPr="00944672">
          <w:rPr>
            <w:rFonts w:ascii="Arial" w:hAnsi="Arial" w:cs="Arial"/>
            <w:sz w:val="24"/>
            <w:szCs w:val="24"/>
          </w:rPr>
          <w:t>„Colonel Wilson, Sergeant Brooke, vielen Dank, dass sie diese Gepräch ermöglicht haben.“ Eröffnete David Whitmore das Gespräch. „Frau Ananda Khalebendi erarbeite</w:t>
        </w:r>
      </w:ins>
      <w:r w:rsidRPr="00944672">
        <w:rPr>
          <w:rFonts w:ascii="Arial" w:hAnsi="Arial" w:cs="Arial"/>
          <w:sz w:val="24"/>
          <w:szCs w:val="24"/>
        </w:rPr>
        <w:t>t</w:t>
      </w:r>
      <w:ins w:id="744" w:author="Jens Schnügger" w:date="2021-06-09T18:02:00Z">
        <w:r w:rsidRPr="00944672">
          <w:rPr>
            <w:rFonts w:ascii="Arial" w:hAnsi="Arial" w:cs="Arial"/>
            <w:sz w:val="24"/>
            <w:szCs w:val="24"/>
          </w:rPr>
          <w:t xml:space="preserve"> eine Masterarbeit zum Thema innere Sicherheit, mit dem Schwerpunkt Terrorbekämpfung. Die Arbeit wird nach erscheinen zu Geheimsache erklärt und steht damit der Öffentlichkeit nicht zur Verfügung. Die Begutachtung der Arbeit durch Professor Paul wird unter polizeilicher Aufsicht erfolgen. Der Professor hat sich im Vorwege </w:t>
        </w:r>
        <w:r w:rsidRPr="00944672">
          <w:rPr>
            <w:rFonts w:ascii="Arial" w:hAnsi="Arial" w:cs="Arial"/>
            <w:sz w:val="24"/>
            <w:szCs w:val="24"/>
          </w:rPr>
          <w:lastRenderedPageBreak/>
          <w:t xml:space="preserve">bereiterklärt, dass die Notizen, der sich macht ebenfalls an uns gehen. Kopien der Arbeit dürfen nicht angefertigt werden.“ </w:t>
        </w:r>
      </w:ins>
    </w:p>
    <w:p w14:paraId="2CE811AD" w14:textId="77777777" w:rsidR="00944672" w:rsidRPr="00944672" w:rsidRDefault="00944672" w:rsidP="00944672">
      <w:pPr>
        <w:autoSpaceDE w:val="0"/>
        <w:autoSpaceDN w:val="0"/>
        <w:adjustRightInd w:val="0"/>
        <w:spacing w:after="0" w:line="292" w:lineRule="auto"/>
        <w:ind w:firstLine="227"/>
        <w:jc w:val="both"/>
        <w:rPr>
          <w:ins w:id="745" w:author="Jens Schnügger" w:date="2021-06-09T18:10:00Z"/>
          <w:rFonts w:ascii="Arial" w:hAnsi="Arial" w:cs="Arial"/>
          <w:sz w:val="24"/>
          <w:szCs w:val="24"/>
        </w:rPr>
      </w:pPr>
      <w:ins w:id="746" w:author="Jens Schnügger" w:date="2021-06-09T18:05:00Z">
        <w:r w:rsidRPr="00944672">
          <w:rPr>
            <w:rFonts w:ascii="Arial" w:hAnsi="Arial" w:cs="Arial"/>
            <w:sz w:val="24"/>
            <w:szCs w:val="24"/>
          </w:rPr>
          <w:t>Whitmore blickte zu den beiden Soldaten. „Wir haben Ihnen vorab Berichte zukommen lassen, um die es heute gehen soll. Ich gehe davon aus, dass zum einen diese Berichte ihnen bereits vorlagen und zum anderen, dass sie Ihre Unterlagen intern gesichtet haben. Soweit von mir die Einordnung.“ „Chief Superintendent, Frau Khalebendi, willkommen bei uns und vielen Dank für die bereitgestellten Unterlagen. Wir haben, wie sie gewünscht hatten, die Unterlagen gesichtet und ein entsprechendes Szenario erarbeitet.“ Der Pressesprecher hatte bewusst vermieden</w:t>
        </w:r>
      </w:ins>
      <w:r w:rsidRPr="00944672">
        <w:rPr>
          <w:rFonts w:ascii="Arial" w:hAnsi="Arial" w:cs="Arial"/>
          <w:sz w:val="24"/>
          <w:szCs w:val="24"/>
        </w:rPr>
        <w:t>,</w:t>
      </w:r>
      <w:ins w:id="747" w:author="Jens Schnügger" w:date="2021-06-09T18:10:00Z">
        <w:r w:rsidRPr="00944672">
          <w:rPr>
            <w:rFonts w:ascii="Arial" w:hAnsi="Arial" w:cs="Arial"/>
            <w:sz w:val="24"/>
            <w:szCs w:val="24"/>
          </w:rPr>
          <w:t xml:space="preserve"> zu sagen, ob diese Informationen zuvor schon vorgelegen hatten, das ging die Besucher nichts an. „Frau Khalebendi, bitte sagen Sie uns, was genau Sie wissen möchten.“</w:t>
        </w:r>
      </w:ins>
    </w:p>
    <w:p w14:paraId="5DFAE56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ins w:id="748" w:author="Jens Schnügger" w:date="2021-06-09T18:10:00Z">
        <w:r w:rsidRPr="00944672">
          <w:rPr>
            <w:rFonts w:ascii="Arial" w:hAnsi="Arial" w:cs="Arial"/>
            <w:sz w:val="24"/>
            <w:szCs w:val="24"/>
          </w:rPr>
          <w:t>Ananda griff zu Ihrer Tasche und holte die Planungsunterlagen heraus. „Meine Herren,“ sie blickte von einem zum anderen und nahm dann Colonel Anthony Wilson ins Visier. „Vielen Dank, dass Sie meine Fragen,  im Rahmen des möglichen,“ drei Köpfe nickten, „beantworten. Als Einstieg  möchte ich mit dem Szenario eins beginnen.“ Sie rollte die Plankarten aus, auf denen die Gefährdungssituation als Lagebild dargestellt wurde. „Wie immer bei Planspielen, müssen wir von bestimmten Hypothesen ausgehen, die die Grundlage der Planung bilden. Was wiederum bedeutet, dass das Szenario entweder zu locker oder aber zu streng geplant wird. Das hier vorliegende Szenario geht von fünf verteilten Angreifern aus, von denen drei einen Doppeldeckerbus in Ihre Gewalt gebracht haben. Dann wurde der Bus so abgestellt, dass die verbleibenden beiden</w:t>
        </w:r>
      </w:ins>
      <w:r w:rsidRPr="00944672">
        <w:rPr>
          <w:rFonts w:ascii="Arial" w:hAnsi="Arial" w:cs="Arial"/>
          <w:sz w:val="24"/>
          <w:szCs w:val="24"/>
        </w:rPr>
        <w:t>,</w:t>
      </w:r>
      <w:ins w:id="749" w:author="Jens Schnügger" w:date="2021-06-09T18:20:00Z">
        <w:r w:rsidRPr="00944672">
          <w:rPr>
            <w:rFonts w:ascii="Arial" w:hAnsi="Arial" w:cs="Arial"/>
            <w:sz w:val="24"/>
            <w:szCs w:val="24"/>
          </w:rPr>
          <w:t xml:space="preserve"> das Umfeld überblicken können. Die Einsatzkräfte wissen nicht von T4 und T5, die Einsatzleitung vor Ort hat ausschließlich die Täter im Bu</w:t>
        </w:r>
      </w:ins>
      <w:r w:rsidRPr="00944672">
        <w:rPr>
          <w:rFonts w:ascii="Arial" w:hAnsi="Arial" w:cs="Arial"/>
          <w:sz w:val="24"/>
          <w:szCs w:val="24"/>
        </w:rPr>
        <w:t>s</w:t>
      </w:r>
      <w:ins w:id="750" w:author="Jens Schnügger" w:date="2021-06-09T18:21:00Z">
        <w:r w:rsidRPr="00944672">
          <w:rPr>
            <w:rFonts w:ascii="Arial" w:hAnsi="Arial" w:cs="Arial"/>
            <w:sz w:val="24"/>
            <w:szCs w:val="24"/>
          </w:rPr>
          <w:t xml:space="preserve"> im Blick. Soweit die Ausgangslage.“ </w:t>
        </w:r>
      </w:ins>
    </w:p>
    <w:p w14:paraId="7D3E714F"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ins w:id="751" w:author="Jens Schnügger" w:date="2021-06-09T18:22:00Z">
        <w:r w:rsidRPr="00944672">
          <w:rPr>
            <w:rFonts w:ascii="Arial" w:hAnsi="Arial" w:cs="Arial"/>
            <w:sz w:val="24"/>
            <w:szCs w:val="24"/>
          </w:rPr>
          <w:t xml:space="preserve">„Das ist soweit korrekt.“ Es war der Colonel der sich das erste mal äußerte und dabei konzentriert auf die Karte sah. Wie bei Schachspielern konnte er nicht anders als sofort die Permutationen, die sich aus der Lage ergaben, im Kopf zu analysieren. Ananda nahm sich die zweite Planfolie. „Colonel Wilson, wenn Sie sich diese Aktion der Kräfte vor Ort ansehen. Bis zu diesem Punkt, bin ich der Meinung, dass alles richtig läuft.“ „Worauf wollen Sie hinaus?“ </w:t>
        </w:r>
      </w:ins>
    </w:p>
    <w:p w14:paraId="5F8DD0F1"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ins w:id="752" w:author="Jens Schnügger" w:date="2021-06-09T18:25:00Z">
        <w:r w:rsidRPr="00944672">
          <w:rPr>
            <w:rFonts w:ascii="Arial" w:hAnsi="Arial" w:cs="Arial"/>
            <w:sz w:val="24"/>
            <w:szCs w:val="24"/>
          </w:rPr>
          <w:t xml:space="preserve">„An dieser Stelle, erkennen die Kräfte vor Ort, dass sie nicht weiterkommen und bitte die SAS um Unterstützung.“ „Ja, soweit der Plan.“ „OK, dann schauen Sie bitte auf die Planzeiten. Wir gehen davon aus, dass der Bus am Camden Marktet steht, und die Zuwegung zum Fluss blockiert.“ „Soweit korrekt.“ </w:t>
        </w:r>
      </w:ins>
      <w:r w:rsidRPr="00944672">
        <w:rPr>
          <w:rFonts w:ascii="Arial" w:hAnsi="Arial" w:cs="Arial"/>
          <w:sz w:val="24"/>
          <w:szCs w:val="24"/>
        </w:rPr>
        <w:t>„</w:t>
      </w:r>
      <w:ins w:id="753" w:author="Jens Schnügger" w:date="2021-06-09T18:30:00Z">
        <w:r w:rsidRPr="00944672">
          <w:rPr>
            <w:rFonts w:ascii="Arial" w:hAnsi="Arial" w:cs="Arial"/>
            <w:sz w:val="24"/>
            <w:szCs w:val="24"/>
          </w:rPr>
          <w:t xml:space="preserve">Im Plan steht, dass die SAS die Einsatztruppe 30 Minuten später, hier,“ Ihr Finger zeigte auf die Karte, „am Stables Market absetzt.“ </w:t>
        </w:r>
      </w:ins>
    </w:p>
    <w:p w14:paraId="5E95A775" w14:textId="77777777" w:rsidR="00944672" w:rsidRPr="00944672" w:rsidRDefault="00944672" w:rsidP="00944672">
      <w:pPr>
        <w:autoSpaceDE w:val="0"/>
        <w:autoSpaceDN w:val="0"/>
        <w:adjustRightInd w:val="0"/>
        <w:spacing w:after="0" w:line="292" w:lineRule="auto"/>
        <w:ind w:firstLine="227"/>
        <w:jc w:val="both"/>
        <w:rPr>
          <w:ins w:id="754" w:author="Jens Schnügger" w:date="2021-06-09T18:33:00Z"/>
          <w:rFonts w:ascii="Arial" w:hAnsi="Arial" w:cs="Arial"/>
          <w:sz w:val="24"/>
          <w:szCs w:val="24"/>
        </w:rPr>
      </w:pPr>
      <w:ins w:id="755" w:author="Jens Schnügger" w:date="2021-06-09T18:33:00Z">
        <w:r w:rsidRPr="00944672">
          <w:rPr>
            <w:rFonts w:ascii="Arial" w:hAnsi="Arial" w:cs="Arial"/>
            <w:sz w:val="24"/>
            <w:szCs w:val="24"/>
          </w:rPr>
          <w:t>„Das ist korrekt. Der Parkplatz von Morrissons wäre groß genug für eine Landung, aber der Helikopter wäre leicht zu erkennen. Die Kreuzung Gilbeys Yard und Oval Road fällt aus denselben Gegebenheiten aus. Worauf wollen Sie hinaus?“</w:t>
        </w:r>
      </w:ins>
    </w:p>
    <w:p w14:paraId="2E4621A6"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ins w:id="756" w:author="Jens Schnügger" w:date="2021-06-09T18:33:00Z">
        <w:r w:rsidRPr="00944672">
          <w:rPr>
            <w:rFonts w:ascii="Arial" w:hAnsi="Arial" w:cs="Arial"/>
            <w:sz w:val="24"/>
            <w:szCs w:val="24"/>
          </w:rPr>
          <w:lastRenderedPageBreak/>
          <w:t>„Die Truppen am Regent´s Park sind zur Ausbildung in Wales, daher wird die A-Squadron aus Herford angefordert. Das ist zwar unwahrscheinlich, aber das lassen wir mal so stehen.“ Sie sah das kurze Zucken in Wilsons Augen, Sie hatte recht! Die Entfernung Luftlinie von der Kaserne nach Camden Market ist Luftlinie ca. 191 KM oder 119 Meilen. Der Eurocopter AS365 Dauphin hat eine maximale Geschwindigkeit von 306 KM/H oder 190 Mph. 119 Meilen geteilt durch die maximale Geschwindigkeit von 190 Mph ergibt eine Flugzeit von 37 Minuten, ohne Einsteigen und Abseilen. Ich denke</w:t>
        </w:r>
      </w:ins>
      <w:r w:rsidRPr="00944672">
        <w:rPr>
          <w:rFonts w:ascii="Arial" w:hAnsi="Arial" w:cs="Arial"/>
          <w:sz w:val="24"/>
          <w:szCs w:val="24"/>
        </w:rPr>
        <w:t>,</w:t>
      </w:r>
      <w:ins w:id="757" w:author="Jens Schnügger" w:date="2021-06-09T19:03:00Z">
        <w:r w:rsidRPr="00944672">
          <w:rPr>
            <w:rFonts w:ascii="Arial" w:hAnsi="Arial" w:cs="Arial"/>
            <w:sz w:val="24"/>
            <w:szCs w:val="24"/>
          </w:rPr>
          <w:t xml:space="preserve"> der Plan ist falsch.“ </w:t>
        </w:r>
      </w:ins>
    </w:p>
    <w:p w14:paraId="5385B798" w14:textId="77777777" w:rsidR="00944672" w:rsidRPr="00944672" w:rsidRDefault="00944672" w:rsidP="00944672">
      <w:pPr>
        <w:autoSpaceDE w:val="0"/>
        <w:autoSpaceDN w:val="0"/>
        <w:adjustRightInd w:val="0"/>
        <w:spacing w:after="0" w:line="292" w:lineRule="auto"/>
        <w:ind w:firstLine="227"/>
        <w:jc w:val="both"/>
        <w:rPr>
          <w:ins w:id="758" w:author="Jens Schnügger" w:date="2021-06-09T19:08:00Z"/>
          <w:rFonts w:ascii="Arial" w:hAnsi="Arial" w:cs="Arial"/>
          <w:sz w:val="24"/>
          <w:szCs w:val="24"/>
        </w:rPr>
      </w:pPr>
      <w:ins w:id="759" w:author="Jens Schnügger" w:date="2021-06-09T19:08:00Z">
        <w:r w:rsidRPr="00944672">
          <w:rPr>
            <w:rFonts w:ascii="Arial" w:hAnsi="Arial" w:cs="Arial"/>
            <w:sz w:val="24"/>
            <w:szCs w:val="24"/>
          </w:rPr>
          <w:t>Colonel Wilson nickte bedächtig</w:t>
        </w:r>
      </w:ins>
      <w:r w:rsidRPr="00944672">
        <w:rPr>
          <w:rFonts w:ascii="Arial" w:hAnsi="Arial" w:cs="Arial"/>
          <w:sz w:val="24"/>
          <w:szCs w:val="24"/>
        </w:rPr>
        <w:t>,</w:t>
      </w:r>
      <w:ins w:id="760" w:author="Jens Schnügger" w:date="2021-06-09T19:08:00Z">
        <w:r w:rsidRPr="00944672">
          <w:rPr>
            <w:rFonts w:ascii="Arial" w:hAnsi="Arial" w:cs="Arial"/>
            <w:sz w:val="24"/>
            <w:szCs w:val="24"/>
          </w:rPr>
          <w:t xml:space="preserve"> als er die Informationen verarbeitete. „Aber das ist nicht alles was Sie haben, oder?“ „Allerdings nicht. Lassen wir mal die Zeit außer Acht. Die Truppen werden abgesetzt und auf einem Fahrzeug Richtung Einsatzort gebracht. Das spart Zeit und Kraft. Soweit so gut. Aber können Sie mir bitte erklären, warum diese beiden Scharfschützen, das Hotel Holiday Inn und diese,“ ihr Finger zeigt auf eine Wohnanlage, „Wohnung ins Visier nehmen?“</w:t>
        </w:r>
      </w:ins>
    </w:p>
    <w:p w14:paraId="4BE11756" w14:textId="77777777" w:rsidR="00944672" w:rsidRPr="00944672" w:rsidRDefault="00944672" w:rsidP="00944672">
      <w:pPr>
        <w:autoSpaceDE w:val="0"/>
        <w:autoSpaceDN w:val="0"/>
        <w:adjustRightInd w:val="0"/>
        <w:spacing w:after="0" w:line="292" w:lineRule="auto"/>
        <w:ind w:firstLine="227"/>
        <w:jc w:val="both"/>
        <w:rPr>
          <w:ins w:id="761" w:author="Jens Schnügger" w:date="2021-06-09T21:09:00Z"/>
          <w:rFonts w:ascii="Arial" w:hAnsi="Arial" w:cs="Arial"/>
          <w:sz w:val="24"/>
          <w:szCs w:val="24"/>
        </w:rPr>
      </w:pPr>
      <w:ins w:id="762" w:author="Jens Schnügger" w:date="2021-06-09T19:08:00Z">
        <w:r w:rsidRPr="00944672">
          <w:rPr>
            <w:rFonts w:ascii="Arial" w:hAnsi="Arial" w:cs="Arial"/>
            <w:sz w:val="24"/>
            <w:szCs w:val="24"/>
          </w:rPr>
          <w:t>„Da sind die Täter T4 und T5.“ „Aber woher wissen Sie das?“ Schoß Ananda zurück. „Diese</w:t>
        </w:r>
      </w:ins>
      <w:r w:rsidRPr="00944672">
        <w:rPr>
          <w:rFonts w:ascii="Arial" w:hAnsi="Arial" w:cs="Arial"/>
          <w:sz w:val="24"/>
          <w:szCs w:val="24"/>
        </w:rPr>
        <w:t xml:space="preserve"> </w:t>
      </w:r>
      <w:ins w:id="763" w:author="Jens Schnügger" w:date="2021-06-09T21:07:00Z">
        <w:r w:rsidRPr="00944672">
          <w:rPr>
            <w:rFonts w:ascii="Arial" w:hAnsi="Arial" w:cs="Arial"/>
            <w:sz w:val="24"/>
            <w:szCs w:val="24"/>
          </w:rPr>
          <w:t>Information wurde gemeldet.“ „Nein, das ist nicht korrekt. Jemand kannte die Ausgangsbasis und hat Ihre Leute dahin geschickt. Wäre dieser Fehler nicht passiert, wären Ihre Leute bei dem Einsatz gestorben. OK. Zum Großteil verletzt worden.“</w:t>
        </w:r>
      </w:ins>
    </w:p>
    <w:p w14:paraId="15492546" w14:textId="77777777" w:rsidR="00944672" w:rsidRPr="00944672" w:rsidRDefault="00944672" w:rsidP="00944672">
      <w:pPr>
        <w:autoSpaceDE w:val="0"/>
        <w:autoSpaceDN w:val="0"/>
        <w:adjustRightInd w:val="0"/>
        <w:spacing w:after="0" w:line="292" w:lineRule="auto"/>
        <w:ind w:firstLine="227"/>
        <w:jc w:val="both"/>
        <w:rPr>
          <w:ins w:id="764" w:author="Jens Schnügger" w:date="2021-06-09T21:09:00Z"/>
          <w:rFonts w:ascii="Arial" w:hAnsi="Arial" w:cs="Arial"/>
          <w:sz w:val="24"/>
          <w:szCs w:val="24"/>
        </w:rPr>
      </w:pPr>
      <w:ins w:id="765" w:author="Jens Schnügger" w:date="2021-06-09T21:09:00Z">
        <w:r w:rsidRPr="00944672">
          <w:rPr>
            <w:rFonts w:ascii="Arial" w:hAnsi="Arial" w:cs="Arial"/>
            <w:sz w:val="24"/>
            <w:szCs w:val="24"/>
          </w:rPr>
          <w:t>Jetzt schaltete sich David Whitmore ein. „Meine Herren, ich glaube, Sie sollten Frau Khalebendi zuhören. Sie hat 20 Minuten benötigt um den Logikfehler zu finden und ihn mit mir diskutiert. Wie baten sie, die Reaktionszeit neu zu berechnen.  Sind wieder bei 30 Minuten, oder haben Sie ein anderes Ergebnis?“ „44 Minuten.“  „Und T4 und T5?“ „Durch Scharfschützen ausgeschaltet.“ „Mist.“ „Ja.“</w:t>
        </w:r>
      </w:ins>
    </w:p>
    <w:p w14:paraId="3227988A" w14:textId="77777777" w:rsidR="00944672" w:rsidRPr="00944672" w:rsidRDefault="00944672" w:rsidP="00944672">
      <w:pPr>
        <w:autoSpaceDE w:val="0"/>
        <w:autoSpaceDN w:val="0"/>
        <w:adjustRightInd w:val="0"/>
        <w:spacing w:after="0" w:line="292" w:lineRule="auto"/>
        <w:ind w:firstLine="227"/>
        <w:jc w:val="both"/>
        <w:rPr>
          <w:ins w:id="766" w:author="Jens Schnügger" w:date="2021-06-09T21:09:00Z"/>
          <w:rFonts w:ascii="Arial" w:hAnsi="Arial" w:cs="Arial"/>
          <w:sz w:val="24"/>
          <w:szCs w:val="24"/>
        </w:rPr>
      </w:pPr>
      <w:ins w:id="767" w:author="Jens Schnügger" w:date="2021-06-09T21:09:00Z">
        <w:r w:rsidRPr="00944672">
          <w:rPr>
            <w:rFonts w:ascii="Arial" w:hAnsi="Arial" w:cs="Arial"/>
            <w:sz w:val="24"/>
            <w:szCs w:val="24"/>
          </w:rPr>
          <w:t xml:space="preserve">„Frau Khalebendi,“ der Pressesprecher konnte doch reden, „haben Sie weitere Planlagen?“ „Ja, kleinere Logikfehler, aber bei Plan 3 ist das Einsatzteam gestorben.“ „Ja, bei uns auch.“ </w:t>
        </w:r>
      </w:ins>
    </w:p>
    <w:p w14:paraId="3413C31F" w14:textId="77777777" w:rsidR="00944672" w:rsidRPr="00944672" w:rsidRDefault="00944672" w:rsidP="00944672">
      <w:pPr>
        <w:autoSpaceDE w:val="0"/>
        <w:autoSpaceDN w:val="0"/>
        <w:adjustRightInd w:val="0"/>
        <w:spacing w:after="0" w:line="292" w:lineRule="auto"/>
        <w:ind w:firstLine="227"/>
        <w:jc w:val="both"/>
        <w:rPr>
          <w:ins w:id="768" w:author="Jens Schnügger" w:date="2021-06-09T21:09:00Z"/>
          <w:rFonts w:ascii="Arial" w:hAnsi="Arial" w:cs="Arial"/>
          <w:sz w:val="24"/>
          <w:szCs w:val="24"/>
        </w:rPr>
      </w:pPr>
      <w:ins w:id="769" w:author="Jens Schnügger" w:date="2021-06-09T21:09:00Z">
        <w:r w:rsidRPr="00944672">
          <w:rPr>
            <w:rFonts w:ascii="Arial" w:hAnsi="Arial" w:cs="Arial"/>
            <w:sz w:val="24"/>
            <w:szCs w:val="24"/>
          </w:rPr>
          <w:t xml:space="preserve">Colonel Wilson setzte sich auf. „Frau Khalebendi, warum kommen sie zu uns? Was ist die Intention hinter ihrem Besuch?“ „Colonel Wilson, ich habe mich in meine Recherche so vertieft, dass ich eine Idee hatte, die ich Ihnen vorschlagen möchte.“ </w:t>
        </w:r>
      </w:ins>
    </w:p>
    <w:p w14:paraId="75313FB2" w14:textId="77777777" w:rsidR="00944672" w:rsidRPr="00944672" w:rsidRDefault="00944672" w:rsidP="00944672">
      <w:pPr>
        <w:autoSpaceDE w:val="0"/>
        <w:autoSpaceDN w:val="0"/>
        <w:adjustRightInd w:val="0"/>
        <w:spacing w:after="0" w:line="292" w:lineRule="auto"/>
        <w:ind w:firstLine="227"/>
        <w:jc w:val="both"/>
        <w:rPr>
          <w:ins w:id="770" w:author="Jens Schnügger" w:date="2021-06-09T21:09:00Z"/>
          <w:rFonts w:ascii="Arial" w:hAnsi="Arial" w:cs="Arial"/>
          <w:sz w:val="24"/>
          <w:szCs w:val="24"/>
        </w:rPr>
      </w:pPr>
      <w:ins w:id="771" w:author="Jens Schnügger" w:date="2021-06-09T21:09:00Z">
        <w:r w:rsidRPr="00944672">
          <w:rPr>
            <w:rFonts w:ascii="Arial" w:hAnsi="Arial" w:cs="Arial"/>
            <w:sz w:val="24"/>
            <w:szCs w:val="24"/>
          </w:rPr>
          <w:t>Das folgende Gespräch dauerte fast eine Stunde, dann trennten sie sich und Ananda und David Whitmore fuhren zurück nach London.</w:t>
        </w:r>
      </w:ins>
    </w:p>
    <w:p w14:paraId="7D657BC8" w14:textId="77777777" w:rsidR="00944672" w:rsidRPr="00944672" w:rsidRDefault="00944672" w:rsidP="00944672">
      <w:pPr>
        <w:autoSpaceDE w:val="0"/>
        <w:autoSpaceDN w:val="0"/>
        <w:adjustRightInd w:val="0"/>
        <w:spacing w:after="0" w:line="292" w:lineRule="auto"/>
        <w:ind w:firstLine="227"/>
        <w:jc w:val="both"/>
        <w:rPr>
          <w:ins w:id="772" w:author="Jens Schnügger" w:date="2021-06-09T21:09:00Z"/>
          <w:rFonts w:ascii="Arial" w:hAnsi="Arial" w:cs="Arial"/>
          <w:sz w:val="24"/>
          <w:szCs w:val="24"/>
        </w:rPr>
      </w:pPr>
      <w:ins w:id="773" w:author="Jens Schnügger" w:date="2021-06-09T21:09:00Z">
        <w:r w:rsidRPr="00944672">
          <w:rPr>
            <w:rFonts w:ascii="Arial" w:hAnsi="Arial" w:cs="Arial"/>
            <w:sz w:val="24"/>
            <w:szCs w:val="24"/>
          </w:rPr>
          <w:t>Vier Wochen später gab Ananda Khalebendi Ihre Masterarbeit ab. Sie schloss mit 95% ab. Alle Daten liegen in einem Safe bei Scotland Yard.</w:t>
        </w:r>
      </w:ins>
    </w:p>
    <w:p w14:paraId="394AAC0E" w14:textId="77777777" w:rsidR="00944672" w:rsidRPr="00944672" w:rsidRDefault="00944672" w:rsidP="00944672">
      <w:pPr>
        <w:autoSpaceDE w:val="0"/>
        <w:autoSpaceDN w:val="0"/>
        <w:adjustRightInd w:val="0"/>
        <w:spacing w:after="0" w:line="292" w:lineRule="auto"/>
        <w:ind w:firstLine="227"/>
        <w:jc w:val="both"/>
        <w:rPr>
          <w:ins w:id="774" w:author="Jens Schnügger" w:date="2021-06-11T19:23:00Z"/>
          <w:rFonts w:ascii="Arial" w:hAnsi="Arial" w:cs="Arial"/>
          <w:sz w:val="24"/>
          <w:szCs w:val="24"/>
        </w:rPr>
      </w:pPr>
      <w:ins w:id="775" w:author="Jens Schnügger" w:date="2021-06-09T21:09:00Z">
        <w:r w:rsidRPr="00944672">
          <w:rPr>
            <w:rFonts w:ascii="Arial" w:hAnsi="Arial" w:cs="Arial"/>
            <w:sz w:val="24"/>
            <w:szCs w:val="24"/>
          </w:rPr>
          <w:t xml:space="preserve">David Whitmore und Ananda Khalebendi leiten das ‚Department For Strategic Counter Terrorism (DSCT)‘ und entwickeln mit ihrem Team Schutzkonzepte für den Großraum London. Diese Abteilung hatte sich zur Schnittstelle zwischen Polizei, Scotland Yard, Special Branch und SAS entwickelt. Die Abteilung war so effektiv, dass sich alle fragten, warum diese Abteilung erst so spät entstanden war. </w:t>
        </w:r>
      </w:ins>
    </w:p>
    <w:p w14:paraId="00B76D6E" w14:textId="77777777" w:rsidR="00944672" w:rsidRPr="00944672" w:rsidRDefault="00944672" w:rsidP="00944672">
      <w:pPr>
        <w:autoSpaceDE w:val="0"/>
        <w:autoSpaceDN w:val="0"/>
        <w:adjustRightInd w:val="0"/>
        <w:spacing w:after="0" w:line="292" w:lineRule="auto"/>
        <w:ind w:firstLine="227"/>
        <w:jc w:val="both"/>
        <w:rPr>
          <w:ins w:id="776" w:author="Jens Schnügger" w:date="2021-06-11T19:22:00Z"/>
          <w:rFonts w:ascii="Arial" w:hAnsi="Arial" w:cs="Arial"/>
          <w:sz w:val="24"/>
          <w:szCs w:val="24"/>
        </w:rPr>
      </w:pPr>
      <w:ins w:id="777" w:author="Jens Schnügger" w:date="2021-06-11T19:19:00Z">
        <w:r w:rsidRPr="00944672">
          <w:rPr>
            <w:rFonts w:ascii="Arial" w:hAnsi="Arial" w:cs="Arial"/>
            <w:sz w:val="24"/>
            <w:szCs w:val="24"/>
          </w:rPr>
          <w:lastRenderedPageBreak/>
          <w:t xml:space="preserve">Zuerst gab es </w:t>
        </w:r>
      </w:ins>
      <w:ins w:id="778" w:author="Jens Schnügger" w:date="2021-06-11T19:24:00Z">
        <w:r w:rsidRPr="00944672">
          <w:rPr>
            <w:rFonts w:ascii="Arial" w:hAnsi="Arial" w:cs="Arial"/>
            <w:sz w:val="24"/>
            <w:szCs w:val="24"/>
          </w:rPr>
          <w:t>Reibereien</w:t>
        </w:r>
      </w:ins>
      <w:ins w:id="779" w:author="Jens Schnügger" w:date="2021-06-11T19:20:00Z">
        <w:r w:rsidRPr="00944672">
          <w:rPr>
            <w:rFonts w:ascii="Arial" w:hAnsi="Arial" w:cs="Arial"/>
            <w:sz w:val="24"/>
            <w:szCs w:val="24"/>
          </w:rPr>
          <w:t xml:space="preserve">, da jeder Teilbereich die Abteilung für sich beanspruchte, die Metropolitan Police </w:t>
        </w:r>
      </w:ins>
      <w:r w:rsidRPr="00944672">
        <w:rPr>
          <w:rFonts w:ascii="Arial" w:hAnsi="Arial" w:cs="Arial"/>
          <w:sz w:val="24"/>
          <w:szCs w:val="24"/>
        </w:rPr>
        <w:t>h</w:t>
      </w:r>
      <w:ins w:id="780" w:author="Jens Schnügger" w:date="2021-06-11T19:20:00Z">
        <w:r w:rsidRPr="00944672">
          <w:rPr>
            <w:rFonts w:ascii="Arial" w:hAnsi="Arial" w:cs="Arial"/>
            <w:sz w:val="24"/>
            <w:szCs w:val="24"/>
          </w:rPr>
          <w:t xml:space="preserve">atte den klaren Vorteil, dass sie den Leiter stellte und die Abteilung komplett eingerichtete </w:t>
        </w:r>
      </w:ins>
      <w:r w:rsidRPr="00944672">
        <w:rPr>
          <w:rFonts w:ascii="Arial" w:hAnsi="Arial" w:cs="Arial"/>
          <w:sz w:val="24"/>
          <w:szCs w:val="24"/>
        </w:rPr>
        <w:t xml:space="preserve">sowie </w:t>
      </w:r>
      <w:ins w:id="781" w:author="Jens Schnügger" w:date="2021-06-11T19:21:00Z">
        <w:r w:rsidRPr="00944672">
          <w:rPr>
            <w:rFonts w:ascii="Arial" w:hAnsi="Arial" w:cs="Arial"/>
            <w:sz w:val="24"/>
            <w:szCs w:val="24"/>
          </w:rPr>
          <w:t>adäquate Räumlichkeiten hatte.</w:t>
        </w:r>
      </w:ins>
    </w:p>
    <w:p w14:paraId="17EDCE5C" w14:textId="77777777" w:rsidR="00944672" w:rsidRPr="00944672" w:rsidRDefault="00944672" w:rsidP="00944672">
      <w:pPr>
        <w:autoSpaceDE w:val="0"/>
        <w:autoSpaceDN w:val="0"/>
        <w:adjustRightInd w:val="0"/>
        <w:spacing w:after="0" w:line="292" w:lineRule="auto"/>
        <w:ind w:firstLine="227"/>
        <w:jc w:val="both"/>
        <w:rPr>
          <w:ins w:id="782" w:author="Jens Schnügger" w:date="2021-06-11T19:22:00Z"/>
          <w:rFonts w:ascii="Arial" w:hAnsi="Arial" w:cs="Arial"/>
          <w:sz w:val="24"/>
          <w:szCs w:val="24"/>
        </w:rPr>
      </w:pPr>
      <w:ins w:id="783" w:author="Jens Schnügger" w:date="2021-06-11T19:22:00Z">
        <w:r w:rsidRPr="00944672">
          <w:rPr>
            <w:rFonts w:ascii="Arial" w:hAnsi="Arial" w:cs="Arial"/>
            <w:sz w:val="24"/>
            <w:szCs w:val="24"/>
          </w:rPr>
          <w:t>Nachdem die Arbeit angelaufen hatte, und alle merkten, das für jede Information die hineingegeben wurde, mindestens eine Information zurückkam, wurde es ruhig und die Abläufe etablierten sich.</w:t>
        </w:r>
      </w:ins>
    </w:p>
    <w:p w14:paraId="19125825" w14:textId="77777777" w:rsidR="00944672" w:rsidRPr="00944672" w:rsidRDefault="00944672" w:rsidP="00944672">
      <w:pPr>
        <w:autoSpaceDE w:val="0"/>
        <w:autoSpaceDN w:val="0"/>
        <w:adjustRightInd w:val="0"/>
        <w:spacing w:after="0" w:line="292" w:lineRule="auto"/>
        <w:ind w:firstLine="227"/>
        <w:jc w:val="both"/>
        <w:rPr>
          <w:ins w:id="784" w:author="Jens Schnügger" w:date="2021-06-09T21:21:00Z"/>
          <w:rFonts w:ascii="Arial" w:hAnsi="Arial" w:cs="Arial"/>
          <w:sz w:val="24"/>
          <w:szCs w:val="24"/>
        </w:rPr>
      </w:pPr>
    </w:p>
    <w:p w14:paraId="6FCC55AC"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ins w:id="785" w:author="Jens Schnügger" w:date="2021-06-09T21:21:00Z">
        <w:r w:rsidRPr="00944672">
          <w:rPr>
            <w:rFonts w:ascii="Arial" w:hAnsi="Arial" w:cs="Arial"/>
            <w:sz w:val="24"/>
            <w:szCs w:val="24"/>
          </w:rPr>
          <w:t>***</w:t>
        </w:r>
      </w:ins>
    </w:p>
    <w:p w14:paraId="0CFFA1F5" w14:textId="77777777" w:rsidR="00944672" w:rsidRPr="00944672" w:rsidRDefault="00944672" w:rsidP="00944672">
      <w:pPr>
        <w:autoSpaceDE w:val="0"/>
        <w:autoSpaceDN w:val="0"/>
        <w:adjustRightInd w:val="0"/>
        <w:spacing w:after="0" w:line="292" w:lineRule="auto"/>
        <w:ind w:firstLine="227"/>
        <w:jc w:val="both"/>
        <w:rPr>
          <w:ins w:id="786" w:author="Jens Schnügger" w:date="2021-06-09T21:22:00Z"/>
          <w:rFonts w:ascii="Arial" w:hAnsi="Arial" w:cs="Arial"/>
          <w:sz w:val="24"/>
          <w:szCs w:val="24"/>
        </w:rPr>
      </w:pPr>
    </w:p>
    <w:p w14:paraId="45F4F69D" w14:textId="77777777" w:rsidR="00944672" w:rsidRPr="00944672" w:rsidRDefault="00944672" w:rsidP="00944672">
      <w:pPr>
        <w:autoSpaceDE w:val="0"/>
        <w:autoSpaceDN w:val="0"/>
        <w:adjustRightInd w:val="0"/>
        <w:spacing w:after="0" w:line="292" w:lineRule="auto"/>
        <w:jc w:val="both"/>
        <w:rPr>
          <w:ins w:id="787" w:author="Jens Schnügger" w:date="2021-06-11T19:16:00Z"/>
          <w:rFonts w:ascii="Arial" w:hAnsi="Arial" w:cs="Arial"/>
          <w:sz w:val="24"/>
          <w:szCs w:val="24"/>
        </w:rPr>
      </w:pPr>
      <w:ins w:id="788" w:author="Jens Schnügger" w:date="2021-06-10T05:06:00Z">
        <w:r w:rsidRPr="00944672">
          <w:rPr>
            <w:rFonts w:ascii="Arial" w:hAnsi="Arial" w:cs="Arial"/>
            <w:sz w:val="24"/>
            <w:szCs w:val="24"/>
          </w:rPr>
          <w:t xml:space="preserve">Benjamin Dingaka hatte sich den Luftschutzbunker, der die Besonderheit des Hauses war zu einem zweiteiligen Lager ausgebaut. Ein Teil war für seine Bodenproben vorgesehen. Seine Sammlung war mittlerweile mit Sammlungen an Universitäten vergleichbar. Er hatte es in Angriff genommen, die Proben zu katalogisieren und in einer Datenbank abzubilden. Zusätzlich hatte er, nach Rücksprache mit Elizabeth, mit allerlei Aufwand und einigen Problemen, vom Hauskeller einen Durchbruch in den Luftschutzbunker geschaffen. Die vermeintliche Zisterne diente jetzt als Notausgang, zu dem eine </w:t>
        </w:r>
      </w:ins>
      <w:r w:rsidRPr="00944672">
        <w:rPr>
          <w:rFonts w:ascii="Arial" w:hAnsi="Arial" w:cs="Arial"/>
          <w:sz w:val="24"/>
          <w:szCs w:val="24"/>
        </w:rPr>
        <w:t>s</w:t>
      </w:r>
      <w:ins w:id="789" w:author="Jens Schnügger" w:date="2021-06-11T19:15:00Z">
        <w:r w:rsidRPr="00944672">
          <w:rPr>
            <w:rFonts w:ascii="Arial" w:hAnsi="Arial" w:cs="Arial"/>
            <w:sz w:val="24"/>
            <w:szCs w:val="24"/>
          </w:rPr>
          <w:t>teile</w:t>
        </w:r>
      </w:ins>
      <w:ins w:id="790" w:author="Jens Schnügger" w:date="2021-06-11T19:13:00Z">
        <w:r w:rsidRPr="00944672">
          <w:rPr>
            <w:rFonts w:ascii="Arial" w:hAnsi="Arial" w:cs="Arial"/>
            <w:sz w:val="24"/>
            <w:szCs w:val="24"/>
          </w:rPr>
          <w:t xml:space="preserve">, in der Wand verankerte, Metallleiter führte. </w:t>
        </w:r>
      </w:ins>
    </w:p>
    <w:p w14:paraId="61A5D13B" w14:textId="77777777" w:rsidR="00944672" w:rsidRPr="00944672" w:rsidRDefault="00944672" w:rsidP="00944672">
      <w:pPr>
        <w:autoSpaceDE w:val="0"/>
        <w:autoSpaceDN w:val="0"/>
        <w:adjustRightInd w:val="0"/>
        <w:spacing w:after="0" w:line="292" w:lineRule="auto"/>
        <w:ind w:firstLine="227"/>
        <w:jc w:val="both"/>
        <w:rPr>
          <w:ins w:id="791" w:author="Jens Schnügger" w:date="2021-06-10T05:12:00Z"/>
          <w:rFonts w:ascii="Arial" w:hAnsi="Arial" w:cs="Arial"/>
          <w:sz w:val="24"/>
          <w:szCs w:val="24"/>
        </w:rPr>
      </w:pPr>
      <w:ins w:id="792" w:author="Jens Schnügger" w:date="2021-06-11T19:16:00Z">
        <w:r w:rsidRPr="00944672">
          <w:rPr>
            <w:rFonts w:ascii="Arial" w:hAnsi="Arial" w:cs="Arial"/>
            <w:sz w:val="24"/>
            <w:szCs w:val="24"/>
          </w:rPr>
          <w:t xml:space="preserve">Benjamin hatte in seinem Unternehmen eine eigene Abteilung ins Leben gerufen, die, kostenpflichtig, Recherchen durchführte und dabei auf die Daten der gesammelten Proben zurückgreifen konnte. </w:t>
        </w:r>
      </w:ins>
    </w:p>
    <w:p w14:paraId="3158A95D" w14:textId="77777777" w:rsidR="00944672" w:rsidRPr="00944672" w:rsidRDefault="00944672" w:rsidP="00944672">
      <w:pPr>
        <w:autoSpaceDE w:val="0"/>
        <w:autoSpaceDN w:val="0"/>
        <w:adjustRightInd w:val="0"/>
        <w:spacing w:after="0" w:line="292" w:lineRule="auto"/>
        <w:ind w:firstLine="227"/>
        <w:jc w:val="both"/>
        <w:rPr>
          <w:ins w:id="793" w:author="Jens Schnügger" w:date="2021-06-11T19:34:00Z"/>
          <w:rFonts w:ascii="Arial" w:hAnsi="Arial" w:cs="Arial"/>
          <w:sz w:val="24"/>
          <w:szCs w:val="24"/>
        </w:rPr>
      </w:pPr>
      <w:ins w:id="794" w:author="Jens Schnügger" w:date="2021-06-10T05:12:00Z">
        <w:r w:rsidRPr="00944672">
          <w:rPr>
            <w:rFonts w:ascii="Arial" w:hAnsi="Arial" w:cs="Arial"/>
            <w:sz w:val="24"/>
            <w:szCs w:val="24"/>
          </w:rPr>
          <w:t xml:space="preserve">Die Verbindung zu seine Alma Mater hatte er wieder aufgefrischt, und Studenten wie Professoren konnten auf die Proben zurückgreifen. Die Universität in Cornwall entwickelt hierdurch eines der angesehensten geologischen Institute. Natürlich war dadurch auch bekannt, was der Bunker enthielt. Außerhalb des universitären Bereichs gab es Spekulationen und Gerüchte über den Umfang der Proben sowie derer Zusammensetzung. Es war sogar von einem geheimen Diamantenlager die Rede. </w:t>
        </w:r>
      </w:ins>
    </w:p>
    <w:p w14:paraId="316621F6" w14:textId="77777777" w:rsidR="00944672" w:rsidRPr="00944672" w:rsidRDefault="00944672" w:rsidP="00944672">
      <w:pPr>
        <w:autoSpaceDE w:val="0"/>
        <w:autoSpaceDN w:val="0"/>
        <w:adjustRightInd w:val="0"/>
        <w:spacing w:after="0" w:line="292" w:lineRule="auto"/>
        <w:ind w:firstLine="227"/>
        <w:jc w:val="both"/>
        <w:rPr>
          <w:ins w:id="795" w:author="Jens Schnügger" w:date="2021-06-11T19:37:00Z"/>
          <w:rFonts w:ascii="Arial" w:hAnsi="Arial" w:cs="Arial"/>
          <w:sz w:val="24"/>
          <w:szCs w:val="24"/>
        </w:rPr>
      </w:pPr>
      <w:ins w:id="796" w:author="Jens Schnügger" w:date="2021-06-11T19:34:00Z">
        <w:r w:rsidRPr="00944672">
          <w:rPr>
            <w:rFonts w:ascii="Arial" w:hAnsi="Arial" w:cs="Arial"/>
            <w:sz w:val="24"/>
            <w:szCs w:val="24"/>
          </w:rPr>
          <w:t>Benjamin Dingaka musste feststellen, dass die Konspirationsfanatiker sich jeden Tag eine neue ‚Neuheit‘ ausdachten und dass diese Fantasien von dritten für bare Münze genommen wurde</w:t>
        </w:r>
      </w:ins>
      <w:r w:rsidRPr="00944672">
        <w:rPr>
          <w:rFonts w:ascii="Arial" w:hAnsi="Arial" w:cs="Arial"/>
          <w:sz w:val="24"/>
          <w:szCs w:val="24"/>
        </w:rPr>
        <w:t>n</w:t>
      </w:r>
      <w:ins w:id="797" w:author="Jens Schnügger" w:date="2021-06-11T19:35:00Z">
        <w:r w:rsidRPr="00944672">
          <w:rPr>
            <w:rFonts w:ascii="Arial" w:hAnsi="Arial" w:cs="Arial"/>
            <w:sz w:val="24"/>
            <w:szCs w:val="24"/>
          </w:rPr>
          <w:t>. Nach drei versuchten Einbrüchen hatte er eine Alarmanlage einbauen lassen, die direkt zur Polizei geschaltet war. Wie nicht anders zu erwarten</w:t>
        </w:r>
      </w:ins>
      <w:r w:rsidRPr="00944672">
        <w:rPr>
          <w:rFonts w:ascii="Arial" w:hAnsi="Arial" w:cs="Arial"/>
          <w:sz w:val="24"/>
          <w:szCs w:val="24"/>
        </w:rPr>
        <w:t>,</w:t>
      </w:r>
      <w:ins w:id="798" w:author="Jens Schnügger" w:date="2021-06-11T19:36:00Z">
        <w:r w:rsidRPr="00944672">
          <w:rPr>
            <w:rFonts w:ascii="Arial" w:hAnsi="Arial" w:cs="Arial"/>
            <w:sz w:val="24"/>
            <w:szCs w:val="24"/>
          </w:rPr>
          <w:t xml:space="preserve"> wurde diese Information als Bestätigung für die Diamantenthese genommen.</w:t>
        </w:r>
      </w:ins>
      <w:ins w:id="799" w:author="Jens Schnügger" w:date="2021-06-11T19:31:00Z">
        <w:r w:rsidRPr="00944672">
          <w:rPr>
            <w:rFonts w:ascii="Arial" w:hAnsi="Arial" w:cs="Arial"/>
            <w:sz w:val="24"/>
            <w:szCs w:val="24"/>
          </w:rPr>
          <w:t xml:space="preserve"> </w:t>
        </w:r>
      </w:ins>
    </w:p>
    <w:p w14:paraId="3631B7A7" w14:textId="77777777" w:rsidR="00944672" w:rsidRPr="00944672" w:rsidRDefault="00944672" w:rsidP="00944672">
      <w:pPr>
        <w:autoSpaceDE w:val="0"/>
        <w:autoSpaceDN w:val="0"/>
        <w:adjustRightInd w:val="0"/>
        <w:spacing w:after="0" w:line="292" w:lineRule="auto"/>
        <w:ind w:firstLine="227"/>
        <w:jc w:val="both"/>
        <w:rPr>
          <w:ins w:id="800" w:author="Jens Schnügger" w:date="2021-06-11T19:37:00Z"/>
          <w:rFonts w:ascii="Arial" w:hAnsi="Arial" w:cs="Arial"/>
          <w:sz w:val="24"/>
          <w:szCs w:val="24"/>
        </w:rPr>
      </w:pPr>
      <w:ins w:id="801" w:author="Jens Schnügger" w:date="2021-06-11T19:37:00Z">
        <w:r w:rsidRPr="00944672">
          <w:rPr>
            <w:rFonts w:ascii="Arial" w:hAnsi="Arial" w:cs="Arial"/>
            <w:sz w:val="24"/>
            <w:szCs w:val="24"/>
          </w:rPr>
          <w:t>Eines Tages hatte sich Ananda Khalebendi von der DSCT bei ihm gemeldet und um Rückruf gebeten. Sie war davon ausgegangen, dass er ihr nicht glauben würde, wo sie arbeitete. Sie hatten vereinbart, dass Ananda sich den Bunker und das Haus einmal ansehen durfte. Nach Abschluss des Rundganges fragte Ananda ihn, ob in seinem Haus eine Anti-Terror-Übung stattfinden dürfte. Der Grund war offensichtlich: Der Keller war schwer zugänglich, er war verwinkelt und potenzielle Einbrecher würden überall nach den vermeintlichen Wertsachen suchen.</w:t>
        </w:r>
      </w:ins>
    </w:p>
    <w:p w14:paraId="2C5F60FA" w14:textId="77777777" w:rsidR="00944672" w:rsidRPr="00944672" w:rsidRDefault="00944672" w:rsidP="00944672">
      <w:pPr>
        <w:autoSpaceDE w:val="0"/>
        <w:autoSpaceDN w:val="0"/>
        <w:adjustRightInd w:val="0"/>
        <w:spacing w:after="0" w:line="292" w:lineRule="auto"/>
        <w:ind w:firstLine="227"/>
        <w:jc w:val="both"/>
        <w:rPr>
          <w:ins w:id="802" w:author="Jens Schnügger" w:date="2021-06-11T19:37:00Z"/>
          <w:rFonts w:ascii="Arial" w:hAnsi="Arial" w:cs="Arial"/>
          <w:sz w:val="24"/>
          <w:szCs w:val="24"/>
        </w:rPr>
      </w:pPr>
      <w:ins w:id="803" w:author="Jens Schnügger" w:date="2021-06-11T19:37:00Z">
        <w:r w:rsidRPr="00944672">
          <w:rPr>
            <w:rFonts w:ascii="Arial" w:hAnsi="Arial" w:cs="Arial"/>
            <w:sz w:val="24"/>
            <w:szCs w:val="24"/>
          </w:rPr>
          <w:lastRenderedPageBreak/>
          <w:t>Es wurde vereinbart, dass seine Mitarbeiter und er als ‚Geiseln‘ festgesetzt wurden und dass die vermeintlichen Geiselnehmer von Führungskräften der SAS gestellt werden sollten. Da der Bunker ein offenes Geheimnis war, würde die SAS Informationen über Zugänge zum Keller erhalten, aber keine weiteren Daten.</w:t>
        </w:r>
      </w:ins>
    </w:p>
    <w:p w14:paraId="62183275"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ins w:id="804" w:author="Jens Schnügger" w:date="2021-06-11T19:37:00Z">
        <w:r w:rsidRPr="00944672">
          <w:rPr>
            <w:rFonts w:ascii="Arial" w:hAnsi="Arial" w:cs="Arial"/>
            <w:sz w:val="24"/>
            <w:szCs w:val="24"/>
          </w:rPr>
          <w:t xml:space="preserve">Es wurden Kameras installiert, um die Aktion zu filmen. Das Material sollte helfen, gemachte Fehler zu erkennen und damit das Training zu verbessern. Die SAS erarbeitete einen Plan zur Geiselbefreiung, die DSCT einen Plan für die Geiselnehmer. Die SAS entschied, dass ein Einsatz von Helikoptern nicht möglich, sein da die Gartenfläche für eine Landung zu klein war und die potenziellen Terroristen leicht den Helikopter abschießen könnten. Beide Abteilungen hatten vier Wochen Zeit. Es wurde eine offene Übung angesetzt, in Hereford wurden Attrappen gebaut, damit die Truppe den Einsatz üben konnte. Die Squadrons wechselten sich in der Rolle der Geiselnehmer und Retter ab, und die Rettungsmissionen wurden immer besser. </w:t>
        </w:r>
      </w:ins>
    </w:p>
    <w:p w14:paraId="555491F6" w14:textId="77777777" w:rsidR="00944672" w:rsidRPr="00944672" w:rsidRDefault="00944672" w:rsidP="00944672">
      <w:pPr>
        <w:autoSpaceDE w:val="0"/>
        <w:autoSpaceDN w:val="0"/>
        <w:adjustRightInd w:val="0"/>
        <w:spacing w:after="0" w:line="292" w:lineRule="auto"/>
        <w:ind w:firstLine="227"/>
        <w:jc w:val="both"/>
        <w:rPr>
          <w:ins w:id="805" w:author="Jens Schnügger" w:date="2021-06-11T19:56:00Z"/>
          <w:rFonts w:ascii="Arial" w:hAnsi="Arial" w:cs="Arial"/>
          <w:sz w:val="24"/>
          <w:szCs w:val="24"/>
        </w:rPr>
      </w:pPr>
      <w:ins w:id="806" w:author="Jens Schnügger" w:date="2021-06-11T19:56:00Z">
        <w:r w:rsidRPr="00944672">
          <w:rPr>
            <w:rFonts w:ascii="Arial" w:hAnsi="Arial" w:cs="Arial"/>
            <w:sz w:val="24"/>
            <w:szCs w:val="24"/>
          </w:rPr>
          <w:t>Im DSCT arbeitete Ananda mit ihrem Stab an einer Strategie, bei der die Geiselnehmer gewinnen würden. An einem Dienstagvormittag begann die Übung. Am Ende der Übung waren vier von fünf Geiseln, alle Geiselnehmer und die halbe Squadron tot.</w:t>
        </w:r>
      </w:ins>
    </w:p>
    <w:p w14:paraId="287073F1" w14:textId="77777777" w:rsidR="00944672" w:rsidRPr="00944672" w:rsidRDefault="00944672" w:rsidP="00944672">
      <w:pPr>
        <w:autoSpaceDE w:val="0"/>
        <w:autoSpaceDN w:val="0"/>
        <w:adjustRightInd w:val="0"/>
        <w:spacing w:after="0" w:line="292" w:lineRule="auto"/>
        <w:ind w:firstLine="227"/>
        <w:jc w:val="both"/>
        <w:rPr>
          <w:ins w:id="807" w:author="Jens Schnügger" w:date="2021-06-11T19:56:00Z"/>
          <w:rFonts w:ascii="Arial" w:hAnsi="Arial" w:cs="Arial"/>
          <w:sz w:val="24"/>
          <w:szCs w:val="24"/>
        </w:rPr>
      </w:pPr>
      <w:ins w:id="808" w:author="Jens Schnügger" w:date="2021-06-11T19:56:00Z">
        <w:r w:rsidRPr="00944672">
          <w:rPr>
            <w:rFonts w:ascii="Arial" w:hAnsi="Arial" w:cs="Arial"/>
            <w:sz w:val="24"/>
            <w:szCs w:val="24"/>
          </w:rPr>
          <w:t>Dieses erschütternde Ergebnis stärkte den Ruf der DSCT und sorgte bei der SAS dafür, dass alle Abläufe noch einmal überprüft wurden. Letzten Endes waren alle Beteiligten froh, dass es diese Übung gegeben hatte. Eine Auswertung der Aufzeichnungen zeigte, welchen Plan die Geiselnehmer hatten, und wie präzise sie sich auf einen Angriff vorbereitet hatten. Erst nach wiederholtem Ansehen der einzelnen Szenen und im Vergleich mit anderen Kamerablickwinkeln zeigten sich die Fehler, die die Squadron gemacht hatte. In den Attrappen, in denen die Truppe geübt hatte, wurden alle Szenen nachgestellt und jeder Soldat konnte die Auswirkungen seines Tuns nachstellen.</w:t>
        </w:r>
      </w:ins>
    </w:p>
    <w:p w14:paraId="7D1CBBC4" w14:textId="77777777" w:rsidR="00944672" w:rsidRPr="00944672" w:rsidRDefault="00944672" w:rsidP="00944672">
      <w:pPr>
        <w:autoSpaceDE w:val="0"/>
        <w:autoSpaceDN w:val="0"/>
        <w:adjustRightInd w:val="0"/>
        <w:spacing w:after="0" w:line="292" w:lineRule="auto"/>
        <w:ind w:firstLine="227"/>
        <w:jc w:val="both"/>
        <w:rPr>
          <w:ins w:id="809" w:author="Jens Schnügger" w:date="2021-06-11T19:56:00Z"/>
          <w:rFonts w:ascii="Arial" w:hAnsi="Arial" w:cs="Arial"/>
          <w:sz w:val="24"/>
          <w:szCs w:val="24"/>
        </w:rPr>
      </w:pPr>
    </w:p>
    <w:p w14:paraId="525C3887"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ins w:id="810" w:author="Jens Schnügger" w:date="2021-06-11T19:56:00Z">
        <w:r w:rsidRPr="00944672">
          <w:rPr>
            <w:rFonts w:ascii="Arial" w:hAnsi="Arial" w:cs="Arial"/>
            <w:sz w:val="24"/>
            <w:szCs w:val="24"/>
          </w:rPr>
          <w:t>***</w:t>
        </w:r>
      </w:ins>
    </w:p>
    <w:p w14:paraId="36F1634B" w14:textId="77777777" w:rsidR="00944672" w:rsidRPr="00944672" w:rsidRDefault="00944672" w:rsidP="00944672">
      <w:pPr>
        <w:autoSpaceDE w:val="0"/>
        <w:autoSpaceDN w:val="0"/>
        <w:adjustRightInd w:val="0"/>
        <w:spacing w:after="0" w:line="292" w:lineRule="auto"/>
        <w:ind w:firstLine="227"/>
        <w:jc w:val="both"/>
        <w:rPr>
          <w:ins w:id="811" w:author="Jens Schnügger" w:date="2021-06-11T20:45:00Z"/>
          <w:rFonts w:ascii="Arial" w:hAnsi="Arial" w:cs="Arial"/>
          <w:sz w:val="24"/>
          <w:szCs w:val="24"/>
        </w:rPr>
      </w:pPr>
    </w:p>
    <w:p w14:paraId="657AFC53" w14:textId="77777777" w:rsidR="00944672" w:rsidRPr="00944672" w:rsidRDefault="00944672" w:rsidP="00944672">
      <w:pPr>
        <w:autoSpaceDE w:val="0"/>
        <w:autoSpaceDN w:val="0"/>
        <w:adjustRightInd w:val="0"/>
        <w:spacing w:after="0" w:line="292" w:lineRule="auto"/>
        <w:jc w:val="both"/>
        <w:rPr>
          <w:rFonts w:ascii="Arial" w:hAnsi="Arial" w:cs="Arial"/>
          <w:sz w:val="24"/>
          <w:szCs w:val="24"/>
        </w:rPr>
      </w:pPr>
      <w:ins w:id="812" w:author="Jens Schnügger" w:date="2021-06-11T20:45:00Z">
        <w:r w:rsidRPr="00944672">
          <w:rPr>
            <w:rFonts w:ascii="Arial" w:hAnsi="Arial" w:cs="Arial"/>
            <w:sz w:val="24"/>
            <w:szCs w:val="24"/>
          </w:rPr>
          <w:t xml:space="preserve">Die E-Mail von Dr. Sun Park hatte in Nordkorea, bei der Projektgruppe Mujigage einiges Erstaunen ausgelöst. Bislang war man davon ausgegangen, dass Marokko keine entscheidenden Überraschungen bereithalten würde. In dem Gebiet Westsahara waren vornehmlich Phosphat-Vorkommen. Die kleineren Mengen an anderen Rohstoffen waren hinlänglich erforscht, was wollte die Expedition erreichen? </w:t>
        </w:r>
      </w:ins>
    </w:p>
    <w:p w14:paraId="3A2EF251" w14:textId="77777777" w:rsidR="00944672" w:rsidRPr="00944672" w:rsidRDefault="00944672" w:rsidP="00944672">
      <w:pPr>
        <w:autoSpaceDE w:val="0"/>
        <w:autoSpaceDN w:val="0"/>
        <w:adjustRightInd w:val="0"/>
        <w:spacing w:after="0" w:line="292" w:lineRule="auto"/>
        <w:ind w:firstLine="227"/>
        <w:jc w:val="both"/>
        <w:rPr>
          <w:ins w:id="813" w:author="Jens Schnügger" w:date="2021-06-12T10:07:00Z"/>
          <w:rFonts w:ascii="Arial" w:hAnsi="Arial" w:cs="Arial"/>
          <w:sz w:val="24"/>
          <w:szCs w:val="24"/>
        </w:rPr>
      </w:pPr>
      <w:ins w:id="814" w:author="Jens Schnügger" w:date="2021-06-12T09:56:00Z">
        <w:r w:rsidRPr="00944672">
          <w:rPr>
            <w:rFonts w:ascii="Arial" w:hAnsi="Arial" w:cs="Arial"/>
            <w:sz w:val="24"/>
            <w:szCs w:val="24"/>
          </w:rPr>
          <w:t xml:space="preserve">Das Dr. Sun Park so spät eingebunden wurde, war leider nicht zu ändern. Es erging der Auftrag, einen männlichen Agenten nach Marokko zu entsenden, der den Geologen Ajwad Boussafa befragen würde. Ein Verscheiden des Geologen während oder nach der Befragung wurde billigend in Kauf genommen. Die Informationen waren von höchster </w:t>
        </w:r>
      </w:ins>
      <w:ins w:id="815" w:author="Jens Schnügger" w:date="2021-06-12T10:07:00Z">
        <w:r w:rsidRPr="00944672">
          <w:rPr>
            <w:rFonts w:ascii="Arial" w:hAnsi="Arial" w:cs="Arial"/>
            <w:sz w:val="24"/>
            <w:szCs w:val="24"/>
          </w:rPr>
          <w:t>Priorität.</w:t>
        </w:r>
      </w:ins>
    </w:p>
    <w:p w14:paraId="3612D210"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ins w:id="816" w:author="Jens Schnügger" w:date="2021-06-12T10:07:00Z">
        <w:r w:rsidRPr="00944672">
          <w:rPr>
            <w:rFonts w:ascii="Arial" w:hAnsi="Arial" w:cs="Arial"/>
            <w:sz w:val="24"/>
            <w:szCs w:val="24"/>
          </w:rPr>
          <w:t xml:space="preserve">Eine Woche später wurde der Leichnam von Ajwad Boussafa am Rande des Atlas Gebirge gefunden. Bis zur Obduktion ging man davon aus, dass er an dem Steilhang, an </w:t>
        </w:r>
        <w:r w:rsidRPr="00944672">
          <w:rPr>
            <w:rFonts w:ascii="Arial" w:hAnsi="Arial" w:cs="Arial"/>
            <w:sz w:val="24"/>
            <w:szCs w:val="24"/>
          </w:rPr>
          <w:lastRenderedPageBreak/>
          <w:t>dessen Fuß er gefunden wurde, abgerutscht und abgestürzt war. Die Obduktion ergab, dass er vor dem Sturz gefoltert wurde, damit wurde es als Mord bewertet, aber es konnten keine Spuren entdeckt werden, die auf eine Lösung des Falles schließen lies. Der Fall wurde als ungelöst zu den Akten genommen.</w:t>
        </w:r>
      </w:ins>
    </w:p>
    <w:p w14:paraId="0B1171FA" w14:textId="77777777" w:rsidR="00944672" w:rsidRPr="00944672" w:rsidRDefault="00944672" w:rsidP="00944672">
      <w:pPr>
        <w:autoSpaceDE w:val="0"/>
        <w:autoSpaceDN w:val="0"/>
        <w:adjustRightInd w:val="0"/>
        <w:spacing w:after="0" w:line="292" w:lineRule="auto"/>
        <w:ind w:firstLine="227"/>
        <w:jc w:val="both"/>
        <w:rPr>
          <w:ins w:id="817" w:author="Jens Schnügger" w:date="2021-06-12T10:14:00Z"/>
          <w:rFonts w:ascii="Arial" w:hAnsi="Arial" w:cs="Arial"/>
          <w:sz w:val="24"/>
          <w:szCs w:val="24"/>
        </w:rPr>
      </w:pPr>
    </w:p>
    <w:p w14:paraId="374E4635" w14:textId="77777777" w:rsidR="00944672" w:rsidRPr="00944672" w:rsidRDefault="00944672" w:rsidP="00944672">
      <w:pPr>
        <w:autoSpaceDE w:val="0"/>
        <w:autoSpaceDN w:val="0"/>
        <w:adjustRightInd w:val="0"/>
        <w:spacing w:after="0" w:line="292" w:lineRule="auto"/>
        <w:ind w:firstLine="227"/>
        <w:jc w:val="both"/>
        <w:rPr>
          <w:rFonts w:ascii="Arial" w:hAnsi="Arial" w:cs="Arial"/>
          <w:sz w:val="24"/>
          <w:szCs w:val="24"/>
        </w:rPr>
      </w:pPr>
      <w:ins w:id="818" w:author="Jens Schnügger" w:date="2021-06-12T10:14:00Z">
        <w:r w:rsidRPr="00944672">
          <w:rPr>
            <w:rFonts w:ascii="Arial" w:hAnsi="Arial" w:cs="Arial"/>
            <w:sz w:val="24"/>
            <w:szCs w:val="24"/>
          </w:rPr>
          <w:t>***</w:t>
        </w:r>
      </w:ins>
    </w:p>
    <w:p w14:paraId="50E8368B" w14:textId="77777777" w:rsidR="00944672" w:rsidRPr="00944672" w:rsidRDefault="00944672" w:rsidP="00944672">
      <w:pPr>
        <w:autoSpaceDE w:val="0"/>
        <w:autoSpaceDN w:val="0"/>
        <w:adjustRightInd w:val="0"/>
        <w:spacing w:after="0" w:line="292" w:lineRule="auto"/>
        <w:ind w:firstLine="227"/>
        <w:jc w:val="both"/>
        <w:rPr>
          <w:ins w:id="819" w:author="Jens Schnügger" w:date="2021-06-12T10:15:00Z"/>
          <w:rFonts w:ascii="Arial" w:hAnsi="Arial" w:cs="Arial"/>
          <w:sz w:val="24"/>
          <w:szCs w:val="24"/>
        </w:rPr>
      </w:pPr>
    </w:p>
    <w:p w14:paraId="778163C9" w14:textId="77777777" w:rsidR="00944672" w:rsidRPr="00944672" w:rsidRDefault="00944672" w:rsidP="00944672">
      <w:pPr>
        <w:autoSpaceDE w:val="0"/>
        <w:autoSpaceDN w:val="0"/>
        <w:adjustRightInd w:val="0"/>
        <w:spacing w:after="0" w:line="292" w:lineRule="auto"/>
        <w:jc w:val="both"/>
        <w:rPr>
          <w:ins w:id="820" w:author="Jens Schnügger" w:date="2021-06-12T10:22:00Z"/>
          <w:rFonts w:ascii="Arial" w:hAnsi="Arial" w:cs="Arial"/>
          <w:sz w:val="24"/>
          <w:szCs w:val="24"/>
        </w:rPr>
      </w:pPr>
      <w:ins w:id="821" w:author="Jens Schnügger" w:date="2021-06-12T10:15:00Z">
        <w:r w:rsidRPr="00944672">
          <w:rPr>
            <w:rFonts w:ascii="Arial" w:hAnsi="Arial" w:cs="Arial"/>
            <w:sz w:val="24"/>
            <w:szCs w:val="24"/>
          </w:rPr>
          <w:t xml:space="preserve">Der Bericht des Agenten aus Marokko ging im Projektbüro in Nordkorea ein. Die Daten waren widersprüchlich. Zum einen wurde während der Expedition wiederholt mit einem dem Echolot verwandten Verfahren, mit Explosionsdruckwellen, gearbeitet. Zum anderen wurden aber nur Bodenproben aus bis zu 30 Metern </w:t>
        </w:r>
      </w:ins>
      <w:r w:rsidRPr="00944672">
        <w:rPr>
          <w:rFonts w:ascii="Arial" w:hAnsi="Arial" w:cs="Arial"/>
          <w:sz w:val="24"/>
          <w:szCs w:val="24"/>
        </w:rPr>
        <w:t>Bohrtiefe</w:t>
      </w:r>
      <w:ins w:id="822" w:author="Jens Schnügger" w:date="2021-06-12T10:22:00Z">
        <w:r w:rsidRPr="00944672">
          <w:rPr>
            <w:rFonts w:ascii="Arial" w:hAnsi="Arial" w:cs="Arial"/>
            <w:sz w:val="24"/>
            <w:szCs w:val="24"/>
          </w:rPr>
          <w:t xml:space="preserve"> entnommen. Diese Tiefe ist für Erkundungen auf Rohstoffe nicht ausreichend. Als letzte Nachricht wurde mitgeteilt, dass alle Bodenproben an ein Labor in London verschickt worden waren. Die Anschrift des Labors vermochte Herr Boussafa nicht (mehr) mitteilen.</w:t>
        </w:r>
      </w:ins>
    </w:p>
    <w:p w14:paraId="39DE0870" w14:textId="77777777" w:rsidR="00944672" w:rsidRPr="00944672" w:rsidRDefault="00944672" w:rsidP="00944672">
      <w:pPr>
        <w:autoSpaceDE w:val="0"/>
        <w:autoSpaceDN w:val="0"/>
        <w:adjustRightInd w:val="0"/>
        <w:spacing w:after="0" w:line="292" w:lineRule="auto"/>
        <w:ind w:firstLine="227"/>
        <w:jc w:val="both"/>
        <w:rPr>
          <w:ins w:id="823" w:author="Jens Schnügger" w:date="2021-06-12T10:22:00Z"/>
          <w:rFonts w:ascii="Arial" w:hAnsi="Arial" w:cs="Arial"/>
          <w:sz w:val="24"/>
          <w:szCs w:val="24"/>
        </w:rPr>
      </w:pPr>
      <w:ins w:id="824" w:author="Jens Schnügger" w:date="2021-06-12T10:22:00Z">
        <w:r w:rsidRPr="00944672">
          <w:rPr>
            <w:rFonts w:ascii="Arial" w:hAnsi="Arial" w:cs="Arial"/>
            <w:sz w:val="24"/>
            <w:szCs w:val="24"/>
          </w:rPr>
          <w:t>Ein Team aus Europa würde sich um die Ermittlung von Informationen kümmern; das hatte der Agent vorausschauend veranlasst. Generalmajor Chang Chil Sung machte sich eine Notiz. Von Außenagenten war ein gewisses Maß an Selbstständigkeit zu erwarten, diesen Agenten würde er überprüfen.</w:t>
        </w:r>
      </w:ins>
    </w:p>
    <w:p w14:paraId="15F67241" w14:textId="77777777" w:rsidR="00944672" w:rsidRPr="00944672" w:rsidRDefault="00944672" w:rsidP="00944672">
      <w:pPr>
        <w:autoSpaceDE w:val="0"/>
        <w:autoSpaceDN w:val="0"/>
        <w:adjustRightInd w:val="0"/>
        <w:spacing w:after="0" w:line="292" w:lineRule="auto"/>
        <w:ind w:firstLine="227"/>
        <w:jc w:val="both"/>
        <w:rPr>
          <w:ins w:id="825" w:author="Jens Schnügger" w:date="2021-06-12T10:38:00Z"/>
          <w:rFonts w:ascii="Arial" w:hAnsi="Arial" w:cs="Arial"/>
          <w:sz w:val="24"/>
          <w:szCs w:val="24"/>
        </w:rPr>
      </w:pPr>
      <w:ins w:id="826" w:author="Jens Schnügger" w:date="2021-06-12T10:22:00Z">
        <w:r w:rsidRPr="00944672">
          <w:rPr>
            <w:rFonts w:ascii="Arial" w:hAnsi="Arial" w:cs="Arial"/>
            <w:sz w:val="24"/>
            <w:szCs w:val="24"/>
          </w:rPr>
          <w:t>Nach zwei weiteren Tagen erhielt er eine Mitteilung aus dem Büro in Amsterdam, dass es sich, bei dem betreffenden Labor, um das Lager von Dr. Benjamin Dingaka handel</w:t>
        </w:r>
      </w:ins>
      <w:r w:rsidRPr="00944672">
        <w:rPr>
          <w:rFonts w:ascii="Arial" w:hAnsi="Arial" w:cs="Arial"/>
          <w:sz w:val="24"/>
          <w:szCs w:val="24"/>
        </w:rPr>
        <w:t>n</w:t>
      </w:r>
      <w:ins w:id="827" w:author="Jens Schnügger" w:date="2021-06-12T10:38:00Z">
        <w:r w:rsidRPr="00944672">
          <w:rPr>
            <w:rFonts w:ascii="Arial" w:hAnsi="Arial" w:cs="Arial"/>
            <w:sz w:val="24"/>
            <w:szCs w:val="24"/>
          </w:rPr>
          <w:t xml:space="preserve"> würde. Dr. Dingaka war der Expeditionsleiter und er war bekannt dafür, dass er ein umfassendes Lager mit Proben besitzen würde. Die Schwierigkeit läge darin, dass das Lager in einem ehemaligen Luftschutzbunker untergebracht war.</w:t>
        </w:r>
      </w:ins>
    </w:p>
    <w:p w14:paraId="2A89D89E" w14:textId="77777777" w:rsidR="00944672" w:rsidRPr="00944672" w:rsidRDefault="00944672" w:rsidP="00944672">
      <w:pPr>
        <w:autoSpaceDE w:val="0"/>
        <w:autoSpaceDN w:val="0"/>
        <w:adjustRightInd w:val="0"/>
        <w:spacing w:after="0" w:line="292" w:lineRule="auto"/>
        <w:ind w:firstLine="227"/>
        <w:jc w:val="both"/>
        <w:rPr>
          <w:ins w:id="828" w:author="Jens Schnügger" w:date="2021-06-12T10:38:00Z"/>
          <w:rFonts w:ascii="Arial" w:hAnsi="Arial" w:cs="Arial"/>
          <w:sz w:val="24"/>
          <w:szCs w:val="24"/>
        </w:rPr>
      </w:pPr>
      <w:ins w:id="829" w:author="Jens Schnügger" w:date="2021-06-12T10:38:00Z">
        <w:r w:rsidRPr="00944672">
          <w:rPr>
            <w:rFonts w:ascii="Arial" w:hAnsi="Arial" w:cs="Arial"/>
            <w:sz w:val="24"/>
            <w:szCs w:val="24"/>
          </w:rPr>
          <w:t>Generalmajor Sung ordnete an zu prüfen, ob ein Einbruch in dem Lager möglich sei.</w:t>
        </w:r>
      </w:ins>
    </w:p>
    <w:p w14:paraId="0547F74D" w14:textId="77777777" w:rsidR="00944672" w:rsidRPr="00944672" w:rsidRDefault="00944672" w:rsidP="00944672">
      <w:pPr>
        <w:autoSpaceDE w:val="0"/>
        <w:autoSpaceDN w:val="0"/>
        <w:adjustRightInd w:val="0"/>
        <w:spacing w:after="0" w:line="292" w:lineRule="auto"/>
        <w:ind w:firstLine="227"/>
        <w:jc w:val="both"/>
        <w:rPr>
          <w:ins w:id="830" w:author="Jens Schnügger" w:date="2021-06-12T10:38:00Z"/>
          <w:rFonts w:ascii="Arial" w:hAnsi="Arial" w:cs="Arial"/>
          <w:sz w:val="24"/>
          <w:szCs w:val="24"/>
        </w:rPr>
      </w:pPr>
    </w:p>
    <w:p w14:paraId="34E6E68B" w14:textId="77777777" w:rsidR="00944672" w:rsidRPr="00944672" w:rsidRDefault="00944672" w:rsidP="00944672">
      <w:pPr>
        <w:autoSpaceDE w:val="0"/>
        <w:autoSpaceDN w:val="0"/>
        <w:adjustRightInd w:val="0"/>
        <w:spacing w:after="0" w:line="292" w:lineRule="auto"/>
        <w:jc w:val="both"/>
        <w:rPr>
          <w:ins w:id="831" w:author="Jens Schnügger" w:date="2021-06-12T10:38:00Z"/>
          <w:rFonts w:ascii="Arial" w:hAnsi="Arial" w:cs="Arial"/>
          <w:sz w:val="24"/>
          <w:szCs w:val="24"/>
        </w:rPr>
      </w:pPr>
      <w:ins w:id="832" w:author="Jens Schnügger" w:date="2021-06-12T10:38:00Z">
        <w:r w:rsidRPr="00944672">
          <w:rPr>
            <w:rFonts w:ascii="Arial" w:hAnsi="Arial" w:cs="Arial"/>
            <w:sz w:val="24"/>
            <w:szCs w:val="24"/>
          </w:rPr>
          <w:t>***</w:t>
        </w:r>
      </w:ins>
    </w:p>
    <w:p w14:paraId="1927245C" w14:textId="77777777" w:rsidR="00944672" w:rsidRPr="00944672" w:rsidRDefault="00944672" w:rsidP="00944672">
      <w:pPr>
        <w:autoSpaceDE w:val="0"/>
        <w:autoSpaceDN w:val="0"/>
        <w:adjustRightInd w:val="0"/>
        <w:spacing w:after="0" w:line="292" w:lineRule="auto"/>
        <w:ind w:firstLine="227"/>
        <w:jc w:val="both"/>
        <w:rPr>
          <w:ins w:id="833" w:author="Jens Schnügger" w:date="2021-06-12T10:38:00Z"/>
          <w:rFonts w:ascii="Arial" w:hAnsi="Arial" w:cs="Arial"/>
          <w:sz w:val="24"/>
          <w:szCs w:val="24"/>
        </w:rPr>
      </w:pPr>
    </w:p>
    <w:p w14:paraId="0DAAAA4D" w14:textId="77777777" w:rsidR="00944672" w:rsidRPr="00944672" w:rsidRDefault="00944672" w:rsidP="00944672">
      <w:pPr>
        <w:suppressAutoHyphens/>
        <w:autoSpaceDE w:val="0"/>
        <w:autoSpaceDN w:val="0"/>
        <w:adjustRightInd w:val="0"/>
        <w:spacing w:after="0" w:line="292" w:lineRule="auto"/>
        <w:jc w:val="both"/>
        <w:rPr>
          <w:ins w:id="834" w:author="Jens Schnügger" w:date="2021-06-12T10:06:00Z"/>
          <w:rFonts w:ascii="Arial" w:hAnsi="Arial" w:cs="Arial"/>
          <w:b/>
          <w:bCs/>
          <w:sz w:val="24"/>
          <w:szCs w:val="24"/>
        </w:rPr>
      </w:pPr>
      <w:r w:rsidRPr="00944672">
        <w:rPr>
          <w:rFonts w:ascii="Arial" w:hAnsi="Arial" w:cs="Arial"/>
          <w:b/>
          <w:bCs/>
          <w:sz w:val="24"/>
          <w:szCs w:val="24"/>
        </w:rPr>
        <w:t>FORTZETZUNG FOLGT.....</w:t>
      </w:r>
    </w:p>
    <w:p w14:paraId="4265761E" w14:textId="77777777" w:rsidR="00017F11" w:rsidRDefault="00017F11"/>
    <w:sectPr w:rsidR="00017F11" w:rsidSect="007B7721">
      <w:pgSz w:w="12240" w:h="15840"/>
      <w:pgMar w:top="1417" w:right="1417" w:bottom="1134" w:left="1417" w:header="720" w:footer="720" w:gutter="0"/>
      <w:cols w:space="720"/>
      <w:noEndnot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332" w:author="jens schnügger" w:date="2020-05-26T03:14:00Z" w:initials="js">
    <w:p w14:paraId="67540D62"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1E925866" w14:textId="77777777" w:rsidR="00944672" w:rsidRDefault="00944672" w:rsidP="00944672">
      <w:pPr>
        <w:suppressAutoHyphens/>
        <w:spacing w:line="292" w:lineRule="auto"/>
        <w:rPr>
          <w:rFonts w:ascii="Arial" w:hAnsi="Arial" w:cs="Arial"/>
          <w:sz w:val="20"/>
          <w:szCs w:val="20"/>
        </w:rPr>
      </w:pPr>
      <w:r>
        <w:rPr>
          <w:sz w:val="20"/>
          <w:szCs w:val="20"/>
        </w:rPr>
        <w:t>K1S001 : New York</w:t>
      </w:r>
    </w:p>
    <w:p w14:paraId="6F55F4D4" w14:textId="77777777" w:rsidR="00944672" w:rsidRDefault="00944672" w:rsidP="00944672">
      <w:pPr>
        <w:suppressAutoHyphens/>
        <w:spacing w:line="292" w:lineRule="auto"/>
        <w:rPr>
          <w:rFonts w:ascii="Arial" w:hAnsi="Arial" w:cs="Arial"/>
          <w:sz w:val="20"/>
          <w:szCs w:val="20"/>
        </w:rPr>
      </w:pPr>
    </w:p>
  </w:comment>
  <w:comment w:id="340" w:author="jens schnügger" w:date="2020-06-03T21:52:00Z" w:initials="js">
    <w:p w14:paraId="4F9E568F"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086B9B5F" w14:textId="77777777" w:rsidR="00944672" w:rsidRDefault="00944672" w:rsidP="00944672">
      <w:pPr>
        <w:suppressAutoHyphens/>
        <w:spacing w:line="292" w:lineRule="auto"/>
        <w:rPr>
          <w:rFonts w:ascii="Arial" w:hAnsi="Arial" w:cs="Arial"/>
          <w:sz w:val="20"/>
          <w:szCs w:val="20"/>
        </w:rPr>
      </w:pPr>
      <w:r>
        <w:rPr>
          <w:sz w:val="20"/>
          <w:szCs w:val="20"/>
        </w:rPr>
        <w:t>K1S002 : New York, Diner</w:t>
      </w:r>
    </w:p>
  </w:comment>
  <w:comment w:id="341" w:author="jens schnügger" w:date="2020-06-03T21:53:00Z" w:initials="js">
    <w:p w14:paraId="233442D0"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26F3DAFD" w14:textId="77777777" w:rsidR="00944672" w:rsidRDefault="00944672" w:rsidP="00944672">
      <w:pPr>
        <w:suppressAutoHyphens/>
        <w:spacing w:line="292" w:lineRule="auto"/>
        <w:rPr>
          <w:rFonts w:ascii="Arial" w:hAnsi="Arial" w:cs="Arial"/>
          <w:sz w:val="20"/>
          <w:szCs w:val="20"/>
        </w:rPr>
      </w:pPr>
      <w:r>
        <w:rPr>
          <w:sz w:val="20"/>
          <w:szCs w:val="20"/>
        </w:rPr>
        <w:t>K1S003 : New York, Diner</w:t>
      </w:r>
    </w:p>
  </w:comment>
  <w:comment w:id="349" w:author="jens schnügger" w:date="2020-05-07T12:00:00Z" w:initials="js">
    <w:p w14:paraId="7424E2F0"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462318E2" w14:textId="77777777" w:rsidR="00944672" w:rsidRDefault="00944672" w:rsidP="00944672">
      <w:pPr>
        <w:suppressAutoHyphens/>
        <w:spacing w:line="292" w:lineRule="auto"/>
        <w:rPr>
          <w:rFonts w:ascii="Arial" w:hAnsi="Arial" w:cs="Arial"/>
          <w:sz w:val="20"/>
          <w:szCs w:val="20"/>
        </w:rPr>
      </w:pPr>
      <w:r>
        <w:rPr>
          <w:sz w:val="20"/>
          <w:szCs w:val="20"/>
        </w:rPr>
        <w:t>K2S001 : Projekt Mujigage</w:t>
      </w:r>
    </w:p>
  </w:comment>
  <w:comment w:id="370" w:author="jens schnügger" w:date="2020-06-03T21:56:00Z" w:initials="js">
    <w:p w14:paraId="4B7E6E24"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4C544553" w14:textId="77777777" w:rsidR="00944672" w:rsidRDefault="00944672" w:rsidP="00944672">
      <w:pPr>
        <w:suppressAutoHyphens/>
        <w:spacing w:line="292" w:lineRule="auto"/>
        <w:rPr>
          <w:rFonts w:ascii="Arial" w:hAnsi="Arial" w:cs="Arial"/>
          <w:sz w:val="20"/>
          <w:szCs w:val="20"/>
        </w:rPr>
      </w:pPr>
      <w:r>
        <w:rPr>
          <w:sz w:val="20"/>
          <w:szCs w:val="20"/>
        </w:rPr>
        <w:t>K2S002 : Büro ‚Oberster Führer‘</w:t>
      </w:r>
    </w:p>
  </w:comment>
  <w:comment w:id="374" w:author="jens schnügger" w:date="2020-06-03T22:01:00Z" w:initials="js">
    <w:p w14:paraId="57F470B8"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57952E71" w14:textId="77777777" w:rsidR="00944672" w:rsidRDefault="00944672" w:rsidP="00944672">
      <w:pPr>
        <w:suppressAutoHyphens/>
        <w:spacing w:line="292" w:lineRule="auto"/>
        <w:rPr>
          <w:rFonts w:ascii="Arial" w:hAnsi="Arial" w:cs="Arial"/>
          <w:sz w:val="20"/>
          <w:szCs w:val="20"/>
        </w:rPr>
      </w:pPr>
      <w:r>
        <w:rPr>
          <w:sz w:val="20"/>
          <w:szCs w:val="20"/>
        </w:rPr>
        <w:t>K2S003 : Büro Minister Kim</w:t>
      </w:r>
    </w:p>
  </w:comment>
  <w:comment w:id="380" w:author="jens schnügger" w:date="2020-06-03T23:51:00Z" w:initials="js">
    <w:p w14:paraId="11237899"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18D64D5E" w14:textId="77777777" w:rsidR="00944672" w:rsidRDefault="00944672" w:rsidP="00944672">
      <w:pPr>
        <w:suppressAutoHyphens/>
        <w:spacing w:line="292" w:lineRule="auto"/>
        <w:rPr>
          <w:rFonts w:ascii="Arial" w:hAnsi="Arial" w:cs="Arial"/>
          <w:sz w:val="20"/>
          <w:szCs w:val="20"/>
        </w:rPr>
      </w:pPr>
      <w:r>
        <w:rPr>
          <w:sz w:val="20"/>
          <w:szCs w:val="20"/>
        </w:rPr>
        <w:t>K2S004 : Sinpo-Werft</w:t>
      </w:r>
    </w:p>
  </w:comment>
  <w:comment w:id="381" w:author="jens schnügger" w:date="2020-06-03T23:51:00Z" w:initials="js">
    <w:p w14:paraId="7062C312"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17E28506" w14:textId="77777777" w:rsidR="00944672" w:rsidRDefault="00944672" w:rsidP="00944672">
      <w:pPr>
        <w:suppressAutoHyphens/>
        <w:spacing w:line="292" w:lineRule="auto"/>
        <w:rPr>
          <w:rFonts w:ascii="Arial" w:hAnsi="Arial" w:cs="Arial"/>
          <w:sz w:val="20"/>
          <w:szCs w:val="20"/>
        </w:rPr>
      </w:pPr>
      <w:r>
        <w:rPr>
          <w:sz w:val="20"/>
          <w:szCs w:val="20"/>
        </w:rPr>
        <w:t>K2S005 : Operationsstab Mujigage</w:t>
      </w:r>
    </w:p>
  </w:comment>
  <w:comment w:id="382" w:author="jens schnügger" w:date="2020-06-03T23:51:00Z" w:initials="js">
    <w:p w14:paraId="6815F7D7"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2DD1E9F1" w14:textId="77777777" w:rsidR="00944672" w:rsidRDefault="00944672" w:rsidP="00944672">
      <w:pPr>
        <w:rPr>
          <w:sz w:val="20"/>
          <w:szCs w:val="20"/>
        </w:rPr>
      </w:pPr>
      <w:r>
        <w:rPr>
          <w:rFonts w:ascii="Times New Roman" w:hAnsi="Times New Roman" w:cs="Times New Roman"/>
          <w:sz w:val="20"/>
          <w:szCs w:val="20"/>
        </w:rPr>
        <w:t>K3S001 : Brisbane, LLTC</w:t>
      </w:r>
    </w:p>
  </w:comment>
  <w:comment w:id="383" w:author="jens schnügger" w:date="2020-06-03T23:52:00Z" w:initials="js">
    <w:p w14:paraId="69089F89"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0ADD3492" w14:textId="77777777" w:rsidR="00944672" w:rsidRDefault="00944672" w:rsidP="00944672">
      <w:pPr>
        <w:rPr>
          <w:sz w:val="20"/>
          <w:szCs w:val="20"/>
        </w:rPr>
      </w:pPr>
      <w:r>
        <w:rPr>
          <w:rFonts w:ascii="Times New Roman" w:hAnsi="Times New Roman" w:cs="Times New Roman"/>
          <w:sz w:val="20"/>
          <w:szCs w:val="20"/>
        </w:rPr>
        <w:t>K3S002 : Brisbane</w:t>
      </w:r>
    </w:p>
  </w:comment>
  <w:comment w:id="384" w:author="jens schnügger" w:date="2020-06-03T22:31:00Z" w:initials="js">
    <w:p w14:paraId="63368ACC"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3E779212" w14:textId="77777777" w:rsidR="00944672" w:rsidRDefault="00944672" w:rsidP="00944672">
      <w:pPr>
        <w:rPr>
          <w:sz w:val="20"/>
          <w:szCs w:val="20"/>
        </w:rPr>
      </w:pPr>
      <w:r>
        <w:rPr>
          <w:rFonts w:ascii="Times New Roman" w:hAnsi="Times New Roman" w:cs="Times New Roman"/>
          <w:sz w:val="20"/>
          <w:szCs w:val="20"/>
        </w:rPr>
        <w:t>K3S003 : Samstag, Glass House Mountains NP</w:t>
      </w:r>
    </w:p>
  </w:comment>
  <w:comment w:id="385" w:author="jens schnügger" w:date="2020-06-03T22:32:00Z" w:initials="js">
    <w:p w14:paraId="0C2B8DD7"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7DED27A6" w14:textId="77777777" w:rsidR="00944672" w:rsidRDefault="00944672" w:rsidP="00944672">
      <w:pPr>
        <w:rPr>
          <w:sz w:val="20"/>
          <w:szCs w:val="20"/>
        </w:rPr>
      </w:pPr>
      <w:r>
        <w:rPr>
          <w:rFonts w:ascii="Times New Roman" w:hAnsi="Times New Roman" w:cs="Times New Roman"/>
          <w:sz w:val="20"/>
          <w:szCs w:val="20"/>
        </w:rPr>
        <w:t>K3S004 : Glass House Mountains NP</w:t>
      </w:r>
    </w:p>
  </w:comment>
  <w:comment w:id="386" w:author="jens schnügger" w:date="2020-06-03T23:31:00Z" w:initials="js">
    <w:p w14:paraId="0E171480"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267A3C75" w14:textId="77777777" w:rsidR="00944672" w:rsidRDefault="00944672" w:rsidP="00944672">
      <w:pPr>
        <w:rPr>
          <w:sz w:val="20"/>
          <w:szCs w:val="20"/>
        </w:rPr>
      </w:pPr>
      <w:r>
        <w:rPr>
          <w:rFonts w:ascii="Times New Roman" w:hAnsi="Times New Roman" w:cs="Times New Roman"/>
          <w:sz w:val="20"/>
          <w:szCs w:val="20"/>
        </w:rPr>
        <w:t>K3S005 : Glass House Mountains NP</w:t>
      </w:r>
    </w:p>
  </w:comment>
  <w:comment w:id="387" w:author="jens schnügger" w:date="2020-06-03T23:08:00Z" w:initials="js">
    <w:p w14:paraId="3A6E12B2"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2BD0075D" w14:textId="77777777" w:rsidR="00944672" w:rsidRDefault="00944672" w:rsidP="00944672">
      <w:pPr>
        <w:rPr>
          <w:sz w:val="20"/>
          <w:szCs w:val="20"/>
        </w:rPr>
      </w:pPr>
      <w:r>
        <w:rPr>
          <w:rFonts w:ascii="Times New Roman" w:hAnsi="Times New Roman" w:cs="Times New Roman"/>
          <w:sz w:val="20"/>
          <w:szCs w:val="20"/>
        </w:rPr>
        <w:t>K4S001 : Kuala Lumpur</w:t>
      </w:r>
    </w:p>
  </w:comment>
  <w:comment w:id="388" w:author="jens schnügger" w:date="2020-06-03T23:21:00Z" w:initials="js">
    <w:p w14:paraId="66B74650"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20114880" w14:textId="77777777" w:rsidR="00944672" w:rsidRDefault="00944672" w:rsidP="00944672">
      <w:pPr>
        <w:rPr>
          <w:sz w:val="20"/>
          <w:szCs w:val="20"/>
        </w:rPr>
      </w:pPr>
      <w:r>
        <w:rPr>
          <w:rFonts w:ascii="Times New Roman" w:hAnsi="Times New Roman" w:cs="Times New Roman"/>
          <w:sz w:val="20"/>
          <w:szCs w:val="20"/>
        </w:rPr>
        <w:t>K4S002 : London, 05.03.2014</w:t>
      </w:r>
    </w:p>
  </w:comment>
  <w:comment w:id="389" w:author="jens schnügger" w:date="2020-06-03T23:22:00Z" w:initials="js">
    <w:p w14:paraId="52171D62"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5BCF0BFF" w14:textId="77777777" w:rsidR="00944672" w:rsidRDefault="00944672" w:rsidP="00944672">
      <w:pPr>
        <w:rPr>
          <w:sz w:val="20"/>
          <w:szCs w:val="20"/>
        </w:rPr>
      </w:pPr>
      <w:r>
        <w:rPr>
          <w:rFonts w:ascii="Times New Roman" w:hAnsi="Times New Roman" w:cs="Times New Roman"/>
          <w:sz w:val="20"/>
          <w:szCs w:val="20"/>
        </w:rPr>
        <w:t>K4S003 : Kuala Lumpur, Morgens</w:t>
      </w:r>
    </w:p>
  </w:comment>
  <w:comment w:id="390" w:author="jens schnügger" w:date="2020-06-03T23:29:00Z" w:initials="js">
    <w:p w14:paraId="310C15D9"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37AEE200" w14:textId="77777777" w:rsidR="00944672" w:rsidRDefault="00944672" w:rsidP="00944672">
      <w:pPr>
        <w:rPr>
          <w:sz w:val="20"/>
          <w:szCs w:val="20"/>
        </w:rPr>
      </w:pPr>
      <w:r>
        <w:rPr>
          <w:rFonts w:ascii="Times New Roman" w:hAnsi="Times New Roman" w:cs="Times New Roman"/>
          <w:sz w:val="20"/>
          <w:szCs w:val="20"/>
        </w:rPr>
        <w:t>K4S004 : A380 – MH 3 London – Kuala Lumpur</w:t>
      </w:r>
    </w:p>
  </w:comment>
  <w:comment w:id="391" w:author="jens schnügger" w:date="2020-06-03T23:29:00Z" w:initials="js">
    <w:p w14:paraId="4B20EE5E"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49657A38" w14:textId="77777777" w:rsidR="00944672" w:rsidRDefault="00944672" w:rsidP="00944672">
      <w:pPr>
        <w:rPr>
          <w:sz w:val="20"/>
          <w:szCs w:val="20"/>
        </w:rPr>
      </w:pPr>
      <w:r>
        <w:rPr>
          <w:rFonts w:ascii="Times New Roman" w:hAnsi="Times New Roman" w:cs="Times New Roman"/>
          <w:sz w:val="20"/>
          <w:szCs w:val="20"/>
        </w:rPr>
        <w:t>K4S005 : Wald bei Kuala Lumpur</w:t>
      </w:r>
    </w:p>
  </w:comment>
  <w:comment w:id="392" w:author="jens schnügger" w:date="2020-06-03T23:39:00Z" w:initials="js">
    <w:p w14:paraId="550E89AA"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29C41800" w14:textId="77777777" w:rsidR="00944672" w:rsidRDefault="00944672" w:rsidP="00944672">
      <w:pPr>
        <w:rPr>
          <w:sz w:val="20"/>
          <w:szCs w:val="20"/>
        </w:rPr>
      </w:pPr>
      <w:r>
        <w:rPr>
          <w:rFonts w:ascii="Times New Roman" w:hAnsi="Times New Roman" w:cs="Times New Roman"/>
          <w:sz w:val="20"/>
          <w:szCs w:val="20"/>
        </w:rPr>
        <w:t>K5S001 : KUL APT</w:t>
      </w:r>
    </w:p>
  </w:comment>
  <w:comment w:id="393" w:author="jens schnügger" w:date="2020-06-03T23:40:00Z" w:initials="js">
    <w:p w14:paraId="62D97849"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4BE882E1" w14:textId="77777777" w:rsidR="00944672" w:rsidRDefault="00944672" w:rsidP="00944672">
      <w:pPr>
        <w:rPr>
          <w:sz w:val="20"/>
          <w:szCs w:val="20"/>
        </w:rPr>
      </w:pPr>
      <w:r>
        <w:rPr>
          <w:rFonts w:ascii="Times New Roman" w:hAnsi="Times New Roman" w:cs="Times New Roman"/>
          <w:sz w:val="20"/>
          <w:szCs w:val="20"/>
        </w:rPr>
        <w:t>K5S002 : Cargo City. KUL</w:t>
      </w:r>
    </w:p>
  </w:comment>
  <w:comment w:id="394" w:author="jens schnügger" w:date="2020-06-03T23:40:00Z" w:initials="js">
    <w:p w14:paraId="31F1BCF8"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21EB37A8" w14:textId="77777777" w:rsidR="00944672" w:rsidRDefault="00944672" w:rsidP="00944672">
      <w:pPr>
        <w:rPr>
          <w:sz w:val="20"/>
          <w:szCs w:val="20"/>
        </w:rPr>
      </w:pPr>
      <w:r>
        <w:rPr>
          <w:rFonts w:ascii="Times New Roman" w:hAnsi="Times New Roman" w:cs="Times New Roman"/>
          <w:sz w:val="20"/>
          <w:szCs w:val="20"/>
        </w:rPr>
        <w:t>K5S003 : KUL, Position MH 370</w:t>
      </w:r>
    </w:p>
  </w:comment>
  <w:comment w:id="395" w:author="jens schnügger" w:date="2020-06-03T23:41:00Z" w:initials="js">
    <w:p w14:paraId="57C2FF66"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6ECCBDF3" w14:textId="77777777" w:rsidR="00944672" w:rsidRDefault="00944672" w:rsidP="00944672">
      <w:pPr>
        <w:rPr>
          <w:sz w:val="20"/>
          <w:szCs w:val="20"/>
        </w:rPr>
      </w:pPr>
      <w:r>
        <w:rPr>
          <w:rFonts w:ascii="Times New Roman" w:hAnsi="Times New Roman" w:cs="Times New Roman"/>
          <w:sz w:val="20"/>
          <w:szCs w:val="20"/>
        </w:rPr>
        <w:t>K5S004 : MH Dispatch</w:t>
      </w:r>
    </w:p>
  </w:comment>
  <w:comment w:id="396" w:author="jens schnügger" w:date="2020-06-03T23:41:00Z" w:initials="js">
    <w:p w14:paraId="3FA00192"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78692643" w14:textId="77777777" w:rsidR="00944672" w:rsidRDefault="00944672" w:rsidP="00944672">
      <w:pPr>
        <w:suppressAutoHyphens/>
        <w:spacing w:line="292" w:lineRule="auto"/>
        <w:rPr>
          <w:rFonts w:ascii="Arial" w:hAnsi="Arial" w:cs="Arial"/>
          <w:sz w:val="20"/>
          <w:szCs w:val="20"/>
        </w:rPr>
      </w:pPr>
      <w:r>
        <w:rPr>
          <w:sz w:val="20"/>
          <w:szCs w:val="20"/>
        </w:rPr>
        <w:t>K5S005 : Malaysia Airlines Cargo City, KUL</w:t>
      </w:r>
    </w:p>
  </w:comment>
  <w:comment w:id="397" w:author="jens schnügger" w:date="2020-06-03T23:42:00Z" w:initials="js">
    <w:p w14:paraId="74EDCB94"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61A7D4B0" w14:textId="77777777" w:rsidR="00944672" w:rsidRDefault="00944672" w:rsidP="00944672">
      <w:pPr>
        <w:suppressAutoHyphens/>
        <w:spacing w:line="292" w:lineRule="auto"/>
        <w:rPr>
          <w:rFonts w:ascii="Arial" w:hAnsi="Arial" w:cs="Arial"/>
          <w:sz w:val="20"/>
          <w:szCs w:val="20"/>
        </w:rPr>
      </w:pPr>
      <w:r>
        <w:rPr>
          <w:sz w:val="20"/>
          <w:szCs w:val="20"/>
        </w:rPr>
        <w:t>K5S006 : Malaysia Airlines Cargo City, KUL, SEC</w:t>
      </w:r>
    </w:p>
  </w:comment>
  <w:comment w:id="398" w:author="jens schnügger" w:date="2020-06-03T23:42:00Z" w:initials="js">
    <w:p w14:paraId="7E9761BD"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108D8EE4" w14:textId="77777777" w:rsidR="00944672" w:rsidRDefault="00944672" w:rsidP="00944672">
      <w:pPr>
        <w:suppressAutoHyphens/>
        <w:spacing w:line="292" w:lineRule="auto"/>
        <w:rPr>
          <w:rFonts w:ascii="Arial" w:hAnsi="Arial" w:cs="Arial"/>
          <w:sz w:val="20"/>
          <w:szCs w:val="20"/>
        </w:rPr>
      </w:pPr>
      <w:r>
        <w:rPr>
          <w:sz w:val="20"/>
          <w:szCs w:val="20"/>
        </w:rPr>
        <w:t>K5S007 : Malaysia Airlines Cargo City, KUL</w:t>
      </w:r>
    </w:p>
  </w:comment>
  <w:comment w:id="399" w:author="jens schnügger" w:date="2020-06-03T23:43:00Z" w:initials="js">
    <w:p w14:paraId="21AF84CA"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6586098E" w14:textId="77777777" w:rsidR="00944672" w:rsidRDefault="00944672" w:rsidP="00944672">
      <w:pPr>
        <w:suppressAutoHyphens/>
        <w:spacing w:line="292" w:lineRule="auto"/>
        <w:rPr>
          <w:rFonts w:ascii="Arial" w:hAnsi="Arial" w:cs="Arial"/>
          <w:sz w:val="20"/>
          <w:szCs w:val="20"/>
        </w:rPr>
      </w:pPr>
      <w:r>
        <w:rPr>
          <w:sz w:val="20"/>
          <w:szCs w:val="20"/>
        </w:rPr>
        <w:t>K5S008 : KUL, Position MH 370</w:t>
      </w:r>
    </w:p>
  </w:comment>
  <w:comment w:id="400" w:author="jens schnügger" w:date="2020-06-03T23:43:00Z" w:initials="js">
    <w:p w14:paraId="6229740F"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6B565DBB" w14:textId="77777777" w:rsidR="00944672" w:rsidRDefault="00944672" w:rsidP="00944672">
      <w:pPr>
        <w:suppressAutoHyphens/>
        <w:spacing w:line="292" w:lineRule="auto"/>
        <w:rPr>
          <w:rFonts w:ascii="Arial" w:hAnsi="Arial" w:cs="Arial"/>
          <w:sz w:val="20"/>
          <w:szCs w:val="20"/>
        </w:rPr>
      </w:pPr>
      <w:r>
        <w:rPr>
          <w:sz w:val="20"/>
          <w:szCs w:val="20"/>
        </w:rPr>
        <w:t>K5S009 : Malaysia Airlines Cargo City, KUL, SEC</w:t>
      </w:r>
    </w:p>
  </w:comment>
  <w:comment w:id="401" w:author="jens schnügger" w:date="2020-06-08T16:25:00Z" w:initials="js">
    <w:p w14:paraId="6B56B98E"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791968B4" w14:textId="77777777" w:rsidR="00944672" w:rsidRDefault="00944672" w:rsidP="00944672">
      <w:pPr>
        <w:suppressAutoHyphens/>
        <w:spacing w:line="292" w:lineRule="auto"/>
        <w:rPr>
          <w:rFonts w:ascii="Arial" w:hAnsi="Arial" w:cs="Arial"/>
          <w:sz w:val="20"/>
          <w:szCs w:val="20"/>
        </w:rPr>
      </w:pPr>
      <w:r>
        <w:rPr>
          <w:sz w:val="20"/>
          <w:szCs w:val="20"/>
        </w:rPr>
        <w:t>K5S010 : Sicherheitschef, KUL APT</w:t>
      </w:r>
    </w:p>
  </w:comment>
  <w:comment w:id="402" w:author="jens schnügger" w:date="2020-06-08T16:19:00Z" w:initials="js">
    <w:p w14:paraId="5ED2C5CA"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56FAAEB9" w14:textId="77777777" w:rsidR="00944672" w:rsidRDefault="00944672" w:rsidP="00944672">
      <w:pPr>
        <w:suppressAutoHyphens/>
        <w:spacing w:line="292" w:lineRule="auto"/>
        <w:rPr>
          <w:rFonts w:ascii="Arial" w:hAnsi="Arial" w:cs="Arial"/>
          <w:sz w:val="20"/>
          <w:szCs w:val="20"/>
        </w:rPr>
      </w:pPr>
      <w:r>
        <w:rPr>
          <w:sz w:val="20"/>
          <w:szCs w:val="20"/>
        </w:rPr>
        <w:t>K5S011 : Malaysia Airlines Cargo City, KUL, SEC</w:t>
      </w:r>
    </w:p>
  </w:comment>
  <w:comment w:id="403" w:author="jens schnügger" w:date="2020-06-07T14:36:00Z" w:initials="js">
    <w:p w14:paraId="6A0DCEF7"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2EC9B8D1" w14:textId="77777777" w:rsidR="00944672" w:rsidRDefault="00944672" w:rsidP="00944672">
      <w:pPr>
        <w:suppressAutoHyphens/>
        <w:spacing w:line="292" w:lineRule="auto"/>
        <w:rPr>
          <w:rFonts w:ascii="Arial" w:hAnsi="Arial" w:cs="Arial"/>
          <w:sz w:val="20"/>
          <w:szCs w:val="20"/>
        </w:rPr>
      </w:pPr>
      <w:r>
        <w:rPr>
          <w:sz w:val="20"/>
          <w:szCs w:val="20"/>
        </w:rPr>
        <w:t>K5S012 : KUL, Position MH 370</w:t>
      </w:r>
    </w:p>
  </w:comment>
  <w:comment w:id="404" w:author="jens schnügger" w:date="2020-06-07T15:40:00Z" w:initials="js">
    <w:p w14:paraId="0BC3F0A9"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76F448DA" w14:textId="77777777" w:rsidR="00944672" w:rsidRDefault="00944672" w:rsidP="00944672">
      <w:pPr>
        <w:rPr>
          <w:sz w:val="20"/>
          <w:szCs w:val="20"/>
        </w:rPr>
      </w:pPr>
      <w:r>
        <w:rPr>
          <w:rFonts w:ascii="Times New Roman" w:hAnsi="Times New Roman" w:cs="Times New Roman"/>
          <w:sz w:val="20"/>
          <w:szCs w:val="20"/>
        </w:rPr>
        <w:t>KS5S013 : Cockpit MH 370</w:t>
      </w:r>
    </w:p>
  </w:comment>
  <w:comment w:id="405" w:author="jens schnügger" w:date="2020-06-08T17:31:00Z" w:initials="js">
    <w:p w14:paraId="149BBBA6"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357A8AE0" w14:textId="77777777" w:rsidR="00944672" w:rsidRDefault="00944672" w:rsidP="00944672">
      <w:pPr>
        <w:rPr>
          <w:sz w:val="20"/>
          <w:szCs w:val="20"/>
        </w:rPr>
      </w:pPr>
      <w:r>
        <w:rPr>
          <w:rFonts w:ascii="Times New Roman" w:hAnsi="Times New Roman" w:cs="Times New Roman"/>
          <w:sz w:val="20"/>
          <w:szCs w:val="20"/>
        </w:rPr>
        <w:t>K5S014 : Laderaum, MH 370</w:t>
      </w:r>
    </w:p>
  </w:comment>
  <w:comment w:id="406" w:author="jens schnügger" w:date="2020-06-03T23:44:00Z" w:initials="js">
    <w:p w14:paraId="392E765D"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467F9019" w14:textId="77777777" w:rsidR="00944672" w:rsidRDefault="00944672" w:rsidP="00944672">
      <w:pPr>
        <w:suppressAutoHyphens/>
        <w:spacing w:line="292" w:lineRule="auto"/>
        <w:rPr>
          <w:rFonts w:ascii="Arial" w:hAnsi="Arial" w:cs="Arial"/>
          <w:sz w:val="20"/>
          <w:szCs w:val="20"/>
        </w:rPr>
      </w:pPr>
      <w:r>
        <w:rPr>
          <w:sz w:val="20"/>
          <w:szCs w:val="20"/>
        </w:rPr>
        <w:t>K6S01 : 00:45h – Sole Sourcer</w:t>
      </w:r>
    </w:p>
  </w:comment>
  <w:comment w:id="407" w:author="jens schnügger" w:date="2021-01-09T10:05:00Z" w:initials="js">
    <w:p w14:paraId="26C7DF68"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5CD267D4" w14:textId="77777777" w:rsidR="00944672" w:rsidRDefault="00944672" w:rsidP="00944672">
      <w:pPr>
        <w:suppressAutoHyphens/>
        <w:spacing w:line="292" w:lineRule="auto"/>
        <w:rPr>
          <w:rFonts w:ascii="Arial" w:hAnsi="Arial" w:cs="Arial"/>
          <w:sz w:val="20"/>
          <w:szCs w:val="20"/>
        </w:rPr>
      </w:pPr>
      <w:r>
        <w:rPr>
          <w:sz w:val="20"/>
          <w:szCs w:val="20"/>
        </w:rPr>
        <w:t>K6S02 : Fischtrawler „Große Heimat IV“</w:t>
      </w:r>
    </w:p>
  </w:comment>
  <w:comment w:id="408" w:author="jens schnügger" w:date="2020-06-08T17:05:00Z" w:initials="js">
    <w:p w14:paraId="0EE6220F"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2DB55E76" w14:textId="77777777" w:rsidR="00944672" w:rsidRDefault="00944672" w:rsidP="00944672">
      <w:pPr>
        <w:rPr>
          <w:sz w:val="20"/>
          <w:szCs w:val="20"/>
        </w:rPr>
      </w:pPr>
      <w:r>
        <w:rPr>
          <w:rFonts w:ascii="Times New Roman" w:hAnsi="Times New Roman" w:cs="Times New Roman"/>
          <w:sz w:val="20"/>
          <w:szCs w:val="20"/>
        </w:rPr>
        <w:t>K6S03 : Cockpit MH 370</w:t>
      </w:r>
    </w:p>
  </w:comment>
  <w:comment w:id="409" w:author="jens schnügger" w:date="2020-06-09T08:50:00Z" w:initials="js">
    <w:p w14:paraId="21F59382"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6528B65E" w14:textId="77777777" w:rsidR="00944672" w:rsidRDefault="00944672" w:rsidP="00944672">
      <w:pPr>
        <w:suppressAutoHyphens/>
        <w:spacing w:line="292" w:lineRule="auto"/>
        <w:rPr>
          <w:rFonts w:ascii="Arial" w:hAnsi="Arial" w:cs="Arial"/>
          <w:sz w:val="20"/>
          <w:szCs w:val="20"/>
        </w:rPr>
      </w:pPr>
      <w:r>
        <w:rPr>
          <w:sz w:val="20"/>
          <w:szCs w:val="20"/>
        </w:rPr>
        <w:t>K6S04 : Fischtrawler „Große Heimat IV“</w:t>
      </w:r>
    </w:p>
  </w:comment>
  <w:comment w:id="410" w:author="jens schnügger" w:date="2020-06-09T15:22:00Z" w:initials="js">
    <w:p w14:paraId="65E933AD"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3E705388" w14:textId="77777777" w:rsidR="00944672" w:rsidRDefault="00944672" w:rsidP="00944672">
      <w:pPr>
        <w:rPr>
          <w:sz w:val="20"/>
          <w:szCs w:val="20"/>
        </w:rPr>
      </w:pPr>
      <w:r>
        <w:rPr>
          <w:rFonts w:ascii="Times New Roman" w:hAnsi="Times New Roman" w:cs="Times New Roman"/>
          <w:sz w:val="20"/>
          <w:szCs w:val="20"/>
        </w:rPr>
        <w:t>K6S05 : Cockpit MH 370</w:t>
      </w:r>
    </w:p>
  </w:comment>
  <w:comment w:id="411" w:author="jens schnügger" w:date="2020-06-10T07:59:00Z" w:initials="js">
    <w:p w14:paraId="76416085"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4520BF88" w14:textId="77777777" w:rsidR="00944672" w:rsidRDefault="00944672" w:rsidP="00944672">
      <w:pPr>
        <w:rPr>
          <w:sz w:val="20"/>
          <w:szCs w:val="20"/>
        </w:rPr>
      </w:pPr>
      <w:r>
        <w:rPr>
          <w:rFonts w:ascii="Times New Roman" w:hAnsi="Times New Roman" w:cs="Times New Roman"/>
          <w:sz w:val="20"/>
          <w:szCs w:val="20"/>
        </w:rPr>
        <w:t>K6S06 : Nordkorea – Vorbereitungen</w:t>
      </w:r>
    </w:p>
  </w:comment>
  <w:comment w:id="412" w:author="jens schnügger" w:date="2020-06-10T15:58:00Z" w:initials="js">
    <w:p w14:paraId="1460AFEE"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5C4A0A09" w14:textId="77777777" w:rsidR="00944672" w:rsidRDefault="00944672" w:rsidP="00944672">
      <w:pPr>
        <w:rPr>
          <w:sz w:val="20"/>
          <w:szCs w:val="20"/>
        </w:rPr>
      </w:pPr>
      <w:r>
        <w:rPr>
          <w:rFonts w:ascii="Times New Roman" w:hAnsi="Times New Roman" w:cs="Times New Roman"/>
          <w:sz w:val="20"/>
          <w:szCs w:val="20"/>
        </w:rPr>
        <w:t>K6S07 : Hohotobei, Palau</w:t>
      </w:r>
    </w:p>
  </w:comment>
  <w:comment w:id="413" w:author="jens schnügger" w:date="2020-06-09T15:22:00Z" w:initials="js">
    <w:p w14:paraId="1F6FED8A"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23F87AAF" w14:textId="77777777" w:rsidR="00944672" w:rsidRDefault="00944672" w:rsidP="00944672">
      <w:pPr>
        <w:rPr>
          <w:sz w:val="20"/>
          <w:szCs w:val="20"/>
        </w:rPr>
      </w:pPr>
      <w:r>
        <w:rPr>
          <w:rFonts w:ascii="Times New Roman" w:hAnsi="Times New Roman" w:cs="Times New Roman"/>
          <w:sz w:val="20"/>
          <w:szCs w:val="20"/>
        </w:rPr>
        <w:t>K6S08 : Landung im Pazifik, Teil 1</w:t>
      </w:r>
    </w:p>
  </w:comment>
  <w:comment w:id="414" w:author="jens schnügger" w:date="2020-06-11T13:53:00Z" w:initials="js">
    <w:p w14:paraId="0E876438"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7B1C673F" w14:textId="77777777" w:rsidR="00944672" w:rsidRDefault="00944672" w:rsidP="00944672">
      <w:pPr>
        <w:rPr>
          <w:sz w:val="20"/>
          <w:szCs w:val="20"/>
        </w:rPr>
      </w:pPr>
      <w:r>
        <w:rPr>
          <w:rFonts w:ascii="Times New Roman" w:hAnsi="Times New Roman" w:cs="Times New Roman"/>
          <w:sz w:val="20"/>
          <w:szCs w:val="20"/>
        </w:rPr>
        <w:t>K6S09 : Ausladen des Flugzeuges</w:t>
      </w:r>
    </w:p>
  </w:comment>
  <w:comment w:id="415" w:author="jens schnügger" w:date="2020-06-11T14:24:00Z" w:initials="js">
    <w:p w14:paraId="0BB1D0DA"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3FA60380" w14:textId="77777777" w:rsidR="00944672" w:rsidRDefault="00944672" w:rsidP="00944672">
      <w:pPr>
        <w:rPr>
          <w:sz w:val="20"/>
          <w:szCs w:val="20"/>
        </w:rPr>
      </w:pPr>
      <w:r>
        <w:rPr>
          <w:rFonts w:ascii="Times New Roman" w:hAnsi="Times New Roman" w:cs="Times New Roman"/>
          <w:sz w:val="20"/>
          <w:szCs w:val="20"/>
        </w:rPr>
        <w:t>K6S10 : Besuch bei Helen Reef</w:t>
      </w:r>
    </w:p>
  </w:comment>
  <w:comment w:id="416" w:author="jens schnügger" w:date="2020-06-11T14:26:00Z" w:initials="js">
    <w:p w14:paraId="5EE12A34"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7F1CEB86" w14:textId="77777777" w:rsidR="00944672" w:rsidRDefault="00944672" w:rsidP="00944672">
      <w:pPr>
        <w:suppressAutoHyphens/>
        <w:spacing w:line="292" w:lineRule="auto"/>
        <w:rPr>
          <w:rFonts w:ascii="Arial" w:hAnsi="Arial" w:cs="Arial"/>
          <w:sz w:val="20"/>
          <w:szCs w:val="20"/>
        </w:rPr>
      </w:pPr>
      <w:r>
        <w:rPr>
          <w:sz w:val="20"/>
          <w:szCs w:val="20"/>
        </w:rPr>
        <w:t>K6S11 :  Rückreise der „Heimathilfe II“</w:t>
      </w:r>
    </w:p>
  </w:comment>
  <w:comment w:id="417" w:author="jens schnügger" w:date="2020-06-11T14:55:00Z" w:initials="js">
    <w:p w14:paraId="13845D55"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57FD3DD9" w14:textId="77777777" w:rsidR="00944672" w:rsidRDefault="00944672" w:rsidP="00944672">
      <w:pPr>
        <w:rPr>
          <w:sz w:val="20"/>
          <w:szCs w:val="20"/>
        </w:rPr>
      </w:pPr>
      <w:r>
        <w:rPr>
          <w:rFonts w:ascii="Times New Roman" w:hAnsi="Times New Roman" w:cs="Times New Roman"/>
          <w:sz w:val="20"/>
          <w:szCs w:val="20"/>
        </w:rPr>
        <w:t>K6S12 : Rückkehr nach Sinpo</w:t>
      </w:r>
    </w:p>
  </w:comment>
  <w:comment w:id="418" w:author="jens schnügger" w:date="2020-06-11T15:14:00Z" w:initials="js">
    <w:p w14:paraId="293AA1F9"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496495C3" w14:textId="77777777" w:rsidR="00944672" w:rsidRDefault="00944672" w:rsidP="00944672">
      <w:pPr>
        <w:rPr>
          <w:sz w:val="20"/>
          <w:szCs w:val="20"/>
        </w:rPr>
      </w:pPr>
      <w:r>
        <w:rPr>
          <w:rFonts w:ascii="Times New Roman" w:hAnsi="Times New Roman" w:cs="Times New Roman"/>
          <w:sz w:val="20"/>
          <w:szCs w:val="20"/>
        </w:rPr>
        <w:t>K6S13 : Der Grund</w:t>
      </w:r>
    </w:p>
  </w:comment>
  <w:comment w:id="419" w:author="jens schnügger" w:date="2020-07-02T15:14:00Z" w:initials="js">
    <w:p w14:paraId="32D23E8B"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46B63921" w14:textId="77777777" w:rsidR="00944672" w:rsidRDefault="00944672" w:rsidP="00944672">
      <w:pPr>
        <w:rPr>
          <w:sz w:val="20"/>
          <w:szCs w:val="20"/>
        </w:rPr>
      </w:pPr>
      <w:r>
        <w:rPr>
          <w:rFonts w:ascii="Times New Roman" w:hAnsi="Times New Roman" w:cs="Times New Roman"/>
          <w:sz w:val="20"/>
          <w:szCs w:val="20"/>
        </w:rPr>
        <w:t>K7S01 : Russland, Rüstung</w:t>
      </w:r>
    </w:p>
  </w:comment>
  <w:comment w:id="420" w:author="jens schnügger" w:date="2021-01-17T19:17:00Z" w:initials="js">
    <w:p w14:paraId="57BA90A3"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2B4B9B67" w14:textId="77777777" w:rsidR="00944672" w:rsidRDefault="00944672" w:rsidP="00944672">
      <w:pPr>
        <w:rPr>
          <w:sz w:val="20"/>
          <w:szCs w:val="20"/>
        </w:rPr>
      </w:pPr>
      <w:r>
        <w:rPr>
          <w:rFonts w:ascii="Times New Roman" w:hAnsi="Times New Roman" w:cs="Times New Roman"/>
          <w:sz w:val="20"/>
          <w:szCs w:val="20"/>
        </w:rPr>
        <w:t>K7 S02 : Moskau, Bodenstreitkräfte</w:t>
      </w:r>
    </w:p>
  </w:comment>
  <w:comment w:id="421" w:author="jens schnügger" w:date="2020-07-02T15:15:00Z" w:initials="js">
    <w:p w14:paraId="0E957E43"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18197A87" w14:textId="77777777" w:rsidR="00944672" w:rsidRDefault="00944672" w:rsidP="00944672">
      <w:pPr>
        <w:rPr>
          <w:sz w:val="20"/>
          <w:szCs w:val="20"/>
        </w:rPr>
      </w:pPr>
      <w:r>
        <w:rPr>
          <w:rFonts w:ascii="Times New Roman" w:hAnsi="Times New Roman" w:cs="Times New Roman"/>
          <w:sz w:val="20"/>
          <w:szCs w:val="20"/>
        </w:rPr>
        <w:t>K7S03 : NK Testgelände</w:t>
      </w:r>
    </w:p>
  </w:comment>
  <w:comment w:id="422" w:author="jens schnügger" w:date="2020-06-19T07:49:00Z" w:initials="js">
    <w:p w14:paraId="247E4AA3"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1C020E88" w14:textId="77777777" w:rsidR="00944672" w:rsidRDefault="00944672" w:rsidP="00944672">
      <w:pPr>
        <w:rPr>
          <w:sz w:val="20"/>
          <w:szCs w:val="20"/>
        </w:rPr>
      </w:pPr>
      <w:r>
        <w:rPr>
          <w:rFonts w:ascii="Times New Roman" w:hAnsi="Times New Roman" w:cs="Times New Roman"/>
          <w:sz w:val="20"/>
          <w:szCs w:val="20"/>
        </w:rPr>
        <w:t>K7S04 : Russland, Armee HQ</w:t>
      </w:r>
    </w:p>
  </w:comment>
  <w:comment w:id="423" w:author="jens schnügger" w:date="2020-12-21T15:52:00Z" w:initials="js">
    <w:p w14:paraId="15F43D8B"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55E9B192" w14:textId="77777777" w:rsidR="00944672" w:rsidRDefault="00944672" w:rsidP="00944672">
      <w:pPr>
        <w:rPr>
          <w:sz w:val="20"/>
          <w:szCs w:val="20"/>
        </w:rPr>
      </w:pPr>
      <w:r>
        <w:rPr>
          <w:rFonts w:ascii="Times New Roman" w:hAnsi="Times New Roman" w:cs="Times New Roman"/>
          <w:sz w:val="20"/>
          <w:szCs w:val="20"/>
        </w:rPr>
        <w:t>K8S01 : Thomas Ganghofer</w:t>
      </w:r>
    </w:p>
  </w:comment>
  <w:comment w:id="424" w:author="jens schnügger" w:date="2020-06-14T21:13:00Z" w:initials="js">
    <w:p w14:paraId="014E1119"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2AF2A481" w14:textId="77777777" w:rsidR="00944672" w:rsidRDefault="00944672" w:rsidP="00944672">
      <w:pPr>
        <w:rPr>
          <w:sz w:val="20"/>
          <w:szCs w:val="20"/>
        </w:rPr>
      </w:pPr>
      <w:r>
        <w:rPr>
          <w:rFonts w:ascii="Times New Roman" w:hAnsi="Times New Roman" w:cs="Times New Roman"/>
          <w:sz w:val="20"/>
          <w:szCs w:val="20"/>
        </w:rPr>
        <w:t>K8S02 : Unstimmigkeiten</w:t>
      </w:r>
    </w:p>
  </w:comment>
  <w:comment w:id="425" w:author="jens schnügger" w:date="2020-06-15T20:28:00Z" w:initials="js">
    <w:p w14:paraId="399DBA16"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72F8BF6F" w14:textId="77777777" w:rsidR="00944672" w:rsidRDefault="00944672" w:rsidP="00944672">
      <w:pPr>
        <w:rPr>
          <w:sz w:val="20"/>
          <w:szCs w:val="20"/>
        </w:rPr>
      </w:pPr>
      <w:r>
        <w:rPr>
          <w:rFonts w:ascii="Times New Roman" w:hAnsi="Times New Roman" w:cs="Times New Roman"/>
          <w:sz w:val="20"/>
          <w:szCs w:val="20"/>
        </w:rPr>
        <w:t>K8S03 : Anique Smits</w:t>
      </w:r>
    </w:p>
  </w:comment>
  <w:comment w:id="426" w:author="jens schnügger" w:date="2020-06-16T06:17:00Z" w:initials="js">
    <w:p w14:paraId="4BD4FAF6"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44AC901A" w14:textId="77777777" w:rsidR="00944672" w:rsidRDefault="00944672" w:rsidP="00944672">
      <w:pPr>
        <w:rPr>
          <w:sz w:val="20"/>
          <w:szCs w:val="20"/>
        </w:rPr>
      </w:pPr>
      <w:r>
        <w:rPr>
          <w:rFonts w:ascii="Times New Roman" w:hAnsi="Times New Roman" w:cs="Times New Roman"/>
          <w:sz w:val="20"/>
          <w:szCs w:val="20"/>
        </w:rPr>
        <w:t>K8S04 : Rechercheauftrag</w:t>
      </w:r>
    </w:p>
  </w:comment>
  <w:comment w:id="427" w:author="jens schnügger" w:date="2020-06-18T02:50:00Z" w:initials="js">
    <w:p w14:paraId="2B20FC08"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2B71766E" w14:textId="77777777" w:rsidR="00944672" w:rsidRDefault="00944672" w:rsidP="00944672">
      <w:pPr>
        <w:rPr>
          <w:sz w:val="20"/>
          <w:szCs w:val="20"/>
        </w:rPr>
      </w:pPr>
      <w:r>
        <w:rPr>
          <w:rFonts w:ascii="Times New Roman" w:hAnsi="Times New Roman" w:cs="Times New Roman"/>
          <w:sz w:val="20"/>
          <w:szCs w:val="20"/>
        </w:rPr>
        <w:t>K8S05 : Thomas und Anique</w:t>
      </w:r>
    </w:p>
  </w:comment>
  <w:comment w:id="428" w:author="jens schnügger" w:date="2020-06-19T15:40:00Z" w:initials="js">
    <w:p w14:paraId="3AD9244A"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37520BEA" w14:textId="77777777" w:rsidR="00944672" w:rsidRDefault="00944672" w:rsidP="00944672">
      <w:pPr>
        <w:rPr>
          <w:sz w:val="20"/>
          <w:szCs w:val="20"/>
        </w:rPr>
      </w:pPr>
      <w:r>
        <w:rPr>
          <w:rFonts w:ascii="Times New Roman" w:hAnsi="Times New Roman" w:cs="Times New Roman"/>
          <w:sz w:val="20"/>
          <w:szCs w:val="20"/>
        </w:rPr>
        <w:t>K8S06 : Informationssammlung</w:t>
      </w:r>
    </w:p>
  </w:comment>
  <w:comment w:id="429" w:author="jens schnügger" w:date="2020-06-22T05:52:00Z" w:initials="js">
    <w:p w14:paraId="619FF276"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50258CA1" w14:textId="77777777" w:rsidR="00944672" w:rsidRDefault="00944672" w:rsidP="00944672">
      <w:pPr>
        <w:rPr>
          <w:sz w:val="20"/>
          <w:szCs w:val="20"/>
        </w:rPr>
      </w:pPr>
      <w:r>
        <w:rPr>
          <w:rFonts w:ascii="Times New Roman" w:hAnsi="Times New Roman" w:cs="Times New Roman"/>
          <w:sz w:val="20"/>
          <w:szCs w:val="20"/>
        </w:rPr>
        <w:t>K8S07 : InBev104</w:t>
      </w:r>
    </w:p>
  </w:comment>
  <w:comment w:id="430" w:author="jens schnügger" w:date="2020-06-23T09:21:00Z" w:initials="js">
    <w:p w14:paraId="4B90EEAE"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12215C29" w14:textId="77777777" w:rsidR="00944672" w:rsidRDefault="00944672" w:rsidP="00944672">
      <w:pPr>
        <w:rPr>
          <w:sz w:val="20"/>
          <w:szCs w:val="20"/>
        </w:rPr>
      </w:pPr>
      <w:r>
        <w:rPr>
          <w:rFonts w:ascii="Times New Roman" w:hAnsi="Times New Roman" w:cs="Times New Roman"/>
          <w:sz w:val="20"/>
          <w:szCs w:val="20"/>
        </w:rPr>
        <w:t>K8S08 : Die Spur</w:t>
      </w:r>
    </w:p>
  </w:comment>
  <w:comment w:id="431" w:author="jens schnügger" w:date="2020-12-21T16:53:00Z" w:initials="js">
    <w:p w14:paraId="24D9474B"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3E90DD24" w14:textId="77777777" w:rsidR="00944672" w:rsidRDefault="00944672" w:rsidP="00944672">
      <w:pPr>
        <w:rPr>
          <w:sz w:val="20"/>
          <w:szCs w:val="20"/>
        </w:rPr>
      </w:pPr>
      <w:r>
        <w:rPr>
          <w:rFonts w:ascii="Times New Roman" w:hAnsi="Times New Roman" w:cs="Times New Roman"/>
          <w:sz w:val="20"/>
          <w:szCs w:val="20"/>
        </w:rPr>
        <w:t>K8S09 : Joost van der Dijkstraat</w:t>
      </w:r>
    </w:p>
  </w:comment>
  <w:comment w:id="432" w:author="jens schnügger" w:date="2020-12-21T16:52:00Z" w:initials="js">
    <w:p w14:paraId="56808033"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1AC3015E" w14:textId="77777777" w:rsidR="00944672" w:rsidRDefault="00944672" w:rsidP="00944672">
      <w:pPr>
        <w:rPr>
          <w:sz w:val="20"/>
          <w:szCs w:val="20"/>
        </w:rPr>
      </w:pPr>
      <w:r>
        <w:rPr>
          <w:rFonts w:ascii="Times New Roman" w:hAnsi="Times New Roman" w:cs="Times New Roman"/>
          <w:sz w:val="20"/>
          <w:szCs w:val="20"/>
        </w:rPr>
        <w:t>K8S10 : Russland Armee HQ</w:t>
      </w:r>
    </w:p>
  </w:comment>
  <w:comment w:id="433" w:author="jens schnügger" w:date="2020-06-25T08:47:00Z" w:initials="js">
    <w:p w14:paraId="461828A6"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27DC364F" w14:textId="77777777" w:rsidR="00944672" w:rsidRDefault="00944672" w:rsidP="00944672">
      <w:pPr>
        <w:rPr>
          <w:sz w:val="20"/>
          <w:szCs w:val="20"/>
        </w:rPr>
      </w:pPr>
      <w:r>
        <w:rPr>
          <w:rFonts w:ascii="Times New Roman" w:hAnsi="Times New Roman" w:cs="Times New Roman"/>
          <w:sz w:val="20"/>
          <w:szCs w:val="20"/>
        </w:rPr>
        <w:t>K8S11 : Assen, Recherchevertiefung</w:t>
      </w:r>
    </w:p>
  </w:comment>
  <w:comment w:id="434" w:author="jens schnügger" w:date="2020-06-25T17:12:00Z" w:initials="js">
    <w:p w14:paraId="461C2B8C"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41BF7233" w14:textId="77777777" w:rsidR="00944672" w:rsidRDefault="00944672" w:rsidP="00944672">
      <w:pPr>
        <w:rPr>
          <w:sz w:val="20"/>
          <w:szCs w:val="20"/>
        </w:rPr>
      </w:pPr>
      <w:r>
        <w:rPr>
          <w:rFonts w:ascii="Times New Roman" w:hAnsi="Times New Roman" w:cs="Times New Roman"/>
          <w:sz w:val="20"/>
          <w:szCs w:val="20"/>
        </w:rPr>
        <w:t>K8S12 : Den Haag</w:t>
      </w:r>
    </w:p>
  </w:comment>
  <w:comment w:id="435" w:author="jens schnügger" w:date="2020-06-26T10:56:00Z" w:initials="js">
    <w:p w14:paraId="688CEE49"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019E459C" w14:textId="77777777" w:rsidR="00944672" w:rsidRDefault="00944672" w:rsidP="00944672">
      <w:pPr>
        <w:rPr>
          <w:sz w:val="20"/>
          <w:szCs w:val="20"/>
        </w:rPr>
      </w:pPr>
      <w:r>
        <w:rPr>
          <w:rFonts w:ascii="Times New Roman" w:hAnsi="Times New Roman" w:cs="Times New Roman"/>
          <w:sz w:val="20"/>
          <w:szCs w:val="20"/>
        </w:rPr>
        <w:t>K9S01 : Klink, Zwolle</w:t>
      </w:r>
    </w:p>
  </w:comment>
  <w:comment w:id="436" w:author="jens schnügger" w:date="2020-06-26T11:04:00Z" w:initials="js">
    <w:p w14:paraId="2FE1120B"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687DF574" w14:textId="77777777" w:rsidR="00944672" w:rsidRDefault="00944672" w:rsidP="00944672">
      <w:pPr>
        <w:rPr>
          <w:sz w:val="20"/>
          <w:szCs w:val="20"/>
        </w:rPr>
      </w:pPr>
      <w:r>
        <w:rPr>
          <w:rFonts w:ascii="Times New Roman" w:hAnsi="Times New Roman" w:cs="Times New Roman"/>
          <w:sz w:val="20"/>
          <w:szCs w:val="20"/>
        </w:rPr>
        <w:t>K9S02 : Erkenntnisse, Zwolle</w:t>
      </w:r>
    </w:p>
  </w:comment>
  <w:comment w:id="437" w:author="jens schnügger" w:date="2020-12-21T17:29:00Z" w:initials="js">
    <w:p w14:paraId="433E5718"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499FFDBF" w14:textId="77777777" w:rsidR="00944672" w:rsidRDefault="00944672" w:rsidP="00944672">
      <w:pPr>
        <w:rPr>
          <w:sz w:val="20"/>
          <w:szCs w:val="20"/>
        </w:rPr>
      </w:pPr>
      <w:r>
        <w:rPr>
          <w:rFonts w:ascii="Times New Roman" w:hAnsi="Times New Roman" w:cs="Times New Roman"/>
          <w:sz w:val="20"/>
          <w:szCs w:val="20"/>
        </w:rPr>
        <w:t>K9S03 : AIVD konsolidieren</w:t>
      </w:r>
    </w:p>
  </w:comment>
  <w:comment w:id="438" w:author="jens schnügger" w:date="2020-06-27T15:31:00Z" w:initials="js">
    <w:p w14:paraId="19D673E9"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53297E38" w14:textId="77777777" w:rsidR="00944672" w:rsidRDefault="00944672" w:rsidP="00944672">
      <w:pPr>
        <w:rPr>
          <w:sz w:val="20"/>
          <w:szCs w:val="20"/>
        </w:rPr>
      </w:pPr>
      <w:r>
        <w:rPr>
          <w:rFonts w:ascii="Times New Roman" w:hAnsi="Times New Roman" w:cs="Times New Roman"/>
          <w:sz w:val="20"/>
          <w:szCs w:val="20"/>
        </w:rPr>
        <w:t>K9S04 : The Shard</w:t>
      </w:r>
    </w:p>
  </w:comment>
  <w:comment w:id="439" w:author="jens schnügger" w:date="2020-06-27T17:06:00Z" w:initials="js">
    <w:p w14:paraId="79DC1C9B"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0C426697" w14:textId="77777777" w:rsidR="00944672" w:rsidRDefault="00944672" w:rsidP="00944672">
      <w:pPr>
        <w:rPr>
          <w:sz w:val="20"/>
          <w:szCs w:val="20"/>
        </w:rPr>
      </w:pPr>
      <w:r>
        <w:rPr>
          <w:rFonts w:ascii="Times New Roman" w:hAnsi="Times New Roman" w:cs="Times New Roman"/>
          <w:sz w:val="20"/>
          <w:szCs w:val="20"/>
        </w:rPr>
        <w:t>K9S05 : London</w:t>
      </w:r>
    </w:p>
  </w:comment>
  <w:comment w:id="440" w:author="jens schnügger" w:date="2020-06-28T09:13:00Z" w:initials="js">
    <w:p w14:paraId="6A666121"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74A92A9E" w14:textId="77777777" w:rsidR="00944672" w:rsidRDefault="00944672" w:rsidP="00944672">
      <w:pPr>
        <w:rPr>
          <w:sz w:val="20"/>
          <w:szCs w:val="20"/>
        </w:rPr>
      </w:pPr>
      <w:r>
        <w:rPr>
          <w:rFonts w:ascii="Times New Roman" w:hAnsi="Times New Roman" w:cs="Times New Roman"/>
          <w:sz w:val="20"/>
          <w:szCs w:val="20"/>
        </w:rPr>
        <w:t>K9S06 : BA LHR-HAM</w:t>
      </w:r>
    </w:p>
  </w:comment>
  <w:comment w:id="441" w:author="jens schnügger" w:date="2020-06-28T16:24:00Z" w:initials="js">
    <w:p w14:paraId="18D4E45D"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3A498C17" w14:textId="77777777" w:rsidR="00944672" w:rsidRDefault="00944672" w:rsidP="00944672">
      <w:pPr>
        <w:rPr>
          <w:sz w:val="20"/>
          <w:szCs w:val="20"/>
        </w:rPr>
      </w:pPr>
      <w:r>
        <w:rPr>
          <w:rFonts w:ascii="Times New Roman" w:hAnsi="Times New Roman" w:cs="Times New Roman"/>
          <w:sz w:val="20"/>
          <w:szCs w:val="20"/>
        </w:rPr>
        <w:t>K9S07 : Joost´ Recherche</w:t>
      </w:r>
    </w:p>
  </w:comment>
  <w:comment w:id="442" w:author="jens schnügger" w:date="2020-06-29T09:51:00Z" w:initials="js">
    <w:p w14:paraId="3290330F"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6103A515" w14:textId="77777777" w:rsidR="00944672" w:rsidRDefault="00944672" w:rsidP="00944672">
      <w:pPr>
        <w:rPr>
          <w:sz w:val="20"/>
          <w:szCs w:val="20"/>
        </w:rPr>
      </w:pPr>
      <w:r>
        <w:rPr>
          <w:rFonts w:ascii="Times New Roman" w:hAnsi="Times New Roman" w:cs="Times New Roman"/>
          <w:sz w:val="20"/>
          <w:szCs w:val="20"/>
        </w:rPr>
        <w:t>K9S08 : Office121</w:t>
      </w:r>
    </w:p>
  </w:comment>
  <w:comment w:id="443" w:author="jens schnügger" w:date="2020-07-02T15:20:00Z" w:initials="js">
    <w:p w14:paraId="63E10047"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49D481FA" w14:textId="77777777" w:rsidR="00944672" w:rsidRDefault="00944672" w:rsidP="00944672">
      <w:pPr>
        <w:rPr>
          <w:sz w:val="20"/>
          <w:szCs w:val="20"/>
        </w:rPr>
      </w:pPr>
      <w:r>
        <w:rPr>
          <w:rFonts w:ascii="Times New Roman" w:hAnsi="Times New Roman" w:cs="Times New Roman"/>
          <w:sz w:val="20"/>
          <w:szCs w:val="20"/>
        </w:rPr>
        <w:t>K9S09 : Russland, Testgelände</w:t>
      </w:r>
    </w:p>
  </w:comment>
  <w:comment w:id="444" w:author="jens schnügger" w:date="2020-06-29T09:53:00Z" w:initials="js">
    <w:p w14:paraId="788B3A05"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103DC8BB" w14:textId="77777777" w:rsidR="00944672" w:rsidRDefault="00944672" w:rsidP="00944672">
      <w:pPr>
        <w:rPr>
          <w:sz w:val="20"/>
          <w:szCs w:val="20"/>
        </w:rPr>
      </w:pPr>
      <w:r>
        <w:rPr>
          <w:rFonts w:ascii="Times New Roman" w:hAnsi="Times New Roman" w:cs="Times New Roman"/>
          <w:sz w:val="20"/>
          <w:szCs w:val="20"/>
        </w:rPr>
        <w:t>K9S10 : Hamburg</w:t>
      </w:r>
    </w:p>
  </w:comment>
  <w:comment w:id="445" w:author="jens schnügger" w:date="2020-07-02T10:45:00Z" w:initials="js">
    <w:p w14:paraId="2D4A6B9A"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1B0EB93B" w14:textId="77777777" w:rsidR="00944672" w:rsidRDefault="00944672" w:rsidP="00944672">
      <w:pPr>
        <w:rPr>
          <w:sz w:val="20"/>
          <w:szCs w:val="20"/>
        </w:rPr>
      </w:pPr>
      <w:r>
        <w:rPr>
          <w:rFonts w:ascii="Times New Roman" w:hAnsi="Times New Roman" w:cs="Times New Roman"/>
          <w:sz w:val="20"/>
          <w:szCs w:val="20"/>
        </w:rPr>
        <w:t>K10S01 : Groningen</w:t>
      </w:r>
    </w:p>
  </w:comment>
  <w:comment w:id="446" w:author="jens schnügger" w:date="2020-07-02T10:46:00Z" w:initials="js">
    <w:p w14:paraId="1EE4CE73"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4AD0C63A" w14:textId="77777777" w:rsidR="00944672" w:rsidRDefault="00944672" w:rsidP="00944672">
      <w:pPr>
        <w:rPr>
          <w:sz w:val="20"/>
          <w:szCs w:val="20"/>
        </w:rPr>
      </w:pPr>
      <w:r>
        <w:rPr>
          <w:rFonts w:ascii="Times New Roman" w:hAnsi="Times New Roman" w:cs="Times New Roman"/>
          <w:sz w:val="20"/>
          <w:szCs w:val="20"/>
        </w:rPr>
        <w:t>K10S02 : Groningen</w:t>
      </w:r>
    </w:p>
  </w:comment>
  <w:comment w:id="447" w:author="jens schnügger" w:date="2020-12-28T20:48:00Z" w:initials="js">
    <w:p w14:paraId="46517E9B"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3F72CA7D" w14:textId="77777777" w:rsidR="00944672" w:rsidRDefault="00944672" w:rsidP="00944672">
      <w:pPr>
        <w:rPr>
          <w:sz w:val="20"/>
          <w:szCs w:val="20"/>
        </w:rPr>
      </w:pPr>
      <w:r>
        <w:rPr>
          <w:rFonts w:ascii="Times New Roman" w:hAnsi="Times New Roman" w:cs="Times New Roman"/>
          <w:sz w:val="20"/>
          <w:szCs w:val="20"/>
        </w:rPr>
        <w:t>K10S02a : Zimmer von Anique</w:t>
      </w:r>
    </w:p>
  </w:comment>
  <w:comment w:id="448" w:author="jens schnügger" w:date="2020-07-02T15:13:00Z" w:initials="js">
    <w:p w14:paraId="31CEF082"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6AED6F8F" w14:textId="77777777" w:rsidR="00944672" w:rsidRDefault="00944672" w:rsidP="00944672">
      <w:pPr>
        <w:rPr>
          <w:sz w:val="20"/>
          <w:szCs w:val="20"/>
        </w:rPr>
      </w:pPr>
      <w:r>
        <w:rPr>
          <w:rFonts w:ascii="Times New Roman" w:hAnsi="Times New Roman" w:cs="Times New Roman"/>
          <w:sz w:val="20"/>
          <w:szCs w:val="20"/>
        </w:rPr>
        <w:t>K10S03 : Russland</w:t>
      </w:r>
    </w:p>
  </w:comment>
  <w:comment w:id="449" w:author="jens schnügger" w:date="2020-12-06T17:31:00Z" w:initials="js">
    <w:p w14:paraId="31DDB3F7"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214DDDAE" w14:textId="77777777" w:rsidR="00944672" w:rsidRDefault="00944672" w:rsidP="00944672">
      <w:pPr>
        <w:rPr>
          <w:sz w:val="20"/>
          <w:szCs w:val="20"/>
        </w:rPr>
      </w:pPr>
      <w:r>
        <w:rPr>
          <w:rFonts w:ascii="Times New Roman" w:hAnsi="Times New Roman" w:cs="Times New Roman"/>
          <w:sz w:val="20"/>
          <w:szCs w:val="20"/>
        </w:rPr>
        <w:t>K10S03a: Kursk</w:t>
      </w:r>
    </w:p>
  </w:comment>
  <w:comment w:id="450" w:author="jens schnügger" w:date="2020-12-06T18:13:00Z" w:initials="js">
    <w:p w14:paraId="433E129C"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3F5CBF91" w14:textId="77777777" w:rsidR="00944672" w:rsidRDefault="00944672" w:rsidP="00944672">
      <w:pPr>
        <w:rPr>
          <w:sz w:val="20"/>
          <w:szCs w:val="20"/>
        </w:rPr>
      </w:pPr>
      <w:r>
        <w:rPr>
          <w:rFonts w:ascii="Times New Roman" w:hAnsi="Times New Roman" w:cs="Times New Roman"/>
          <w:sz w:val="20"/>
          <w:szCs w:val="20"/>
        </w:rPr>
        <w:t>K10S03b: Kusk Training</w:t>
      </w:r>
    </w:p>
  </w:comment>
  <w:comment w:id="451" w:author="jens schnügger" w:date="2020-07-09T17:11:00Z" w:initials="js">
    <w:p w14:paraId="642DEFCC"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515541F2" w14:textId="77777777" w:rsidR="00944672" w:rsidRDefault="00944672" w:rsidP="00944672">
      <w:pPr>
        <w:rPr>
          <w:sz w:val="20"/>
          <w:szCs w:val="20"/>
        </w:rPr>
      </w:pPr>
      <w:r>
        <w:rPr>
          <w:rFonts w:ascii="Times New Roman" w:hAnsi="Times New Roman" w:cs="Times New Roman"/>
          <w:sz w:val="20"/>
          <w:szCs w:val="20"/>
        </w:rPr>
        <w:t>K10S04 : Den Haag</w:t>
      </w:r>
    </w:p>
  </w:comment>
  <w:comment w:id="452" w:author="jens schnügger" w:date="2020-07-26T16:40:00Z" w:initials="js">
    <w:p w14:paraId="4ECFBCC7"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1289EC4C" w14:textId="77777777" w:rsidR="00944672" w:rsidRDefault="00944672" w:rsidP="00944672">
      <w:pPr>
        <w:rPr>
          <w:sz w:val="20"/>
          <w:szCs w:val="20"/>
        </w:rPr>
      </w:pPr>
      <w:r>
        <w:rPr>
          <w:rFonts w:ascii="Times New Roman" w:hAnsi="Times New Roman" w:cs="Times New Roman"/>
          <w:sz w:val="20"/>
          <w:szCs w:val="20"/>
        </w:rPr>
        <w:t>K10S05 : Amsterdam</w:t>
      </w:r>
    </w:p>
  </w:comment>
  <w:comment w:id="453" w:author="jens schnügger" w:date="2020-07-28T14:47:00Z" w:initials="js">
    <w:p w14:paraId="503AD675"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7C421ED7" w14:textId="77777777" w:rsidR="00944672" w:rsidRDefault="00944672" w:rsidP="00944672">
      <w:pPr>
        <w:rPr>
          <w:sz w:val="20"/>
          <w:szCs w:val="20"/>
        </w:rPr>
      </w:pPr>
      <w:r>
        <w:rPr>
          <w:rFonts w:ascii="Times New Roman" w:hAnsi="Times New Roman" w:cs="Times New Roman"/>
          <w:sz w:val="20"/>
          <w:szCs w:val="20"/>
        </w:rPr>
        <w:t>K10S06 : Russland, Kursk</w:t>
      </w:r>
    </w:p>
  </w:comment>
  <w:comment w:id="454" w:author="jens schnügger" w:date="2020-07-28T14:06:00Z" w:initials="js">
    <w:p w14:paraId="0FA6243B"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73C8A44D" w14:textId="77777777" w:rsidR="00944672" w:rsidRDefault="00944672" w:rsidP="00944672">
      <w:pPr>
        <w:rPr>
          <w:sz w:val="20"/>
          <w:szCs w:val="20"/>
        </w:rPr>
      </w:pPr>
      <w:r>
        <w:rPr>
          <w:rFonts w:ascii="Times New Roman" w:hAnsi="Times New Roman" w:cs="Times New Roman"/>
          <w:sz w:val="20"/>
          <w:szCs w:val="20"/>
        </w:rPr>
        <w:t>K10S07 : Amsterdam, Recherche</w:t>
      </w:r>
    </w:p>
  </w:comment>
  <w:comment w:id="455" w:author="jens schnügger" w:date="2020-07-28T14:47:00Z" w:initials="js">
    <w:p w14:paraId="73541901"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7C501F17" w14:textId="77777777" w:rsidR="00944672" w:rsidRDefault="00944672" w:rsidP="00944672">
      <w:pPr>
        <w:rPr>
          <w:sz w:val="20"/>
          <w:szCs w:val="20"/>
        </w:rPr>
      </w:pPr>
      <w:r>
        <w:rPr>
          <w:rFonts w:ascii="Times New Roman" w:hAnsi="Times New Roman" w:cs="Times New Roman"/>
          <w:sz w:val="20"/>
          <w:szCs w:val="20"/>
        </w:rPr>
        <w:t>K10S08 : Donbass</w:t>
      </w:r>
    </w:p>
  </w:comment>
  <w:comment w:id="456" w:author="jens schnügger" w:date="2020-07-28T14:48:00Z" w:initials="js">
    <w:p w14:paraId="28C5AC91"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427A1037" w14:textId="77777777" w:rsidR="00944672" w:rsidRDefault="00944672" w:rsidP="00944672">
      <w:pPr>
        <w:rPr>
          <w:sz w:val="20"/>
          <w:szCs w:val="20"/>
        </w:rPr>
      </w:pPr>
      <w:r>
        <w:rPr>
          <w:rFonts w:ascii="Times New Roman" w:hAnsi="Times New Roman" w:cs="Times New Roman"/>
          <w:sz w:val="20"/>
          <w:szCs w:val="20"/>
        </w:rPr>
        <w:t>K10S09 : Amsterdam, Unfall</w:t>
      </w:r>
    </w:p>
  </w:comment>
  <w:comment w:id="457" w:author="jens schnügger" w:date="2020-08-01T21:44:00Z" w:initials="js">
    <w:p w14:paraId="5FCCEA24"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533F50F3" w14:textId="77777777" w:rsidR="00944672" w:rsidRDefault="00944672" w:rsidP="00944672">
      <w:pPr>
        <w:rPr>
          <w:sz w:val="20"/>
          <w:szCs w:val="20"/>
        </w:rPr>
      </w:pPr>
      <w:r>
        <w:rPr>
          <w:rFonts w:ascii="Times New Roman" w:hAnsi="Times New Roman" w:cs="Times New Roman"/>
          <w:sz w:val="20"/>
          <w:szCs w:val="20"/>
        </w:rPr>
        <w:t>K10S10 : Amserdam, Den Haag</w:t>
      </w:r>
    </w:p>
  </w:comment>
  <w:comment w:id="458" w:author="jens schnügger" w:date="2021-01-09T21:51:00Z" w:initials="js">
    <w:p w14:paraId="3F116D5E"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1A9D88FD" w14:textId="77777777" w:rsidR="00944672" w:rsidRDefault="00944672" w:rsidP="00944672">
      <w:pPr>
        <w:spacing w:line="292" w:lineRule="auto"/>
        <w:rPr>
          <w:rFonts w:ascii="Arial" w:hAnsi="Arial" w:cs="Arial"/>
          <w:sz w:val="20"/>
          <w:szCs w:val="20"/>
        </w:rPr>
      </w:pPr>
      <w:r>
        <w:rPr>
          <w:sz w:val="20"/>
          <w:szCs w:val="20"/>
        </w:rPr>
        <w:t>K10S11 : Amsterdam, nach dem Anschlag</w:t>
      </w:r>
    </w:p>
  </w:comment>
  <w:comment w:id="459" w:author="jens schnügger" w:date="2020-11-02T18:15:00Z" w:initials="js">
    <w:p w14:paraId="289D2395"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2F6AE485" w14:textId="77777777" w:rsidR="00944672" w:rsidRDefault="00944672" w:rsidP="00944672">
      <w:pPr>
        <w:suppressAutoHyphens/>
        <w:spacing w:line="292" w:lineRule="auto"/>
        <w:rPr>
          <w:rFonts w:ascii="Arial" w:hAnsi="Arial" w:cs="Arial"/>
          <w:sz w:val="20"/>
          <w:szCs w:val="20"/>
        </w:rPr>
      </w:pPr>
      <w:r>
        <w:rPr>
          <w:sz w:val="20"/>
          <w:szCs w:val="20"/>
        </w:rPr>
        <w:t>K10S12 : Amsterdam, Nachts 16.JUL</w:t>
      </w:r>
    </w:p>
  </w:comment>
  <w:comment w:id="460" w:author="jens schnügger" w:date="2021-01-09T21:54:00Z" w:initials="js">
    <w:p w14:paraId="32CD908B"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132EF040" w14:textId="77777777" w:rsidR="00944672" w:rsidRDefault="00944672" w:rsidP="00944672">
      <w:pPr>
        <w:rPr>
          <w:sz w:val="20"/>
          <w:szCs w:val="20"/>
        </w:rPr>
      </w:pPr>
      <w:r>
        <w:rPr>
          <w:rFonts w:ascii="Times New Roman" w:hAnsi="Times New Roman" w:cs="Times New Roman"/>
          <w:sz w:val="20"/>
          <w:szCs w:val="20"/>
        </w:rPr>
        <w:t>K10 S13: Kuala Lumpur, 6 Morgens Ortszeit</w:t>
      </w:r>
    </w:p>
  </w:comment>
  <w:comment w:id="461" w:author="jens schnügger" w:date="2021-01-09T21:55:00Z" w:initials="js">
    <w:p w14:paraId="0AC3933B"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0BF3F8F5" w14:textId="77777777" w:rsidR="00944672" w:rsidRDefault="00944672" w:rsidP="00944672">
      <w:pPr>
        <w:rPr>
          <w:sz w:val="20"/>
          <w:szCs w:val="20"/>
        </w:rPr>
      </w:pPr>
      <w:r>
        <w:rPr>
          <w:rFonts w:ascii="Times New Roman" w:hAnsi="Times New Roman" w:cs="Times New Roman"/>
          <w:sz w:val="20"/>
          <w:szCs w:val="20"/>
        </w:rPr>
        <w:t>K10S14: Geheimdienst des umkämpften Gebietes Donezk</w:t>
      </w:r>
    </w:p>
  </w:comment>
  <w:comment w:id="462" w:author="jens schnügger" w:date="2021-01-09T21:55:00Z" w:initials="js">
    <w:p w14:paraId="29A27D29"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59A86389" w14:textId="77777777" w:rsidR="00944672" w:rsidRDefault="00944672" w:rsidP="00944672">
      <w:pPr>
        <w:rPr>
          <w:sz w:val="20"/>
          <w:szCs w:val="20"/>
        </w:rPr>
      </w:pPr>
      <w:r>
        <w:rPr>
          <w:rFonts w:ascii="Times New Roman" w:hAnsi="Times New Roman" w:cs="Times New Roman"/>
          <w:sz w:val="20"/>
          <w:szCs w:val="20"/>
        </w:rPr>
        <w:t>K10 S15 : Office 121, Nordkorea</w:t>
      </w:r>
    </w:p>
  </w:comment>
  <w:comment w:id="463" w:author="jens schnügger" w:date="2021-01-09T21:44:00Z" w:initials="js">
    <w:p w14:paraId="2BFF7036"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0180A19C" w14:textId="77777777" w:rsidR="00944672" w:rsidRDefault="00944672" w:rsidP="00944672">
      <w:pPr>
        <w:rPr>
          <w:sz w:val="20"/>
          <w:szCs w:val="20"/>
        </w:rPr>
      </w:pPr>
      <w:r>
        <w:rPr>
          <w:rFonts w:ascii="Times New Roman" w:hAnsi="Times New Roman" w:cs="Times New Roman"/>
          <w:sz w:val="20"/>
          <w:szCs w:val="20"/>
        </w:rPr>
        <w:t>K10 S16 : Snizhne, Donezek</w:t>
      </w:r>
    </w:p>
  </w:comment>
  <w:comment w:id="464" w:author="jens schnügger" w:date="2021-01-09T21:55:00Z" w:initials="js">
    <w:p w14:paraId="3EC496EB"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16DE8686" w14:textId="77777777" w:rsidR="00944672" w:rsidRDefault="00944672" w:rsidP="00944672">
      <w:pPr>
        <w:rPr>
          <w:sz w:val="20"/>
          <w:szCs w:val="20"/>
        </w:rPr>
      </w:pPr>
      <w:r>
        <w:rPr>
          <w:rFonts w:ascii="Times New Roman" w:hAnsi="Times New Roman" w:cs="Times New Roman"/>
          <w:sz w:val="20"/>
          <w:szCs w:val="20"/>
        </w:rPr>
        <w:t>K10 S17 : Amsterdam</w:t>
      </w:r>
    </w:p>
  </w:comment>
  <w:comment w:id="465" w:author="jens schnügger" w:date="2021-01-10T08:33:00Z" w:initials="js">
    <w:p w14:paraId="71DB76C1"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0B67AD2C" w14:textId="77777777" w:rsidR="00944672" w:rsidRDefault="00944672" w:rsidP="00944672">
      <w:pPr>
        <w:rPr>
          <w:sz w:val="20"/>
          <w:szCs w:val="20"/>
        </w:rPr>
      </w:pPr>
      <w:r>
        <w:rPr>
          <w:rFonts w:ascii="Times New Roman" w:hAnsi="Times New Roman" w:cs="Times New Roman"/>
          <w:sz w:val="20"/>
          <w:szCs w:val="20"/>
        </w:rPr>
        <w:t>K10S18: Volsrepublik Donezk</w:t>
      </w:r>
    </w:p>
  </w:comment>
  <w:comment w:id="466" w:author="jens schnügger" w:date="2021-01-14T13:33:00Z" w:initials="js">
    <w:p w14:paraId="236B298F"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61260BBE" w14:textId="77777777" w:rsidR="00944672" w:rsidRDefault="00944672" w:rsidP="00944672">
      <w:pPr>
        <w:rPr>
          <w:sz w:val="20"/>
          <w:szCs w:val="20"/>
        </w:rPr>
      </w:pPr>
      <w:r>
        <w:rPr>
          <w:rFonts w:ascii="Times New Roman" w:hAnsi="Times New Roman" w:cs="Times New Roman"/>
          <w:sz w:val="20"/>
          <w:szCs w:val="20"/>
        </w:rPr>
        <w:t>K10S19 : AMS / MH17</w:t>
      </w:r>
    </w:p>
    <w:p w14:paraId="0B9D6C17" w14:textId="77777777" w:rsidR="00944672" w:rsidRDefault="00944672" w:rsidP="00944672">
      <w:pPr>
        <w:rPr>
          <w:sz w:val="20"/>
          <w:szCs w:val="20"/>
        </w:rPr>
      </w:pPr>
    </w:p>
  </w:comment>
  <w:comment w:id="467" w:author="jens schnügger" w:date="2021-01-09T21:44:00Z" w:initials="js">
    <w:p w14:paraId="31486FB2"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42F1C220" w14:textId="77777777" w:rsidR="00944672" w:rsidRDefault="00944672" w:rsidP="00944672">
      <w:pPr>
        <w:rPr>
          <w:sz w:val="20"/>
          <w:szCs w:val="20"/>
        </w:rPr>
      </w:pPr>
      <w:r>
        <w:rPr>
          <w:rFonts w:ascii="Times New Roman" w:hAnsi="Times New Roman" w:cs="Times New Roman"/>
          <w:sz w:val="20"/>
          <w:szCs w:val="20"/>
        </w:rPr>
        <w:t>K10 S16 : Snizhne, Donezek</w:t>
      </w:r>
    </w:p>
  </w:comment>
  <w:comment w:id="468" w:author="jens schnügger" w:date="2021-01-16T19:28:00Z" w:initials="js">
    <w:p w14:paraId="4FB123E2"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59BA8245" w14:textId="77777777" w:rsidR="00944672" w:rsidRDefault="00944672" w:rsidP="00944672">
      <w:pPr>
        <w:rPr>
          <w:sz w:val="20"/>
          <w:szCs w:val="20"/>
        </w:rPr>
      </w:pPr>
      <w:r>
        <w:rPr>
          <w:rFonts w:ascii="Times New Roman" w:hAnsi="Times New Roman" w:cs="Times New Roman"/>
          <w:sz w:val="20"/>
          <w:szCs w:val="20"/>
        </w:rPr>
        <w:t>K10 S21 : Office 121, Nordkorea</w:t>
      </w:r>
    </w:p>
  </w:comment>
  <w:comment w:id="469" w:author="jens schnügger" w:date="2021-01-09T21:44:00Z" w:initials="js">
    <w:p w14:paraId="632483DB"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0AE34CE4" w14:textId="77777777" w:rsidR="00944672" w:rsidRDefault="00944672" w:rsidP="00944672">
      <w:pPr>
        <w:rPr>
          <w:sz w:val="20"/>
          <w:szCs w:val="20"/>
        </w:rPr>
      </w:pPr>
      <w:r>
        <w:rPr>
          <w:rFonts w:ascii="Times New Roman" w:hAnsi="Times New Roman" w:cs="Times New Roman"/>
          <w:sz w:val="20"/>
          <w:szCs w:val="20"/>
        </w:rPr>
        <w:t>K10 S22 : Snizhne, Donezek</w:t>
      </w:r>
    </w:p>
  </w:comment>
  <w:comment w:id="470" w:author="jens schnügger" w:date="2021-01-16T22:22:00Z" w:initials="js">
    <w:p w14:paraId="4D09829F"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00E4E5A8" w14:textId="77777777" w:rsidR="00944672" w:rsidRDefault="00944672" w:rsidP="00944672">
      <w:pPr>
        <w:rPr>
          <w:sz w:val="20"/>
          <w:szCs w:val="20"/>
        </w:rPr>
      </w:pPr>
      <w:r>
        <w:rPr>
          <w:rFonts w:ascii="Times New Roman" w:hAnsi="Times New Roman" w:cs="Times New Roman"/>
          <w:sz w:val="20"/>
          <w:szCs w:val="20"/>
        </w:rPr>
        <w:t>KxS001 : Einführung: Corinna Brandenburg</w:t>
      </w:r>
    </w:p>
  </w:comment>
  <w:comment w:id="471" w:author="jens schnügger" w:date="2020-06-14T21:20:00Z" w:initials="js">
    <w:p w14:paraId="684B13FA"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234A55A2" w14:textId="77777777" w:rsidR="00944672" w:rsidRDefault="00944672" w:rsidP="00944672">
      <w:pPr>
        <w:rPr>
          <w:sz w:val="20"/>
          <w:szCs w:val="20"/>
        </w:rPr>
      </w:pPr>
      <w:r>
        <w:rPr>
          <w:rFonts w:ascii="Times New Roman" w:hAnsi="Times New Roman" w:cs="Times New Roman"/>
          <w:sz w:val="20"/>
          <w:szCs w:val="20"/>
        </w:rPr>
        <w:t>KxS002 : Unterlagen Sichten I</w:t>
      </w:r>
    </w:p>
  </w:comment>
  <w:comment w:id="472" w:author="jens schnügger" w:date="2021-01-17T18:40:00Z" w:initials="js">
    <w:p w14:paraId="75C3F7CC"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7A06460A" w14:textId="77777777" w:rsidR="00944672" w:rsidRDefault="00944672" w:rsidP="00944672">
      <w:pPr>
        <w:rPr>
          <w:sz w:val="20"/>
          <w:szCs w:val="20"/>
        </w:rPr>
      </w:pPr>
      <w:r>
        <w:rPr>
          <w:rFonts w:ascii="Times New Roman" w:hAnsi="Times New Roman" w:cs="Times New Roman"/>
          <w:sz w:val="20"/>
          <w:szCs w:val="20"/>
        </w:rPr>
        <w:t>KxS003 : 655AD, Korea</w:t>
      </w:r>
    </w:p>
  </w:comment>
  <w:comment w:id="477" w:author="jens schnügger" w:date="2021-02-06T14:39:00Z" w:initials="js">
    <w:p w14:paraId="5DB9F46D"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41E2F11C" w14:textId="77777777" w:rsidR="00944672" w:rsidRDefault="00944672" w:rsidP="00944672">
      <w:pPr>
        <w:rPr>
          <w:sz w:val="20"/>
          <w:szCs w:val="20"/>
        </w:rPr>
      </w:pPr>
      <w:r>
        <w:rPr>
          <w:rFonts w:ascii="Times New Roman" w:hAnsi="Times New Roman" w:cs="Times New Roman"/>
          <w:sz w:val="20"/>
          <w:szCs w:val="20"/>
        </w:rPr>
        <w:t>K01-S01 :  Malaysia Dschungel</w:t>
      </w:r>
    </w:p>
  </w:comment>
  <w:comment w:id="478" w:author="jens schnügger" w:date="2021-02-06T14:40:00Z" w:initials="js">
    <w:p w14:paraId="3A488E26"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0C820C84" w14:textId="77777777" w:rsidR="00944672" w:rsidRDefault="00944672" w:rsidP="00944672">
      <w:pPr>
        <w:rPr>
          <w:sz w:val="20"/>
          <w:szCs w:val="20"/>
        </w:rPr>
      </w:pPr>
      <w:r>
        <w:rPr>
          <w:rFonts w:ascii="Times New Roman" w:hAnsi="Times New Roman" w:cs="Times New Roman"/>
          <w:sz w:val="20"/>
          <w:szCs w:val="20"/>
        </w:rPr>
        <w:t>K01-S02 : Kuala Lumpur</w:t>
      </w:r>
    </w:p>
  </w:comment>
  <w:comment w:id="479" w:author="jens schnügger" w:date="2021-02-05T19:11:00Z" w:initials="js">
    <w:p w14:paraId="7426ED15"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14622343" w14:textId="77777777" w:rsidR="00944672" w:rsidRDefault="00944672" w:rsidP="00944672">
      <w:pPr>
        <w:rPr>
          <w:sz w:val="20"/>
          <w:szCs w:val="20"/>
        </w:rPr>
      </w:pPr>
      <w:r>
        <w:rPr>
          <w:rFonts w:ascii="Times New Roman" w:hAnsi="Times New Roman" w:cs="Times New Roman"/>
          <w:sz w:val="20"/>
          <w:szCs w:val="20"/>
        </w:rPr>
        <w:t>K01-S03 : Den Haag</w:t>
      </w:r>
    </w:p>
  </w:comment>
  <w:comment w:id="480" w:author="jens schnügger" w:date="2021-02-06T13:56:00Z" w:initials="js">
    <w:p w14:paraId="13EF72B8"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6410CB38" w14:textId="77777777" w:rsidR="00944672" w:rsidRDefault="00944672" w:rsidP="00944672">
      <w:pPr>
        <w:rPr>
          <w:sz w:val="20"/>
          <w:szCs w:val="20"/>
        </w:rPr>
      </w:pPr>
      <w:r>
        <w:rPr>
          <w:rFonts w:ascii="Times New Roman" w:hAnsi="Times New Roman" w:cs="Times New Roman"/>
          <w:sz w:val="20"/>
          <w:szCs w:val="20"/>
        </w:rPr>
        <w:t>K01 – S04 : KUL – RUH – AMS</w:t>
      </w:r>
    </w:p>
  </w:comment>
  <w:comment w:id="481" w:author="jens schnügger" w:date="2021-02-07T15:05:00Z" w:initials="js">
    <w:p w14:paraId="7350FD08"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05080602" w14:textId="77777777" w:rsidR="00944672" w:rsidRDefault="00944672" w:rsidP="00944672">
      <w:pPr>
        <w:rPr>
          <w:sz w:val="20"/>
          <w:szCs w:val="20"/>
        </w:rPr>
      </w:pPr>
      <w:r>
        <w:rPr>
          <w:rFonts w:ascii="Times New Roman" w:hAnsi="Times New Roman" w:cs="Times New Roman"/>
          <w:sz w:val="20"/>
          <w:szCs w:val="20"/>
        </w:rPr>
        <w:t>K01-S05 : Amsterdam / Den Haag</w:t>
      </w:r>
    </w:p>
  </w:comment>
  <w:comment w:id="504" w:author="jens schnügger" w:date="2021-01-22T17:07:00Z" w:initials="js">
    <w:p w14:paraId="1FDB35FF"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37B3451D" w14:textId="77777777" w:rsidR="00944672" w:rsidRDefault="00944672" w:rsidP="00944672">
      <w:pPr>
        <w:suppressAutoHyphens/>
        <w:spacing w:line="292" w:lineRule="auto"/>
        <w:rPr>
          <w:rFonts w:ascii="Arial" w:hAnsi="Arial" w:cs="Arial"/>
          <w:sz w:val="20"/>
          <w:szCs w:val="20"/>
        </w:rPr>
      </w:pPr>
      <w:r>
        <w:rPr>
          <w:sz w:val="20"/>
          <w:szCs w:val="20"/>
        </w:rPr>
        <w:t>K01-S01 : Der Aufrag</w:t>
      </w:r>
    </w:p>
  </w:comment>
  <w:comment w:id="506" w:author="jens schnügger" w:date="2021-02-17T17:42:00Z" w:initials="js">
    <w:p w14:paraId="736F3C54"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0D6A57B5" w14:textId="77777777" w:rsidR="00944672" w:rsidRDefault="00944672" w:rsidP="00944672">
      <w:pPr>
        <w:suppressAutoHyphens/>
        <w:spacing w:line="292" w:lineRule="auto"/>
        <w:rPr>
          <w:rFonts w:ascii="Arial" w:hAnsi="Arial" w:cs="Arial"/>
          <w:sz w:val="20"/>
          <w:szCs w:val="20"/>
        </w:rPr>
      </w:pPr>
      <w:r>
        <w:rPr>
          <w:sz w:val="20"/>
          <w:szCs w:val="20"/>
        </w:rPr>
        <w:t>K01-S02 : Abenteuer in Libyen</w:t>
      </w:r>
    </w:p>
  </w:comment>
  <w:comment w:id="507" w:author="jens schnügger" w:date="2021-02-17T17:42:00Z" w:initials="js">
    <w:p w14:paraId="43B37187"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5617196A" w14:textId="77777777" w:rsidR="00944672" w:rsidRDefault="00944672" w:rsidP="00944672">
      <w:pPr>
        <w:spacing w:line="292" w:lineRule="auto"/>
        <w:rPr>
          <w:rFonts w:ascii="Arial" w:hAnsi="Arial" w:cs="Arial"/>
          <w:sz w:val="20"/>
          <w:szCs w:val="20"/>
        </w:rPr>
      </w:pPr>
      <w:r>
        <w:rPr>
          <w:sz w:val="20"/>
          <w:szCs w:val="20"/>
        </w:rPr>
        <w:t>K01-S03 : General Abu Alsyf</w:t>
      </w:r>
    </w:p>
  </w:comment>
  <w:comment w:id="508" w:author="jens schnügger" w:date="2021-03-03T21:09:00Z" w:initials="js">
    <w:p w14:paraId="4F36DB63"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068B43AE" w14:textId="77777777" w:rsidR="00944672" w:rsidRDefault="00944672" w:rsidP="00944672">
      <w:pPr>
        <w:suppressAutoHyphens/>
        <w:spacing w:line="292" w:lineRule="auto"/>
        <w:rPr>
          <w:rFonts w:ascii="Arial" w:hAnsi="Arial" w:cs="Arial"/>
          <w:sz w:val="20"/>
          <w:szCs w:val="20"/>
        </w:rPr>
      </w:pPr>
      <w:r>
        <w:rPr>
          <w:sz w:val="20"/>
          <w:szCs w:val="20"/>
        </w:rPr>
        <w:t>K01-S04 : Normandie</w:t>
      </w:r>
    </w:p>
  </w:comment>
  <w:comment w:id="509" w:author="jens schnügger" w:date="2021-03-07T16:54:00Z" w:initials="js">
    <w:p w14:paraId="27B00E1A"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2819D583" w14:textId="77777777" w:rsidR="00944672" w:rsidRDefault="00944672" w:rsidP="00944672">
      <w:pPr>
        <w:suppressAutoHyphens/>
        <w:spacing w:line="292" w:lineRule="auto"/>
        <w:rPr>
          <w:rFonts w:ascii="Arial" w:hAnsi="Arial" w:cs="Arial"/>
          <w:sz w:val="20"/>
          <w:szCs w:val="20"/>
        </w:rPr>
      </w:pPr>
      <w:r>
        <w:rPr>
          <w:sz w:val="20"/>
          <w:szCs w:val="20"/>
        </w:rPr>
        <w:t>K01-S05 : Duke, Behandlung</w:t>
      </w:r>
    </w:p>
  </w:comment>
  <w:comment w:id="510" w:author="Jens Schnügger" w:date="2021-05-24T02:39:00Z" w:initials="JS">
    <w:p w14:paraId="0220C2CF"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3DDE25DD" w14:textId="77777777" w:rsidR="00944672" w:rsidRDefault="00944672" w:rsidP="00944672">
      <w:pPr>
        <w:suppressAutoHyphens/>
        <w:spacing w:line="292" w:lineRule="auto"/>
        <w:rPr>
          <w:rFonts w:ascii="Arial" w:hAnsi="Arial" w:cs="Arial"/>
          <w:sz w:val="20"/>
          <w:szCs w:val="20"/>
        </w:rPr>
      </w:pPr>
      <w:r>
        <w:rPr>
          <w:sz w:val="20"/>
          <w:szCs w:val="20"/>
        </w:rPr>
        <w:t>K01-S06 : Entdeckungen in der Westsahara</w:t>
      </w:r>
    </w:p>
  </w:comment>
  <w:comment w:id="560" w:author="Jens Schnügger" w:date="2021-05-24T02:39:00Z" w:initials="JS">
    <w:p w14:paraId="0E5F5EA4"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7BBE6B67" w14:textId="77777777" w:rsidR="00944672" w:rsidRDefault="00944672" w:rsidP="00944672">
      <w:pPr>
        <w:suppressAutoHyphens/>
        <w:spacing w:line="292" w:lineRule="auto"/>
        <w:rPr>
          <w:rFonts w:ascii="Arial" w:hAnsi="Arial" w:cs="Arial"/>
          <w:sz w:val="20"/>
          <w:szCs w:val="20"/>
        </w:rPr>
      </w:pPr>
      <w:r>
        <w:rPr>
          <w:sz w:val="20"/>
          <w:szCs w:val="20"/>
        </w:rPr>
        <w:t>K01-S07 : London, Haus Benjamin Dingaka</w:t>
      </w:r>
    </w:p>
  </w:comment>
  <w:comment w:id="692" w:author="Jens Schnügger" w:date="2021-06-09T18:08:00Z" w:initials="JS">
    <w:p w14:paraId="532B469A"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3E406946" w14:textId="77777777" w:rsidR="00944672" w:rsidRDefault="00944672" w:rsidP="00944672">
      <w:pPr>
        <w:suppressAutoHyphens/>
        <w:spacing w:line="292" w:lineRule="auto"/>
        <w:rPr>
          <w:rFonts w:ascii="Arial" w:hAnsi="Arial" w:cs="Arial"/>
          <w:sz w:val="20"/>
          <w:szCs w:val="20"/>
        </w:rPr>
      </w:pPr>
      <w:r>
        <w:rPr>
          <w:sz w:val="20"/>
          <w:szCs w:val="20"/>
        </w:rPr>
        <w:t>K01-S08: Attacke in London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F55F4D4" w15:done="0"/>
  <w15:commentEx w15:paraId="086B9B5F" w15:done="0"/>
  <w15:commentEx w15:paraId="26F3DAFD" w15:done="0"/>
  <w15:commentEx w15:paraId="462318E2" w15:done="0"/>
  <w15:commentEx w15:paraId="4C544553" w15:done="0"/>
  <w15:commentEx w15:paraId="57952E71" w15:done="0"/>
  <w15:commentEx w15:paraId="18D64D5E" w15:done="0"/>
  <w15:commentEx w15:paraId="17E28506" w15:done="0"/>
  <w15:commentEx w15:paraId="2DD1E9F1" w15:done="0"/>
  <w15:commentEx w15:paraId="0ADD3492" w15:done="0"/>
  <w15:commentEx w15:paraId="3E779212" w15:done="0"/>
  <w15:commentEx w15:paraId="7DED27A6" w15:done="0"/>
  <w15:commentEx w15:paraId="267A3C75" w15:done="0"/>
  <w15:commentEx w15:paraId="2BD0075D" w15:done="0"/>
  <w15:commentEx w15:paraId="20114880" w15:done="0"/>
  <w15:commentEx w15:paraId="5BCF0BFF" w15:done="0"/>
  <w15:commentEx w15:paraId="37AEE200" w15:done="0"/>
  <w15:commentEx w15:paraId="49657A38" w15:done="0"/>
  <w15:commentEx w15:paraId="29C41800" w15:done="0"/>
  <w15:commentEx w15:paraId="4BE882E1" w15:done="0"/>
  <w15:commentEx w15:paraId="21EB37A8" w15:done="0"/>
  <w15:commentEx w15:paraId="6ECCBDF3" w15:done="0"/>
  <w15:commentEx w15:paraId="78692643" w15:done="0"/>
  <w15:commentEx w15:paraId="61A7D4B0" w15:done="0"/>
  <w15:commentEx w15:paraId="108D8EE4" w15:done="0"/>
  <w15:commentEx w15:paraId="6586098E" w15:done="0"/>
  <w15:commentEx w15:paraId="6B565DBB" w15:done="0"/>
  <w15:commentEx w15:paraId="791968B4" w15:done="0"/>
  <w15:commentEx w15:paraId="56FAAEB9" w15:done="0"/>
  <w15:commentEx w15:paraId="2EC9B8D1" w15:done="0"/>
  <w15:commentEx w15:paraId="76F448DA" w15:done="0"/>
  <w15:commentEx w15:paraId="357A8AE0" w15:done="0"/>
  <w15:commentEx w15:paraId="467F9019" w15:done="0"/>
  <w15:commentEx w15:paraId="5CD267D4" w15:done="0"/>
  <w15:commentEx w15:paraId="2DB55E76" w15:done="0"/>
  <w15:commentEx w15:paraId="6528B65E" w15:done="0"/>
  <w15:commentEx w15:paraId="3E705388" w15:done="0"/>
  <w15:commentEx w15:paraId="4520BF88" w15:done="0"/>
  <w15:commentEx w15:paraId="5C4A0A09" w15:done="0"/>
  <w15:commentEx w15:paraId="23F87AAF" w15:done="0"/>
  <w15:commentEx w15:paraId="7B1C673F" w15:done="0"/>
  <w15:commentEx w15:paraId="3FA60380" w15:done="0"/>
  <w15:commentEx w15:paraId="7F1CEB86" w15:done="0"/>
  <w15:commentEx w15:paraId="57FD3DD9" w15:done="0"/>
  <w15:commentEx w15:paraId="496495C3" w15:done="0"/>
  <w15:commentEx w15:paraId="46B63921" w15:done="0"/>
  <w15:commentEx w15:paraId="2B4B9B67" w15:done="0"/>
  <w15:commentEx w15:paraId="18197A87" w15:done="0"/>
  <w15:commentEx w15:paraId="1C020E88" w15:done="0"/>
  <w15:commentEx w15:paraId="55E9B192" w15:done="0"/>
  <w15:commentEx w15:paraId="2AF2A481" w15:done="0"/>
  <w15:commentEx w15:paraId="72F8BF6F" w15:done="0"/>
  <w15:commentEx w15:paraId="44AC901A" w15:done="0"/>
  <w15:commentEx w15:paraId="2B71766E" w15:done="0"/>
  <w15:commentEx w15:paraId="37520BEA" w15:done="0"/>
  <w15:commentEx w15:paraId="50258CA1" w15:done="0"/>
  <w15:commentEx w15:paraId="12215C29" w15:done="0"/>
  <w15:commentEx w15:paraId="3E90DD24" w15:done="0"/>
  <w15:commentEx w15:paraId="1AC3015E" w15:done="0"/>
  <w15:commentEx w15:paraId="27DC364F" w15:done="0"/>
  <w15:commentEx w15:paraId="41BF7233" w15:done="0"/>
  <w15:commentEx w15:paraId="019E459C" w15:done="0"/>
  <w15:commentEx w15:paraId="687DF574" w15:done="0"/>
  <w15:commentEx w15:paraId="499FFDBF" w15:done="0"/>
  <w15:commentEx w15:paraId="53297E38" w15:done="0"/>
  <w15:commentEx w15:paraId="0C426697" w15:done="0"/>
  <w15:commentEx w15:paraId="74A92A9E" w15:done="0"/>
  <w15:commentEx w15:paraId="3A498C17" w15:done="0"/>
  <w15:commentEx w15:paraId="6103A515" w15:done="0"/>
  <w15:commentEx w15:paraId="49D481FA" w15:done="0"/>
  <w15:commentEx w15:paraId="103DC8BB" w15:done="0"/>
  <w15:commentEx w15:paraId="1B0EB93B" w15:done="0"/>
  <w15:commentEx w15:paraId="4AD0C63A" w15:done="0"/>
  <w15:commentEx w15:paraId="3F72CA7D" w15:done="0"/>
  <w15:commentEx w15:paraId="6AED6F8F" w15:done="0"/>
  <w15:commentEx w15:paraId="214DDDAE" w15:done="0"/>
  <w15:commentEx w15:paraId="3F5CBF91" w15:done="0"/>
  <w15:commentEx w15:paraId="515541F2" w15:done="0"/>
  <w15:commentEx w15:paraId="1289EC4C" w15:done="0"/>
  <w15:commentEx w15:paraId="7C421ED7" w15:done="0"/>
  <w15:commentEx w15:paraId="73C8A44D" w15:done="0"/>
  <w15:commentEx w15:paraId="7C501F17" w15:done="0"/>
  <w15:commentEx w15:paraId="427A1037" w15:done="0"/>
  <w15:commentEx w15:paraId="533F50F3" w15:done="0"/>
  <w15:commentEx w15:paraId="1A9D88FD" w15:done="0"/>
  <w15:commentEx w15:paraId="2F6AE485" w15:done="0"/>
  <w15:commentEx w15:paraId="132EF040" w15:done="0"/>
  <w15:commentEx w15:paraId="0BF3F8F5" w15:done="0"/>
  <w15:commentEx w15:paraId="59A86389" w15:done="0"/>
  <w15:commentEx w15:paraId="0180A19C" w15:done="0"/>
  <w15:commentEx w15:paraId="16DE8686" w15:done="0"/>
  <w15:commentEx w15:paraId="0B67AD2C" w15:done="0"/>
  <w15:commentEx w15:paraId="0B9D6C17" w15:done="0"/>
  <w15:commentEx w15:paraId="42F1C220" w15:done="0"/>
  <w15:commentEx w15:paraId="59BA8245" w15:done="0"/>
  <w15:commentEx w15:paraId="0AE34CE4" w15:done="0"/>
  <w15:commentEx w15:paraId="00E4E5A8" w15:done="0"/>
  <w15:commentEx w15:paraId="234A55A2" w15:done="0"/>
  <w15:commentEx w15:paraId="7A06460A" w15:done="0"/>
  <w15:commentEx w15:paraId="41E2F11C" w15:done="0"/>
  <w15:commentEx w15:paraId="0C820C84" w15:done="0"/>
  <w15:commentEx w15:paraId="14622343" w15:done="0"/>
  <w15:commentEx w15:paraId="6410CB38" w15:done="0"/>
  <w15:commentEx w15:paraId="05080602" w15:done="0"/>
  <w15:commentEx w15:paraId="37B3451D" w15:done="0"/>
  <w15:commentEx w15:paraId="0D6A57B5" w15:done="0"/>
  <w15:commentEx w15:paraId="5617196A" w15:done="0"/>
  <w15:commentEx w15:paraId="068B43AE" w15:done="0"/>
  <w15:commentEx w15:paraId="2819D583" w15:done="0"/>
  <w15:commentEx w15:paraId="3DDE25DD" w15:done="0"/>
  <w15:commentEx w15:paraId="7BBE6B67" w15:done="0"/>
  <w15:commentEx w15:paraId="3E406946"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00000001"/>
    <w:lvl w:ilvl="0" w:tplc="FFFFFFFF">
      <w:start w:val="1"/>
      <w:numFmt w:val="decimal"/>
      <w:suff w:val="nothing"/>
      <w:lvlText w:val="Kapitel %1"/>
      <w:lvlJc w:val="left"/>
    </w:lvl>
    <w:lvl w:ilvl="1" w:tplc="FFFFFFFF">
      <w:start w:val="1"/>
      <w:numFmt w:val="decimal"/>
      <w:suff w:val="nothing"/>
      <w:lvlText w:val="Kapitel %1.%2"/>
      <w:lvlJc w:val="left"/>
    </w:lvl>
    <w:lvl w:ilvl="2" w:tplc="FFFFFFFF">
      <w:start w:val="1"/>
      <w:numFmt w:val="decimal"/>
      <w:suff w:val="nothing"/>
      <w:lvlText w:val="Kapitel %1.%2.%3"/>
      <w:lvlJc w:val="left"/>
    </w:lvl>
    <w:lvl w:ilvl="3" w:tplc="FFFFFFFF">
      <w:start w:val="1"/>
      <w:numFmt w:val="decimal"/>
      <w:suff w:val="nothing"/>
      <w:lvlText w:val="Kapitel %1.%2.%3.%4"/>
      <w:lvlJc w:val="left"/>
    </w:lvl>
    <w:lvl w:ilvl="4" w:tplc="FFFFFFFF">
      <w:start w:val="1"/>
      <w:numFmt w:val="decimal"/>
      <w:suff w:val="nothing"/>
      <w:lvlText w:val="Kapitel %1.%2.%3.%4.%5"/>
      <w:lvlJc w:val="left"/>
    </w:lvl>
    <w:lvl w:ilvl="5" w:tplc="FFFFFFFF">
      <w:start w:val="1"/>
      <w:numFmt w:val="decimal"/>
      <w:suff w:val="nothing"/>
      <w:lvlText w:val="Kapitel %1.%2.%3.%4.%5.%6"/>
      <w:lvlJc w:val="left"/>
    </w:lvl>
    <w:lvl w:ilvl="6" w:tplc="FFFFFFFF">
      <w:start w:val="1"/>
      <w:numFmt w:val="decimal"/>
      <w:suff w:val="nothing"/>
      <w:lvlText w:val="Kapitel %1.%2.%3.%4.%5.%6.%7"/>
      <w:lvlJc w:val="left"/>
    </w:lvl>
    <w:lvl w:ilvl="7" w:tplc="FFFFFFFF">
      <w:start w:val="1"/>
      <w:numFmt w:val="decimal"/>
      <w:suff w:val="nothing"/>
      <w:lvlText w:val="Kapitel %1.%2.%3.%4.%5.%6.%7.%8"/>
      <w:lvlJc w:val="left"/>
    </w:lvl>
    <w:lvl w:ilvl="8" w:tplc="FFFFFFFF">
      <w:start w:val="1"/>
      <w:numFmt w:val="decimal"/>
      <w:suff w:val="nothing"/>
      <w:lvlText w:val="Kapitel %1.%2.%3.%4.%5.%6.%7.%8.%9"/>
      <w:lvlJc w:val="left"/>
    </w:lvl>
  </w:abstractNum>
  <w:num w:numId="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ens Schnügger">
    <w15:presenceInfo w15:providerId="None" w15:userId="Jens Schnügg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4672"/>
    <w:rsid w:val="00017F11"/>
    <w:rsid w:val="0094467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47AB93"/>
  <w15:chartTrackingRefBased/>
  <w15:docId w15:val="{3911BFBF-FE45-4A25-B86C-EC46BC717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StandardPapyrus">
    <w:name w:val="Standard (Papyrus)"/>
    <w:uiPriority w:val="99"/>
    <w:rsid w:val="00944672"/>
    <w:pPr>
      <w:autoSpaceDE w:val="0"/>
      <w:autoSpaceDN w:val="0"/>
      <w:adjustRightInd w:val="0"/>
      <w:spacing w:after="0" w:line="292" w:lineRule="auto"/>
      <w:ind w:firstLine="227"/>
      <w:jc w:val="both"/>
    </w:pPr>
    <w:rPr>
      <w:rFonts w:ascii="Arial" w:hAnsi="Arial" w:cs="Arial"/>
      <w:sz w:val="24"/>
      <w:szCs w:val="24"/>
    </w:rPr>
  </w:style>
  <w:style w:type="paragraph" w:customStyle="1" w:styleId="DatenImpressum">
    <w:name w:val="Daten (Impressum)"/>
    <w:uiPriority w:val="99"/>
    <w:rsid w:val="00944672"/>
    <w:pPr>
      <w:tabs>
        <w:tab w:val="right" w:pos="10204"/>
      </w:tabs>
      <w:autoSpaceDE w:val="0"/>
      <w:autoSpaceDN w:val="0"/>
      <w:adjustRightInd w:val="0"/>
      <w:spacing w:after="0" w:line="334" w:lineRule="auto"/>
      <w:jc w:val="right"/>
    </w:pPr>
    <w:rPr>
      <w:rFonts w:ascii="Arial" w:hAnsi="Arial" w:cs="Arial"/>
      <w:noProof/>
      <w:sz w:val="24"/>
      <w:szCs w:val="24"/>
    </w:rPr>
  </w:style>
  <w:style w:type="paragraph" w:customStyle="1" w:styleId="StandardBuch">
    <w:name w:val="Standard Buch"/>
    <w:uiPriority w:val="99"/>
    <w:rsid w:val="00944672"/>
    <w:pPr>
      <w:tabs>
        <w:tab w:val="right" w:pos="10204"/>
      </w:tabs>
      <w:autoSpaceDE w:val="0"/>
      <w:autoSpaceDN w:val="0"/>
      <w:adjustRightInd w:val="0"/>
      <w:spacing w:after="0" w:line="334" w:lineRule="auto"/>
      <w:ind w:firstLine="227"/>
      <w:jc w:val="both"/>
    </w:pPr>
    <w:rPr>
      <w:rFonts w:ascii="Times New Roman" w:hAnsi="Times New Roman" w:cs="Times New Roman"/>
      <w:sz w:val="24"/>
      <w:szCs w:val="24"/>
    </w:rPr>
  </w:style>
  <w:style w:type="paragraph" w:customStyle="1" w:styleId="Kapitel">
    <w:name w:val="Kapitel"/>
    <w:next w:val="StandardPapyrus"/>
    <w:uiPriority w:val="99"/>
    <w:rsid w:val="00944672"/>
    <w:pPr>
      <w:keepNext/>
      <w:keepLines/>
      <w:pageBreakBefore/>
      <w:numPr>
        <w:numId w:val="1"/>
      </w:numPr>
      <w:suppressAutoHyphens/>
      <w:autoSpaceDE w:val="0"/>
      <w:autoSpaceDN w:val="0"/>
      <w:adjustRightInd w:val="0"/>
      <w:spacing w:before="744" w:after="120" w:line="417" w:lineRule="auto"/>
      <w:jc w:val="center"/>
      <w:outlineLvl w:val="0"/>
    </w:pPr>
    <w:rPr>
      <w:rFonts w:ascii="Arial" w:hAnsi="Arial" w:cs="Arial"/>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mailto:ASmits@AVID.nl" TargetMode="External"/><Relationship Id="rId3" Type="http://schemas.openxmlformats.org/officeDocument/2006/relationships/settings" Target="settings.xml"/><Relationship Id="rId7" Type="http://schemas.openxmlformats.org/officeDocument/2006/relationships/hyperlink" Target="http://mailto:Cloud@fakemymail.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microsoft.com/office/2011/relationships/people" Target="people.xml"/><Relationship Id="rId5" Type="http://schemas.openxmlformats.org/officeDocument/2006/relationships/comments" Target="comment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mailto:Cloud@fakemy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332</Pages>
  <Words>115512</Words>
  <Characters>727729</Characters>
  <Application>Microsoft Office Word</Application>
  <DocSecurity>0</DocSecurity>
  <Lines>6064</Lines>
  <Paragraphs>1683</Paragraphs>
  <ScaleCrop>false</ScaleCrop>
  <Company/>
  <LinksUpToDate>false</LinksUpToDate>
  <CharactersWithSpaces>841558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Jens Schnügger</dc:creator>
  <cp:keywords/>
  <dc:description/>
  <cp:lastModifiedBy>Jens Schnügger</cp:lastModifiedBy>
  <cp:revision>1</cp:revision>
  <dcterms:created xsi:type="dcterms:W3CDTF">2025-02-24T11:55:00Z</dcterms:created>
  <dcterms:modified xsi:type="dcterms:W3CDTF">2025-02-24T11:56:00Z</dcterms:modified>
</cp:coreProperties>
</file>