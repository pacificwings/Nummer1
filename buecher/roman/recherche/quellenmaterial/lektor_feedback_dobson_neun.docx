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AE834" w14:textId="40352264" w:rsidR="00D307D2" w:rsidRDefault="00361387" w:rsidP="00361387">
      <w:pPr>
        <w:spacing w:line="360" w:lineRule="auto"/>
      </w:pPr>
      <w:r>
        <w:t>Okay, anbei also noch ein allgemeines Feedback, dass sich so nicht am Text selbst unterbringen lässt. Ich möchte dieses gerne in zwei Teile aufsplitten: Feedback zum Stil, also zur Schreibe, und Feedback zum Inhalt, also zur Geschichte selbst, zum Plot.</w:t>
      </w:r>
    </w:p>
    <w:p w14:paraId="192FE300" w14:textId="77777777" w:rsidR="00361387" w:rsidRDefault="00361387" w:rsidP="00361387">
      <w:pPr>
        <w:spacing w:line="360" w:lineRule="auto"/>
      </w:pPr>
    </w:p>
    <w:p w14:paraId="52193DFD" w14:textId="329D26B6" w:rsidR="00361387" w:rsidRDefault="00361387" w:rsidP="00361387">
      <w:pPr>
        <w:spacing w:line="360" w:lineRule="auto"/>
      </w:pPr>
      <w:r>
        <w:t xml:space="preserve">Beginnen wir aber mit einem kurzen generellen Feedback: Ich fand den Text stellenweise wirklich toll, weil er so schön tief in die Details geht und du ein tolles Gespür dafür hast, die Realität (etwa MH 370) in die Fiktion einzuweben und daraus Spannung zu erzeugen – </w:t>
      </w:r>
      <w:r w:rsidRPr="00361387">
        <w:rPr>
          <w:i/>
          <w:iCs/>
        </w:rPr>
        <w:t>Suspense</w:t>
      </w:r>
      <w:r>
        <w:t>, um genau zu sein, denn der Leser weiß ja, dass das Flugzeug abgeschossen werden wird und fragt sich, wie es bloß dazu kommen konnte.</w:t>
      </w:r>
    </w:p>
    <w:p w14:paraId="0A485C3F" w14:textId="2740ED91" w:rsidR="00361387" w:rsidRDefault="00361387" w:rsidP="00361387">
      <w:pPr>
        <w:spacing w:line="360" w:lineRule="auto"/>
      </w:pPr>
      <w:r>
        <w:t>Oft reißt du diese tolle Grundlage aber wieder ein bisschen ein, weil du eine Sache nicht tust: beschreiben. Hieran mangelt es dem Text – das ist sein zentraler Mangel, vielleicht der einzig wirklich Gravierende. Deshalb wirken Szenen oft steril bzw. kann sich der Leser keine Vorstellung machen. Aber dazu später mehr.</w:t>
      </w:r>
    </w:p>
    <w:p w14:paraId="2AE0C68B" w14:textId="01C1B809" w:rsidR="00361387" w:rsidRDefault="00361387" w:rsidP="00361387">
      <w:pPr>
        <w:spacing w:line="360" w:lineRule="auto"/>
      </w:pPr>
      <w:r>
        <w:br/>
        <w:t xml:space="preserve">Beginnen wir mit dem inhaltlichen Feedback. </w:t>
      </w:r>
      <w:r>
        <w:br/>
        <w:t>Wenn mich jemand fragen würde, worum es in dem Manuskript geht, würde ich antworten: Ein Spionage-Verschwörungsthriller, der die globalen Verstrickungen etlicher Geheimdienste rund um das Verschwinden von Flug MH 370 und den Abschuss des Fluges MH 17 nachzeichnet und die Frage aufwirft, wer warum woran ein Interesse hatte und was dann alles schiefgegangen ist.</w:t>
      </w:r>
    </w:p>
    <w:p w14:paraId="37FEE016" w14:textId="365C60D7" w:rsidR="00361387" w:rsidRDefault="00361387" w:rsidP="00361387">
      <w:pPr>
        <w:spacing w:line="360" w:lineRule="auto"/>
      </w:pPr>
      <w:r>
        <w:t>Aber gleichzeitig hätte ich mit dieser Antwort das Gefühl, der Geschichte nur bedingt gerecht zu werden, denn es passieren noch unglaublich viele andere Dinge – vor allem auch danach noch, die sich aber nur sehr lose mit diesen beiden Flügen in Verbindung bringen lassen.</w:t>
      </w:r>
    </w:p>
    <w:p w14:paraId="2B752E7C" w14:textId="08AE00AE" w:rsidR="00361387" w:rsidRDefault="00361387" w:rsidP="00361387">
      <w:pPr>
        <w:spacing w:line="360" w:lineRule="auto"/>
      </w:pPr>
      <w:r>
        <w:t>Hier hatte ich nach und nach das Gefühl, eigentlich schon Teil 1,5 zu lesen, also bereits in der Fortsetzung zu stecken. Und das ist mein größter inhaltlicher Kritikpunkt: so schön du zu den beiden Abstürzen (ich nenne sie der Einfachheit halber mal so) hinführst und die ganzen Verwicklung</w:t>
      </w:r>
      <w:r w:rsidR="00463993">
        <w:t>en</w:t>
      </w:r>
      <w:r>
        <w:t xml:space="preserve"> aufzeigst und auch großartig den Abschuss von MH 17 nebenbei miterzählst</w:t>
      </w:r>
      <w:r w:rsidR="00463993">
        <w:t xml:space="preserve">, so unbefriedigend lässt du diese Fäden dann letztlich aus der Hand gleiten, als Anique sich an den Stick von Thomas erinnert, die Daten sichten will und zack – Zeitsprung, sie ist nicht mehr zufrieden im Job und von den Daten und was da evtl. drauf war, ist keine Rede mehr. Vielleicht hab ich hier etwas </w:t>
      </w:r>
      <w:r w:rsidR="00463993">
        <w:lastRenderedPageBreak/>
        <w:t>übersehen, aber so wie ich es verstanden habe, sind diese Daten eigentlich ein Schlüssel für weiterführende Ermittlungen, die zu einer Aufklärung des Falls Mh 370 führen könnten – aber diese finden dann nie statt und werden auch nie weiter erwähnt.</w:t>
      </w:r>
    </w:p>
    <w:p w14:paraId="7EB27174" w14:textId="259E257A" w:rsidR="00463993" w:rsidRDefault="00463993" w:rsidP="00361387">
      <w:pPr>
        <w:spacing w:line="360" w:lineRule="auto"/>
      </w:pPr>
      <w:r>
        <w:t>Abgesehen von Corinna, die für den SPIEGEL arbeitet und Daten/Dokumente erhält. Aber auch Corinna spielt sehr schnell keine Rolle mehr. Stattdessen sind wir im Dschungel auf Gaunerjagd, in der Westsahara usw. Hier zerfasert die Geschichte ein wenig, weil es keinen Abschluss gibt.</w:t>
      </w:r>
    </w:p>
    <w:p w14:paraId="52ACF15C" w14:textId="731EABB0" w:rsidR="00463993" w:rsidRDefault="00463993" w:rsidP="00463993">
      <w:pPr>
        <w:spacing w:line="360" w:lineRule="auto"/>
      </w:pPr>
      <w:r>
        <w:t>Nun kenne ich natürlich deine Pläne nicht, und dass eine Fortsetzung folgt, wird ja schon angekündigt – vielleicht braucht es also Teil 2 und 3, um das Ganze als Leser durchblicken zu können. Aber falls das keine Absicht ist: es fehlt ein befriedigendes Ende für den Plot um Anique und den USB-Stick. Wenn es den gäbe, würden auch die Dschungel- und Wüstenabschnitte weniger drangehängt wirken. Wenn du magst, gib mir hierzu gerne noch ein Feedback, es würde mich sehr interessieren, was hier deine Intention war bzw. deine Pläne.</w:t>
      </w:r>
    </w:p>
    <w:p w14:paraId="2C63E0E6" w14:textId="77777777" w:rsidR="00AA66B0" w:rsidRDefault="00463993" w:rsidP="00463993">
      <w:pPr>
        <w:spacing w:line="360" w:lineRule="auto"/>
      </w:pPr>
      <w:r>
        <w:t>An meiner Zusammenfang eingangs erkennst du vielleicht auch schon ein weiteres inhaltliches Problem – jedenfalls für dich als Autor womöglich, denn mich hat das nicht gestört: Die Dobson neun als Institution (oder Dobneun son, beides kommt im Manuskript vor) spielt eine so untergeordnete Rolle, wird so wenig erwähnt, dass der Leser sie inhaltlich kaum als relevant wahrnimmt.</w:t>
      </w:r>
      <w:r w:rsidR="00AA66B0">
        <w:t xml:space="preserve"> Im Vordergrund steht stattdessen der Begriff der Special Branch und so richtig klingelt es nie beim Leser, dass die Dobson neun die südkoreanische Dachorganisation ist, unter der Satria und Co. arbeiten (so habe ich jedenfalls den Recruiter verstanden). Wie gesagt, ich fand das gar nicht schlimm, aber der Text ist ja nach ihr benannt, und vielleicht hattest du anderes im Sinn.</w:t>
      </w:r>
    </w:p>
    <w:p w14:paraId="68C609EF" w14:textId="5CE934AA" w:rsidR="00463993" w:rsidRDefault="00AA66B0" w:rsidP="00463993">
      <w:pPr>
        <w:spacing w:line="360" w:lineRule="auto"/>
      </w:pPr>
      <w:r>
        <w:t xml:space="preserve">Was du das gesamte Buch über tust, ist: neue Figuren einfügen. Das ermöglicht es dir nicht zuletzt, elegant immer noch ein Abenteuer und noch eine Episode dranzuhängen (siehe Kritik oben zum Zerfasern), aber es schon – nicht nur in deinem Text, sondern an sich – eine große Herausforderung für den Leser, auch im letzten Drittel noch immer wieder mit neuen Figuren konfrontiert zu werden, die dann auch gleich eine ganze Biografie ihr Eigen nennen dürfen. Hier strapazierst du die Geduld ein wenig, spätestens mit Benjamin – ein weiteres Indiz dafür, dass hier eigentlich schon ein Teil 2 beginnen könnte. </w:t>
      </w:r>
      <w:r w:rsidR="00F66EF5">
        <w:t xml:space="preserve">Hier lautet mein Rat also: eventuell wirklich darüber nachdenken, wie ein früherer, befriedigenderer Schluss rund um Thomas, Anique etc. </w:t>
      </w:r>
      <w:r w:rsidR="00F66EF5">
        <w:lastRenderedPageBreak/>
        <w:t>gefunden werden könnte und das Nachfolgende teilweise in einen neuen Band rüberschieben. Falls du das partout nicht willst, ist es okay, aber du musst damit rechnen, dass es manche deiner Leser frustrieren wird (sie sind faul, diese Leser, schlimm).</w:t>
      </w:r>
    </w:p>
    <w:p w14:paraId="15FED64E" w14:textId="77777777" w:rsidR="00F66EF5" w:rsidRDefault="00F66EF5" w:rsidP="00463993">
      <w:pPr>
        <w:spacing w:line="360" w:lineRule="auto"/>
      </w:pPr>
    </w:p>
    <w:p w14:paraId="015B8BD4" w14:textId="4247F95A" w:rsidR="00462306" w:rsidRDefault="00F66EF5" w:rsidP="00462306">
      <w:pPr>
        <w:spacing w:line="360" w:lineRule="auto"/>
      </w:pPr>
      <w:r>
        <w:t xml:space="preserve">Okay, </w:t>
      </w:r>
      <w:r w:rsidR="00462306">
        <w:t>so weit das übergeordnete inhaltliche Feedback. Im Text selbst findest du natürlich immer wieder Kommentare zu kleinere inhaltlichen Aspekten. Kommen wir zum Stil, zum Schreibhandwerk, zur Umsetzung des Ganzen.</w:t>
      </w:r>
    </w:p>
    <w:p w14:paraId="4E305693" w14:textId="77777777" w:rsidR="00462306" w:rsidRDefault="00462306" w:rsidP="00462306">
      <w:pPr>
        <w:spacing w:line="360" w:lineRule="auto"/>
      </w:pPr>
    </w:p>
    <w:p w14:paraId="61B33E08" w14:textId="7A78C9F3" w:rsidR="00462306" w:rsidRDefault="00462306" w:rsidP="00462306">
      <w:pPr>
        <w:spacing w:line="360" w:lineRule="auto"/>
      </w:pPr>
      <w:r>
        <w:t xml:space="preserve">Hier falle ich gleich mit der Tür ins Haus, die ich oben eh schon ausgehebelt habe: du beschreibst zu wenig. </w:t>
      </w:r>
    </w:p>
    <w:p w14:paraId="1BADEE97" w14:textId="36FF204B" w:rsidR="00462306" w:rsidRDefault="00462306" w:rsidP="00462306">
      <w:pPr>
        <w:spacing w:line="360" w:lineRule="auto"/>
        <w:rPr>
          <w:i/>
          <w:iCs/>
        </w:rPr>
      </w:pPr>
      <w:r>
        <w:t xml:space="preserve">Was meine ich mit beschreiben? Ich meine damit nicht: </w:t>
      </w:r>
      <w:r w:rsidRPr="00437B18">
        <w:rPr>
          <w:i/>
          <w:iCs/>
        </w:rPr>
        <w:t>Um 9:45 Uhr landete die B7</w:t>
      </w:r>
      <w:r w:rsidR="00437B18" w:rsidRPr="00437B18">
        <w:rPr>
          <w:i/>
          <w:iCs/>
        </w:rPr>
        <w:t>67 am Airport Kairo. Die Betankung dauerte eine Stunde, was der gewöhnlichen Zeit entsprach. Dann hob sie ab Richtung Heathrow.</w:t>
      </w:r>
    </w:p>
    <w:p w14:paraId="6B4AFC48" w14:textId="6F2B92D4" w:rsidR="00437B18" w:rsidRDefault="00437B18" w:rsidP="00462306">
      <w:pPr>
        <w:spacing w:line="360" w:lineRule="auto"/>
      </w:pPr>
      <w:r>
        <w:t>Das kannst du gut, machst du ständig, und diese Art nüchterner Bericht hat auch einen ganz eigenen Charme, der hervorragend funktioniert. Allerdings kommst du allein damit nicht hin, weil du durchaus auch von Menschen, Beziehungen und ihrem Umfeld erzählen willst und erzählst. Und immer, wenn du das tust, täten dir mehr Beschreibungen gut. Ein Beispiel:</w:t>
      </w:r>
    </w:p>
    <w:p w14:paraId="4131DA43" w14:textId="02ADE528" w:rsidR="00785A28" w:rsidRPr="00785A28" w:rsidRDefault="00785A28" w:rsidP="00785A28">
      <w:pPr>
        <w:spacing w:line="360" w:lineRule="auto"/>
        <w:rPr>
          <w:i/>
          <w:iCs/>
        </w:rPr>
      </w:pPr>
      <w:r w:rsidRPr="00785A28">
        <w:rPr>
          <w:i/>
          <w:iCs/>
        </w:rPr>
        <w:t xml:space="preserve">„Sei bitte so nett und erkläre mir kurz, worum es in Deiner Arbeit gehen soll.“ </w:t>
      </w:r>
    </w:p>
    <w:p w14:paraId="308F1C66" w14:textId="77777777" w:rsidR="00785A28" w:rsidRPr="00785A28" w:rsidRDefault="00785A28" w:rsidP="00785A28">
      <w:pPr>
        <w:spacing w:line="360" w:lineRule="auto"/>
        <w:rPr>
          <w:i/>
          <w:iCs/>
        </w:rPr>
      </w:pPr>
      <w:r w:rsidRPr="00785A28">
        <w:rPr>
          <w:i/>
          <w:iCs/>
        </w:rPr>
        <w:t xml:space="preserve">„Ich wusste nicht, dass Sie In der Themenvergabe involviert sind. Habe ich Sie bei der Themenfindung übergangen?“ </w:t>
      </w:r>
    </w:p>
    <w:p w14:paraId="7D4149A5" w14:textId="77777777" w:rsidR="00785A28" w:rsidRPr="00785A28" w:rsidRDefault="00785A28" w:rsidP="00785A28">
      <w:pPr>
        <w:spacing w:line="360" w:lineRule="auto"/>
        <w:rPr>
          <w:i/>
          <w:iCs/>
        </w:rPr>
      </w:pPr>
      <w:r w:rsidRPr="00785A28">
        <w:rPr>
          <w:i/>
          <w:iCs/>
        </w:rPr>
        <w:t xml:space="preserve">„Nein, das nicht, aber ich habe Deinen Themenwunsch auf meinen Tisch bekommen. Da Du hier einen sensiblen Bereich ansprichst, würde ich gern im Vorwege erfahren, was die Intention Deiner Arbeit ist. Wie Du weißt, ist es meine Aufgabe die Universität vor möglichem Schaden zu bewahren.“ </w:t>
      </w:r>
    </w:p>
    <w:p w14:paraId="4CB341EA" w14:textId="77777777" w:rsidR="00785A28" w:rsidRPr="00785A28" w:rsidRDefault="00785A28" w:rsidP="00785A28">
      <w:pPr>
        <w:spacing w:line="360" w:lineRule="auto"/>
        <w:rPr>
          <w:i/>
          <w:iCs/>
        </w:rPr>
      </w:pPr>
      <w:r w:rsidRPr="00785A28">
        <w:rPr>
          <w:i/>
          <w:iCs/>
        </w:rPr>
        <w:t xml:space="preserve">„Wollen Sie mir sagen, dass ich das Thema nicht nehmen soll?“ </w:t>
      </w:r>
    </w:p>
    <w:p w14:paraId="00A7D3C1" w14:textId="4DE4C498" w:rsidR="00437B18" w:rsidRDefault="00785A28" w:rsidP="00785A28">
      <w:pPr>
        <w:spacing w:line="360" w:lineRule="auto"/>
        <w:rPr>
          <w:i/>
          <w:iCs/>
        </w:rPr>
      </w:pPr>
      <w:r w:rsidRPr="00785A28">
        <w:rPr>
          <w:i/>
          <w:iCs/>
        </w:rPr>
        <w:t>„Nein, genau das möchte ich nicht, aber ich möchte wissen, was Du mit der Arbeit erreichen willst.“</w:t>
      </w:r>
    </w:p>
    <w:p w14:paraId="0D3DAF56" w14:textId="77777777" w:rsidR="00785A28" w:rsidRDefault="00785A28" w:rsidP="00785A28">
      <w:pPr>
        <w:spacing w:line="360" w:lineRule="auto"/>
        <w:rPr>
          <w:i/>
          <w:iCs/>
        </w:rPr>
      </w:pPr>
    </w:p>
    <w:p w14:paraId="40E06370" w14:textId="0F88B8F3" w:rsidR="00785A28" w:rsidRPr="00785A28" w:rsidRDefault="00785A28" w:rsidP="00785A28">
      <w:pPr>
        <w:spacing w:line="360" w:lineRule="auto"/>
      </w:pPr>
      <w:r w:rsidRPr="00785A28">
        <w:t>Und jetzt mit Beschreibungen:</w:t>
      </w:r>
    </w:p>
    <w:p w14:paraId="09748FDC" w14:textId="08710219" w:rsidR="00785A28" w:rsidRPr="00785A28" w:rsidRDefault="00785A28" w:rsidP="00785A28">
      <w:pPr>
        <w:spacing w:line="360" w:lineRule="auto"/>
        <w:rPr>
          <w:i/>
          <w:iCs/>
        </w:rPr>
      </w:pPr>
      <w:r w:rsidRPr="00785A28">
        <w:rPr>
          <w:i/>
          <w:iCs/>
        </w:rPr>
        <w:lastRenderedPageBreak/>
        <w:t xml:space="preserve">„Sei bitte so nett und erkläre mir kurz, worum es in Deiner Arbeit gehen soll.“ </w:t>
      </w:r>
      <w:ins w:id="0" w:author="Lektorat Bauer" w:date="2025-03-07T19:51:00Z" w16du:dateUtc="2025-03-07T18:51:00Z">
        <w:r>
          <w:rPr>
            <w:i/>
            <w:iCs/>
          </w:rPr>
          <w:t xml:space="preserve">Der </w:t>
        </w:r>
        <w:r>
          <w:rPr>
            <w:i/>
            <w:iCs/>
          </w:rPr>
          <w:t>Dekan sah eigentlich ganz zufrieden aus, aber das musste ja nichts heißen.</w:t>
        </w:r>
      </w:ins>
    </w:p>
    <w:p w14:paraId="57BF9255" w14:textId="46C16467" w:rsidR="00785A28" w:rsidRPr="00785A28" w:rsidRDefault="00785A28" w:rsidP="00785A28">
      <w:pPr>
        <w:spacing w:line="360" w:lineRule="auto"/>
        <w:rPr>
          <w:i/>
          <w:iCs/>
        </w:rPr>
      </w:pPr>
      <w:r w:rsidRPr="00785A28">
        <w:rPr>
          <w:i/>
          <w:iCs/>
        </w:rPr>
        <w:t xml:space="preserve">„Ich wusste nicht, dass Sie In der Themenvergabe involviert sind. Habe ich Sie bei der Themenfindung übergangen?“ </w:t>
      </w:r>
    </w:p>
    <w:p w14:paraId="6B5DB58C" w14:textId="35B74D9F" w:rsidR="00785A28" w:rsidRPr="00785A28" w:rsidRDefault="00785A28" w:rsidP="00785A28">
      <w:pPr>
        <w:spacing w:line="360" w:lineRule="auto"/>
        <w:rPr>
          <w:i/>
          <w:iCs/>
        </w:rPr>
      </w:pPr>
      <w:r w:rsidRPr="00785A28">
        <w:rPr>
          <w:i/>
          <w:iCs/>
        </w:rPr>
        <w:t>„Nein, das nicht</w:t>
      </w:r>
      <w:r>
        <w:rPr>
          <w:i/>
          <w:iCs/>
        </w:rPr>
        <w:t xml:space="preserve">.“ </w:t>
      </w:r>
      <w:ins w:id="1" w:author="Lektorat Bauer" w:date="2025-03-07T19:52:00Z" w16du:dateUtc="2025-03-07T18:52:00Z">
        <w:r>
          <w:rPr>
            <w:i/>
            <w:iCs/>
          </w:rPr>
          <w:t>Er winkte ab.</w:t>
        </w:r>
        <w:r w:rsidRPr="00785A28">
          <w:rPr>
            <w:i/>
            <w:iCs/>
          </w:rPr>
          <w:t xml:space="preserve"> </w:t>
        </w:r>
      </w:ins>
      <w:r>
        <w:rPr>
          <w:i/>
          <w:iCs/>
        </w:rPr>
        <w:t>„A</w:t>
      </w:r>
      <w:r w:rsidRPr="00785A28">
        <w:rPr>
          <w:i/>
          <w:iCs/>
        </w:rPr>
        <w:t xml:space="preserve">ber ich habe Deinen Themenwunsch auf meinen Tisch bekommen. Da Du hier einen sensiblen Bereich ansprichst, würde ich gern im Vorwege erfahren, was die Intention Deiner Arbeit ist. Wie Du weißt, ist es meine Aufgabe die Universität vor möglichem Schaden zu bewahren.“ </w:t>
      </w:r>
    </w:p>
    <w:p w14:paraId="7FBF5F58" w14:textId="05322E6B" w:rsidR="00785A28" w:rsidRDefault="00785A28" w:rsidP="00785A28">
      <w:pPr>
        <w:spacing w:line="360" w:lineRule="auto"/>
        <w:rPr>
          <w:ins w:id="2" w:author="Lektorat Bauer" w:date="2025-03-07T19:52:00Z" w16du:dateUtc="2025-03-07T18:52:00Z"/>
          <w:i/>
          <w:iCs/>
        </w:rPr>
      </w:pPr>
      <w:ins w:id="3" w:author="Lektorat Bauer" w:date="2025-03-07T19:53:00Z" w16du:dateUtc="2025-03-07T18:53:00Z">
        <w:r>
          <w:rPr>
            <w:i/>
            <w:iCs/>
          </w:rPr>
          <w:t>Ananda</w:t>
        </w:r>
      </w:ins>
      <w:ins w:id="4" w:author="Lektorat Bauer" w:date="2025-03-07T19:52:00Z" w16du:dateUtc="2025-03-07T18:52:00Z">
        <w:r>
          <w:rPr>
            <w:i/>
            <w:iCs/>
          </w:rPr>
          <w:t xml:space="preserve"> ließ ihren Blick über den Stu</w:t>
        </w:r>
      </w:ins>
      <w:ins w:id="5" w:author="Lektorat Bauer" w:date="2025-03-07T19:53:00Z" w16du:dateUtc="2025-03-07T18:53:00Z">
        <w:r>
          <w:rPr>
            <w:i/>
            <w:iCs/>
          </w:rPr>
          <w:t xml:space="preserve">ck an den hohen Decken wandern. Eine altehrwürdige Universität war es zweifellos – und </w:t>
        </w:r>
      </w:ins>
      <w:ins w:id="6" w:author="Lektorat Bauer" w:date="2025-03-07T19:54:00Z" w16du:dateUtc="2025-03-07T18:54:00Z">
        <w:r w:rsidR="001A3CFC">
          <w:rPr>
            <w:i/>
            <w:iCs/>
          </w:rPr>
          <w:t>wer war sie, den Ruf dieser Institution aufs Spiel zu setzen.</w:t>
        </w:r>
      </w:ins>
    </w:p>
    <w:p w14:paraId="050AA091" w14:textId="5080FEE4" w:rsidR="00785A28" w:rsidRPr="00785A28" w:rsidRDefault="00785A28" w:rsidP="00785A28">
      <w:pPr>
        <w:spacing w:line="360" w:lineRule="auto"/>
        <w:rPr>
          <w:i/>
          <w:iCs/>
        </w:rPr>
      </w:pPr>
      <w:r w:rsidRPr="00785A28">
        <w:rPr>
          <w:i/>
          <w:iCs/>
        </w:rPr>
        <w:t xml:space="preserve">„Wollen Sie mir sagen, dass ich das Thema nicht nehmen soll?“ </w:t>
      </w:r>
    </w:p>
    <w:p w14:paraId="03BE92F3" w14:textId="0C6E7153" w:rsidR="00785A28" w:rsidRDefault="00785A28" w:rsidP="00785A28">
      <w:pPr>
        <w:spacing w:line="360" w:lineRule="auto"/>
        <w:rPr>
          <w:i/>
          <w:iCs/>
        </w:rPr>
      </w:pPr>
      <w:r w:rsidRPr="00785A28">
        <w:rPr>
          <w:i/>
          <w:iCs/>
        </w:rPr>
        <w:t>„Nein, genau das möchte ich nicht, aber ich möchte wissen, was Du mit der Arbeit erreichen willst.“</w:t>
      </w:r>
    </w:p>
    <w:p w14:paraId="4BC72933" w14:textId="77777777" w:rsidR="001A3CFC" w:rsidRDefault="001A3CFC" w:rsidP="00785A28">
      <w:pPr>
        <w:spacing w:line="360" w:lineRule="auto"/>
        <w:rPr>
          <w:i/>
          <w:iCs/>
        </w:rPr>
      </w:pPr>
    </w:p>
    <w:p w14:paraId="1D5D6DE2" w14:textId="52E6CEEC" w:rsidR="001A3CFC" w:rsidRDefault="001A3CFC" w:rsidP="00785A28">
      <w:pPr>
        <w:spacing w:line="360" w:lineRule="auto"/>
      </w:pPr>
      <w:r>
        <w:t xml:space="preserve">Ok, nur ganz grob und inhaltlich mag es auch nicht ganz passen, es geht nur um die Veranschaulichung: diese Art von Erzählen, also mit Blick für die Umgebung, für die inneren Vorgänge der Figuren, für ihre Handlungen, Mimik, Gesten vermeidest du rigoros. Und wie gesagt, das wäre an sich eine zulässige künstlerische Entscheidung. Aber du willst eigentlich nicht distanziert erzählen von den Figuren, du bist nah an ihnen dran, lässt sie Witze reißen, wenn es angespannt wird, lässt sie flirten, lieben, hoffen. Und deshalb, weil man in der Passage oben mit Ananda sympathisiert, weil man sich dank deiner Erzählweise in sie hineinversetzt, würden mehr Beschreibungen der ganzen Sache enorm guttun. Denn im jetzigen Zustand gibt es doch einige Passagen, in denen das Hineinversetzen mehr Wunsch als Realität ist. In denen die Umgebung nicht wirklich „zu sehen“ ist für den Leser. </w:t>
      </w:r>
    </w:p>
    <w:p w14:paraId="5C5E8151" w14:textId="6ADB4791" w:rsidR="00D21486" w:rsidRDefault="00D21486" w:rsidP="00785A28">
      <w:pPr>
        <w:spacing w:line="360" w:lineRule="auto"/>
      </w:pPr>
      <w:r>
        <w:t xml:space="preserve">Diese Vorgehen deinerseits hat umgekehrt zur Folge, dass du so gut wie jede zwischenmenschliche Info per Dialog transportierst und transportieren musst (wie sonst, wenn du nicht beschreibst?). Das macht Dialog aber immer ausufernd und mühsam, er ist sozusagen eigentlich nicht für diese Last gemacht, wie ein zu weicher Bohrkopf, der Stahlbeton bohren soll. Und so finden sich in den Dialogen viele Floskeln, sie sind immer sehr genau, was das Zwischenmenschliche angeht, und es wird sich wahnsinnig </w:t>
      </w:r>
      <w:r>
        <w:lastRenderedPageBreak/>
        <w:t>viel angelacht und angeguckt (was an sich noch keine Beschreibungen sind). Das ermüdet den Leser, er hätte gern weniger und dafür direkteren, effektiveren Dialog.</w:t>
      </w:r>
    </w:p>
    <w:p w14:paraId="5F0F7F1D" w14:textId="31308686" w:rsidR="00D21486" w:rsidRDefault="00D21486" w:rsidP="00785A28">
      <w:pPr>
        <w:spacing w:line="360" w:lineRule="auto"/>
      </w:pPr>
      <w:r>
        <w:t>Dazu sei gesagt: Die generelle Entscheidung, auch anderweitige Fakten und Entwicklungen oft durch Dialog darzustellen, ist kein Fehler, das ist völlig legitim. Nur in Verbindung mit der Bürde, auch noch das Zwischenmenschliche ausschließlich per Dialog darzustellen, wird es zu viel.</w:t>
      </w:r>
    </w:p>
    <w:p w14:paraId="629F4263" w14:textId="77777777" w:rsidR="00DE1596" w:rsidRDefault="00DE1596" w:rsidP="00785A28">
      <w:pPr>
        <w:spacing w:line="360" w:lineRule="auto"/>
      </w:pPr>
    </w:p>
    <w:p w14:paraId="41229DA6" w14:textId="31494315" w:rsidR="00D21486" w:rsidRDefault="00232BCF" w:rsidP="00785A28">
      <w:pPr>
        <w:spacing w:line="360" w:lineRule="auto"/>
      </w:pPr>
      <w:r>
        <w:t xml:space="preserve">Außerdem gibt es noch eine besondere Kategorie von Passagen, ich nenne sie bösartig „Infodump“ und zücke den Rotstift, sobald ich sie wittere. In diesen Passagen, bei dir, aber generell, sie sind eine beliebte Sünde aller Autoren, werden Infos transportiert </w:t>
      </w:r>
      <w:r w:rsidR="00280FED">
        <w:t xml:space="preserve">zum Zweck der Infotransportierung. </w:t>
      </w:r>
    </w:p>
    <w:p w14:paraId="76B8C1E4" w14:textId="77777777" w:rsidR="00280FED" w:rsidRDefault="00280FED" w:rsidP="00785A28">
      <w:pPr>
        <w:spacing w:line="360" w:lineRule="auto"/>
      </w:pPr>
      <w:r>
        <w:t xml:space="preserve">Soll heißen: Sie sind purer Selbstzweck und bestehen aus nichts weiter als Infos. Das Problem dabei: Kein Leser interessiert sich für Infos. Die (faulen) Leser wollen Geschichten hören, und Geschichten sind nichts anderes, als zwischen Handlungen, Figuren und Beschreibungen </w:t>
      </w:r>
      <w:r w:rsidRPr="00280FED">
        <w:rPr>
          <w:i/>
          <w:iCs/>
        </w:rPr>
        <w:t>versteckte Informationen</w:t>
      </w:r>
      <w:r>
        <w:t>.</w:t>
      </w:r>
    </w:p>
    <w:p w14:paraId="24FD81F0" w14:textId="77777777" w:rsidR="00280FED" w:rsidRDefault="00280FED" w:rsidP="00785A28">
      <w:pPr>
        <w:spacing w:line="360" w:lineRule="auto"/>
      </w:pPr>
      <w:r>
        <w:t>Eine Infodump-Passage tut nun genau das Gegenteil: Sie versteckt nichts, sie sagt einfach: Übrigens, der Autor will, dass du das hier noch weißt: …………..</w:t>
      </w:r>
    </w:p>
    <w:p w14:paraId="500D8F4A" w14:textId="77777777" w:rsidR="00934FCD" w:rsidRDefault="00934FCD" w:rsidP="00785A28">
      <w:pPr>
        <w:spacing w:line="360" w:lineRule="auto"/>
      </w:pPr>
      <w:r>
        <w:t>In deinem Fall kommt noch hinzu, dass viele der dort präsentierten Infos keine Relevanz zu haben scheinen für den Rest der Geschichte. Etwa ein Abriss über die UNO-Finanzierung (so in etwa), aber die UNO kommt nie wieder vor.</w:t>
      </w:r>
    </w:p>
    <w:p w14:paraId="52390BB5" w14:textId="77777777" w:rsidR="00934FCD" w:rsidRDefault="00934FCD" w:rsidP="00785A28">
      <w:pPr>
        <w:spacing w:line="360" w:lineRule="auto"/>
      </w:pPr>
      <w:r>
        <w:t>Zur Veranschaulichung ein Beispiel:</w:t>
      </w:r>
    </w:p>
    <w:p w14:paraId="784975E3" w14:textId="5B213A31" w:rsidR="00280FED" w:rsidRDefault="00934FCD" w:rsidP="00785A28">
      <w:pPr>
        <w:spacing w:line="360" w:lineRule="auto"/>
        <w:rPr>
          <w:i/>
          <w:iCs/>
        </w:rPr>
      </w:pPr>
      <w:r w:rsidRPr="00934FCD">
        <w:rPr>
          <w:i/>
          <w:iCs/>
        </w:rPr>
        <w:t xml:space="preserve">Die Mövenpick Holding AG mit Sitz in Baar (Kanton Zug, Schweiz) </w:t>
      </w:r>
      <w:r>
        <w:rPr>
          <w:i/>
          <w:iCs/>
        </w:rPr>
        <w:t>war</w:t>
      </w:r>
      <w:r w:rsidRPr="00934FCD">
        <w:rPr>
          <w:i/>
          <w:iCs/>
        </w:rPr>
        <w:t xml:space="preserve"> eine international tätige Unternehmensgruppe mit Schweizer Wurzeln, deren Unternehmensbereiche 2020 getrennt und in rechtlich selbständige Firmen überführt wurden. Einige der bekanntesten unter der Marke Mövenpick angebotenen Produkte und Dienstleistungen (u. a. Eis, Hotels, Teile der Gastronomie) gehörten bereits zuvor nicht mehr zum Portfolio der Holding, sondern wurden an andere Unternehmen verkauft.</w:t>
      </w:r>
    </w:p>
    <w:p w14:paraId="4F8F2F60" w14:textId="3F164084" w:rsidR="00934FCD" w:rsidRDefault="00934FCD" w:rsidP="00785A28">
      <w:pPr>
        <w:spacing w:line="360" w:lineRule="auto"/>
      </w:pPr>
      <w:r>
        <w:t xml:space="preserve">Das ist von Wikipedia geklaut. Weil Infodump-Passagen genau das sind. Wikipedia-Auszüge, nur halt vom Autor selbst verfasst. Will keiner lesen. </w:t>
      </w:r>
    </w:p>
    <w:p w14:paraId="05EE600A" w14:textId="488F9D40" w:rsidR="00934FCD" w:rsidRDefault="00934FCD" w:rsidP="00785A28">
      <w:pPr>
        <w:spacing w:line="360" w:lineRule="auto"/>
      </w:pPr>
      <w:r>
        <w:t xml:space="preserve">Wie kann man das Ganze also vermeiden? Nun, dieser Weg ist steinig und vor allem hart für den Autor, denn die Wahrheit lautet: Vor allem dadurch, dass man sich 90 % </w:t>
      </w:r>
      <w:r>
        <w:lastRenderedPageBreak/>
        <w:t>der enthaltenen Informationen aus dem Kopf schlägt – der Leser diese also niemals erfährt. Hat man das geschafft, gilt: Man erzählt und flechtet die Infos nebenbei ein.</w:t>
      </w:r>
    </w:p>
    <w:p w14:paraId="6738D217" w14:textId="7272B8CA" w:rsidR="00934FCD" w:rsidRDefault="00934FCD" w:rsidP="00785A28">
      <w:pPr>
        <w:spacing w:line="360" w:lineRule="auto"/>
      </w:pPr>
      <w:r>
        <w:t>Ein Beispiel:</w:t>
      </w:r>
    </w:p>
    <w:p w14:paraId="39C7CEE7" w14:textId="3C7CCAED" w:rsidR="00934FCD" w:rsidRDefault="00934FCD" w:rsidP="00934FCD">
      <w:pPr>
        <w:spacing w:line="360" w:lineRule="auto"/>
        <w:rPr>
          <w:i/>
          <w:iCs/>
        </w:rPr>
      </w:pPr>
      <w:r>
        <w:rPr>
          <w:i/>
          <w:iCs/>
        </w:rPr>
        <w:t>Luisa beobachtete den Springbrunnen. Ob das Wasser im Sommer wohl nachgeschüttet werden musste? Immerhin verdampfte ein beträchtlicher Teil, auch wenn es hier in Baar keine 35 Grad wurde, dafür war es im Kanton doch zu gemäßigt. Erst als ein Tropfen Mandeleis auf ihren weißen Sneakern zerplatze, wurde sie aus ihren Gedanken gerissen. Das Eis war natürlich von Mövenpick, wie eigentlich alles in Baar. Das Unternehmen hatte hier seinen Sitz.</w:t>
      </w:r>
    </w:p>
    <w:p w14:paraId="7D9098A9" w14:textId="77777777" w:rsidR="00934FCD" w:rsidRDefault="00934FCD" w:rsidP="00934FCD">
      <w:pPr>
        <w:spacing w:line="360" w:lineRule="auto"/>
        <w:rPr>
          <w:i/>
          <w:iCs/>
        </w:rPr>
      </w:pPr>
    </w:p>
    <w:p w14:paraId="6D0898F1" w14:textId="311C99E9" w:rsidR="00934FCD" w:rsidRDefault="00934FCD" w:rsidP="00934FCD">
      <w:pPr>
        <w:spacing w:line="360" w:lineRule="auto"/>
      </w:pPr>
      <w:r>
        <w:t>Auch nur ganz grob und einfach</w:t>
      </w:r>
      <w:r w:rsidR="00DE1596">
        <w:t>, aber</w:t>
      </w:r>
      <w:r>
        <w:t xml:space="preserve">: Hier wird etwas erzählt, nämlich: okay, das ist Luisa, sie tut x und denkt y, und das sagt z über sie aus. Und nebenbei bringen wir die Infos an den Leser: In Baar, in der Schweiz, </w:t>
      </w:r>
      <w:r w:rsidR="00DE1596">
        <w:t>liegt</w:t>
      </w:r>
      <w:r>
        <w:t xml:space="preserve"> der Sitz des Unternehmens Mövenpick. Und keiner hats gemerkt und die Passage funktioniert.</w:t>
      </w:r>
    </w:p>
    <w:p w14:paraId="51972E65" w14:textId="60F0BCB4" w:rsidR="00DE1596" w:rsidRDefault="00DE1596" w:rsidP="00934FCD">
      <w:pPr>
        <w:spacing w:line="360" w:lineRule="auto"/>
      </w:pPr>
      <w:r>
        <w:t>Funktioniert heißt hier schlicht: der Leser liest sie, ohne sich zu schütteln, weil es ihn an die Recherche für sein Erdkundereferat in der 8. Klasse erinnert.</w:t>
      </w:r>
    </w:p>
    <w:p w14:paraId="023DF79A" w14:textId="77777777" w:rsidR="00DE1596" w:rsidRDefault="00DE1596" w:rsidP="00934FCD">
      <w:pPr>
        <w:spacing w:line="360" w:lineRule="auto"/>
      </w:pPr>
    </w:p>
    <w:p w14:paraId="13D02215" w14:textId="307A8DE3" w:rsidR="00DE1596" w:rsidRDefault="00DE1596" w:rsidP="00934FCD">
      <w:pPr>
        <w:spacing w:line="360" w:lineRule="auto"/>
      </w:pPr>
      <w:r>
        <w:t>Okay, für deine Infodump-Passagen heißt das also: entweder auf diese Art und Weise entschärfen oder bei ohnehin mangelnder Relevanz schlicht streichen. Ich habe oft letzteres empfohlen, weil ich keine Relevanz erkennen konnte.</w:t>
      </w:r>
    </w:p>
    <w:p w14:paraId="2BC40FC3" w14:textId="3B3770FC" w:rsidR="00DE1596" w:rsidRDefault="00DE1596" w:rsidP="00934FCD">
      <w:pPr>
        <w:spacing w:line="360" w:lineRule="auto"/>
      </w:pPr>
      <w:r>
        <w:t xml:space="preserve">Dazu sei noch gesagt: Die Beschreibung von Vorgängen, also: </w:t>
      </w:r>
      <w:r w:rsidRPr="00437B18">
        <w:rPr>
          <w:i/>
          <w:iCs/>
        </w:rPr>
        <w:t>Um 9:45 Uhr landete die B767 am Airport Kairo. Die Betankung dauerte eine Stunde, was der gewöhnlichen Zeit entsprach. Dann hob sie ab Richtung Heathrow.</w:t>
      </w:r>
      <w:r>
        <w:rPr>
          <w:i/>
          <w:iCs/>
        </w:rPr>
        <w:t xml:space="preserve"> </w:t>
      </w:r>
      <w:r>
        <w:t>Ist damit nicht gemeint, das ist etwas ganz anderes, denn hier passiert ja etwas, es gibt also Handlung.</w:t>
      </w:r>
    </w:p>
    <w:p w14:paraId="7C5F9C7F" w14:textId="77777777" w:rsidR="00DE1596" w:rsidRDefault="00DE1596" w:rsidP="00934FCD">
      <w:pPr>
        <w:spacing w:line="360" w:lineRule="auto"/>
      </w:pPr>
    </w:p>
    <w:p w14:paraId="55951D19" w14:textId="1139BD7A" w:rsidR="00DE1596" w:rsidRDefault="00DE1596" w:rsidP="00934FCD">
      <w:pPr>
        <w:spacing w:line="360" w:lineRule="auto"/>
      </w:pPr>
      <w:r>
        <w:t>Zu guter letzt noch eine Anmerkung: Ich habe im Rahmen des Lektorats natürlich auch viele einfache Fehler korrigiert. Es waren allerdings derart viele, dass ich mit Sicherheit neben dem Lektorieren nicht alle erwischen konnte. Deshalb empfehle ich dringend noch ein Korrektorat (gern bei mir, aber soll kein Upselling sein), wenn du mit der Überarbeitung fertig bist bzw. eine sehr gewissenhafte Prüfung durch dich selbst oder Freunde/Familie.</w:t>
      </w:r>
    </w:p>
    <w:p w14:paraId="391CB151" w14:textId="77777777" w:rsidR="00DE1596" w:rsidRDefault="00DE1596" w:rsidP="00934FCD">
      <w:pPr>
        <w:spacing w:line="360" w:lineRule="auto"/>
      </w:pPr>
    </w:p>
    <w:p w14:paraId="3BB97DB9" w14:textId="36E3E9FD" w:rsidR="00DE1596" w:rsidRPr="00DE1596" w:rsidRDefault="00DE1596" w:rsidP="00934FCD">
      <w:pPr>
        <w:spacing w:line="360" w:lineRule="auto"/>
      </w:pPr>
      <w:r>
        <w:lastRenderedPageBreak/>
        <w:t>Insgesamt ist es dir also immer wieder gelungen, mich zu fesseln, und der Text hat viele tolle Qualitäten, aber noch ein, zwei handwerkliche Verbesserungsmöglichkeiten und eben die Frage nach dem Abschluss der Geschichte. Hat sehr viel Spaß gemacht, gerne wieder und besten Dank für dein Vertrauen.</w:t>
      </w:r>
    </w:p>
    <w:p w14:paraId="209A9FB1" w14:textId="77777777" w:rsidR="00934FCD" w:rsidRPr="00934FCD" w:rsidRDefault="00934FCD" w:rsidP="00934FCD">
      <w:pPr>
        <w:spacing w:line="360" w:lineRule="auto"/>
      </w:pPr>
    </w:p>
    <w:p w14:paraId="329F0658" w14:textId="77777777" w:rsidR="00785A28" w:rsidRPr="00785A28" w:rsidRDefault="00785A28" w:rsidP="00785A28">
      <w:pPr>
        <w:spacing w:line="360" w:lineRule="auto"/>
        <w:rPr>
          <w:i/>
          <w:iCs/>
        </w:rPr>
      </w:pPr>
    </w:p>
    <w:sectPr w:rsidR="00785A28" w:rsidRPr="00785A28" w:rsidSect="00223EDB">
      <w:pgSz w:w="11906" w:h="16838"/>
      <w:pgMar w:top="1701" w:right="1701" w:bottom="1701"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ktorat Bauer">
    <w15:presenceInfo w15:providerId="None" w15:userId="Lektorat Bau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387"/>
    <w:rsid w:val="001A3CFC"/>
    <w:rsid w:val="00223EDB"/>
    <w:rsid w:val="00232BCF"/>
    <w:rsid w:val="002460D6"/>
    <w:rsid w:val="0027237D"/>
    <w:rsid w:val="00280FED"/>
    <w:rsid w:val="00284D1F"/>
    <w:rsid w:val="00361387"/>
    <w:rsid w:val="0039529A"/>
    <w:rsid w:val="00437B18"/>
    <w:rsid w:val="00462306"/>
    <w:rsid w:val="00463993"/>
    <w:rsid w:val="00643B8E"/>
    <w:rsid w:val="00664ED2"/>
    <w:rsid w:val="00785A28"/>
    <w:rsid w:val="0080527F"/>
    <w:rsid w:val="00826D25"/>
    <w:rsid w:val="00830D60"/>
    <w:rsid w:val="00934FCD"/>
    <w:rsid w:val="00976845"/>
    <w:rsid w:val="009A64B5"/>
    <w:rsid w:val="00AA66B0"/>
    <w:rsid w:val="00D21486"/>
    <w:rsid w:val="00D307D2"/>
    <w:rsid w:val="00DE1596"/>
    <w:rsid w:val="00E7341E"/>
    <w:rsid w:val="00F66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5095"/>
  <w15:chartTrackingRefBased/>
  <w15:docId w15:val="{EB6C6D2D-9AD2-45ED-9529-CF0AF49BB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85A28"/>
    <w:pPr>
      <w:ind w:firstLine="284"/>
    </w:pPr>
    <w:rPr>
      <w:rFonts w:ascii="Times New Roman" w:hAnsi="Times New Roman"/>
      <w:kern w:val="0"/>
      <w:sz w:val="24"/>
      <w14:ligatures w14:val="none"/>
    </w:rPr>
  </w:style>
  <w:style w:type="paragraph" w:styleId="berschrift1">
    <w:name w:val="heading 1"/>
    <w:basedOn w:val="Standard"/>
    <w:next w:val="Standard"/>
    <w:link w:val="berschrift1Zchn"/>
    <w:uiPriority w:val="9"/>
    <w:qFormat/>
    <w:rsid w:val="00664ED2"/>
    <w:pPr>
      <w:keepNext/>
      <w:keepLines/>
      <w:spacing w:before="240"/>
      <w:outlineLvl w:val="0"/>
    </w:pPr>
    <w:rPr>
      <w:rFonts w:eastAsiaTheme="majorEastAsia" w:cstheme="majorBidi"/>
      <w:sz w:val="32"/>
      <w:szCs w:val="32"/>
      <w:u w:val="single"/>
    </w:rPr>
  </w:style>
  <w:style w:type="paragraph" w:styleId="berschrift2">
    <w:name w:val="heading 2"/>
    <w:basedOn w:val="Standard"/>
    <w:next w:val="Standard"/>
    <w:link w:val="berschrift2Zchn"/>
    <w:uiPriority w:val="9"/>
    <w:semiHidden/>
    <w:unhideWhenUsed/>
    <w:qFormat/>
    <w:rsid w:val="00361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613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613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61387"/>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61387"/>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61387"/>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61387"/>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61387"/>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4ED2"/>
    <w:rPr>
      <w:rFonts w:ascii="Times New Roman" w:eastAsiaTheme="majorEastAsia" w:hAnsi="Times New Roman" w:cstheme="majorBidi"/>
      <w:sz w:val="32"/>
      <w:szCs w:val="32"/>
      <w:u w:val="single"/>
    </w:rPr>
  </w:style>
  <w:style w:type="character" w:customStyle="1" w:styleId="berschrift2Zchn">
    <w:name w:val="Überschrift 2 Zchn"/>
    <w:basedOn w:val="Absatz-Standardschriftart"/>
    <w:link w:val="berschrift2"/>
    <w:uiPriority w:val="9"/>
    <w:semiHidden/>
    <w:rsid w:val="00361387"/>
    <w:rPr>
      <w:rFonts w:asciiTheme="majorHAnsi" w:eastAsiaTheme="majorEastAsia" w:hAnsiTheme="majorHAnsi" w:cstheme="majorBidi"/>
      <w:color w:val="0F4761" w:themeColor="accent1" w:themeShade="BF"/>
      <w:kern w:val="0"/>
      <w:sz w:val="32"/>
      <w:szCs w:val="32"/>
      <w14:ligatures w14:val="none"/>
    </w:rPr>
  </w:style>
  <w:style w:type="character" w:customStyle="1" w:styleId="berschrift3Zchn">
    <w:name w:val="Überschrift 3 Zchn"/>
    <w:basedOn w:val="Absatz-Standardschriftart"/>
    <w:link w:val="berschrift3"/>
    <w:uiPriority w:val="9"/>
    <w:semiHidden/>
    <w:rsid w:val="00361387"/>
    <w:rPr>
      <w:rFonts w:eastAsiaTheme="majorEastAsia" w:cstheme="majorBidi"/>
      <w:color w:val="0F4761" w:themeColor="accent1" w:themeShade="BF"/>
      <w:kern w:val="0"/>
      <w:sz w:val="28"/>
      <w:szCs w:val="28"/>
      <w14:ligatures w14:val="none"/>
    </w:rPr>
  </w:style>
  <w:style w:type="character" w:customStyle="1" w:styleId="berschrift4Zchn">
    <w:name w:val="Überschrift 4 Zchn"/>
    <w:basedOn w:val="Absatz-Standardschriftart"/>
    <w:link w:val="berschrift4"/>
    <w:uiPriority w:val="9"/>
    <w:semiHidden/>
    <w:rsid w:val="00361387"/>
    <w:rPr>
      <w:rFonts w:eastAsiaTheme="majorEastAsia" w:cstheme="majorBidi"/>
      <w:i/>
      <w:iCs/>
      <w:color w:val="0F4761" w:themeColor="accent1" w:themeShade="BF"/>
      <w:kern w:val="0"/>
      <w:sz w:val="24"/>
      <w14:ligatures w14:val="none"/>
    </w:rPr>
  </w:style>
  <w:style w:type="character" w:customStyle="1" w:styleId="berschrift5Zchn">
    <w:name w:val="Überschrift 5 Zchn"/>
    <w:basedOn w:val="Absatz-Standardschriftart"/>
    <w:link w:val="berschrift5"/>
    <w:uiPriority w:val="9"/>
    <w:semiHidden/>
    <w:rsid w:val="00361387"/>
    <w:rPr>
      <w:rFonts w:eastAsiaTheme="majorEastAsia" w:cstheme="majorBidi"/>
      <w:color w:val="0F4761" w:themeColor="accent1" w:themeShade="BF"/>
      <w:kern w:val="0"/>
      <w:sz w:val="24"/>
      <w14:ligatures w14:val="none"/>
    </w:rPr>
  </w:style>
  <w:style w:type="character" w:customStyle="1" w:styleId="berschrift6Zchn">
    <w:name w:val="Überschrift 6 Zchn"/>
    <w:basedOn w:val="Absatz-Standardschriftart"/>
    <w:link w:val="berschrift6"/>
    <w:uiPriority w:val="9"/>
    <w:semiHidden/>
    <w:rsid w:val="00361387"/>
    <w:rPr>
      <w:rFonts w:eastAsiaTheme="majorEastAsia" w:cstheme="majorBidi"/>
      <w:i/>
      <w:iCs/>
      <w:color w:val="595959" w:themeColor="text1" w:themeTint="A6"/>
      <w:kern w:val="0"/>
      <w:sz w:val="24"/>
      <w14:ligatures w14:val="none"/>
    </w:rPr>
  </w:style>
  <w:style w:type="character" w:customStyle="1" w:styleId="berschrift7Zchn">
    <w:name w:val="Überschrift 7 Zchn"/>
    <w:basedOn w:val="Absatz-Standardschriftart"/>
    <w:link w:val="berschrift7"/>
    <w:uiPriority w:val="9"/>
    <w:semiHidden/>
    <w:rsid w:val="00361387"/>
    <w:rPr>
      <w:rFonts w:eastAsiaTheme="majorEastAsia" w:cstheme="majorBidi"/>
      <w:color w:val="595959" w:themeColor="text1" w:themeTint="A6"/>
      <w:kern w:val="0"/>
      <w:sz w:val="24"/>
      <w14:ligatures w14:val="none"/>
    </w:rPr>
  </w:style>
  <w:style w:type="character" w:customStyle="1" w:styleId="berschrift8Zchn">
    <w:name w:val="Überschrift 8 Zchn"/>
    <w:basedOn w:val="Absatz-Standardschriftart"/>
    <w:link w:val="berschrift8"/>
    <w:uiPriority w:val="9"/>
    <w:semiHidden/>
    <w:rsid w:val="00361387"/>
    <w:rPr>
      <w:rFonts w:eastAsiaTheme="majorEastAsia" w:cstheme="majorBidi"/>
      <w:i/>
      <w:iCs/>
      <w:color w:val="272727" w:themeColor="text1" w:themeTint="D8"/>
      <w:kern w:val="0"/>
      <w:sz w:val="24"/>
      <w14:ligatures w14:val="none"/>
    </w:rPr>
  </w:style>
  <w:style w:type="character" w:customStyle="1" w:styleId="berschrift9Zchn">
    <w:name w:val="Überschrift 9 Zchn"/>
    <w:basedOn w:val="Absatz-Standardschriftart"/>
    <w:link w:val="berschrift9"/>
    <w:uiPriority w:val="9"/>
    <w:semiHidden/>
    <w:rsid w:val="00361387"/>
    <w:rPr>
      <w:rFonts w:eastAsiaTheme="majorEastAsia" w:cstheme="majorBidi"/>
      <w:color w:val="272727" w:themeColor="text1" w:themeTint="D8"/>
      <w:kern w:val="0"/>
      <w:sz w:val="24"/>
      <w14:ligatures w14:val="none"/>
    </w:rPr>
  </w:style>
  <w:style w:type="paragraph" w:styleId="Titel">
    <w:name w:val="Title"/>
    <w:basedOn w:val="Standard"/>
    <w:next w:val="Standard"/>
    <w:link w:val="TitelZchn"/>
    <w:uiPriority w:val="10"/>
    <w:qFormat/>
    <w:rsid w:val="00361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61387"/>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361387"/>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61387"/>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36138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61387"/>
    <w:rPr>
      <w:rFonts w:ascii="Times New Roman" w:hAnsi="Times New Roman"/>
      <w:i/>
      <w:iCs/>
      <w:color w:val="404040" w:themeColor="text1" w:themeTint="BF"/>
      <w:kern w:val="0"/>
      <w:sz w:val="24"/>
      <w14:ligatures w14:val="none"/>
    </w:rPr>
  </w:style>
  <w:style w:type="paragraph" w:styleId="Listenabsatz">
    <w:name w:val="List Paragraph"/>
    <w:basedOn w:val="Standard"/>
    <w:uiPriority w:val="34"/>
    <w:qFormat/>
    <w:rsid w:val="00361387"/>
    <w:pPr>
      <w:ind w:left="720"/>
      <w:contextualSpacing/>
    </w:pPr>
  </w:style>
  <w:style w:type="character" w:styleId="IntensiveHervorhebung">
    <w:name w:val="Intense Emphasis"/>
    <w:basedOn w:val="Absatz-Standardschriftart"/>
    <w:uiPriority w:val="21"/>
    <w:qFormat/>
    <w:rsid w:val="00361387"/>
    <w:rPr>
      <w:i/>
      <w:iCs/>
      <w:color w:val="0F4761" w:themeColor="accent1" w:themeShade="BF"/>
    </w:rPr>
  </w:style>
  <w:style w:type="paragraph" w:styleId="IntensivesZitat">
    <w:name w:val="Intense Quote"/>
    <w:basedOn w:val="Standard"/>
    <w:next w:val="Standard"/>
    <w:link w:val="IntensivesZitatZchn"/>
    <w:uiPriority w:val="30"/>
    <w:qFormat/>
    <w:rsid w:val="00361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61387"/>
    <w:rPr>
      <w:rFonts w:ascii="Times New Roman" w:hAnsi="Times New Roman"/>
      <w:i/>
      <w:iCs/>
      <w:color w:val="0F4761" w:themeColor="accent1" w:themeShade="BF"/>
      <w:kern w:val="0"/>
      <w:sz w:val="24"/>
      <w14:ligatures w14:val="none"/>
    </w:rPr>
  </w:style>
  <w:style w:type="character" w:styleId="IntensiverVerweis">
    <w:name w:val="Intense Reference"/>
    <w:basedOn w:val="Absatz-Standardschriftart"/>
    <w:uiPriority w:val="32"/>
    <w:qFormat/>
    <w:rsid w:val="00361387"/>
    <w:rPr>
      <w:b/>
      <w:bCs/>
      <w:smallCaps/>
      <w:color w:val="0F4761" w:themeColor="accent1" w:themeShade="BF"/>
      <w:spacing w:val="5"/>
    </w:rPr>
  </w:style>
  <w:style w:type="paragraph" w:styleId="berarbeitung">
    <w:name w:val="Revision"/>
    <w:hidden/>
    <w:uiPriority w:val="99"/>
    <w:semiHidden/>
    <w:rsid w:val="00785A28"/>
    <w:pPr>
      <w:spacing w:line="240" w:lineRule="auto"/>
      <w:ind w:firstLine="0"/>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2145</Words>
  <Characters>11523</Characters>
  <Application>Microsoft Office Word</Application>
  <DocSecurity>0</DocSecurity>
  <Lines>195</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Lektorat Bauer</dc:creator>
  <cp:keywords/>
  <dc:description/>
  <cp:lastModifiedBy>Lektorat Bauer</cp:lastModifiedBy>
  <cp:revision>8</cp:revision>
  <dcterms:created xsi:type="dcterms:W3CDTF">2025-03-07T18:00:00Z</dcterms:created>
  <dcterms:modified xsi:type="dcterms:W3CDTF">2025-03-07T19:23:00Z</dcterms:modified>
</cp:coreProperties>
</file>